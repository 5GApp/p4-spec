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5360326" w:rsidR="009C0CD9" w:rsidRDefault="00CC258C" w:rsidP="00CC258C">
      <w:pPr>
        <w:pStyle w:val="Title"/>
      </w:pPr>
      <w:r>
        <w:t>P</w:t>
      </w:r>
      <w:bookmarkStart w:id="0" w:name="_Ref445810772"/>
      <w:bookmarkEnd w:id="0"/>
      <w:r>
        <w:t>4</w:t>
      </w:r>
      <w:ins w:id="1" w:author="Mihai Budiu" w:date="2016-06-13T14:00:00Z">
        <w:r w:rsidR="00075116">
          <w:t>-16</w:t>
        </w:r>
      </w:ins>
      <w:ins w:id="2" w:author="Mihai Budiu" w:date="2016-06-23T17:04:00Z">
        <w:r w:rsidR="00201E38">
          <w:t xml:space="preserve"> </w:t>
        </w:r>
      </w:ins>
      <w:del w:id="3" w:author="Mihai Budiu" w:date="2016-06-13T14:00:00Z">
        <w:r w:rsidDel="00075116">
          <w:delText xml:space="preserve"> </w:delText>
        </w:r>
        <w:r w:rsidR="00AC1B40" w:rsidDel="00075116">
          <w:delText xml:space="preserve">v1.2 </w:delText>
        </w:r>
      </w:del>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114271F4" w:rsidR="00D77F84" w:rsidRDefault="00C116C4" w:rsidP="00D77F84">
      <w:del w:id="4" w:author="Mihai Budiu" w:date="2016-07-01T16:39:00Z">
        <w:r w:rsidDel="005F0210">
          <w:delText xml:space="preserve">June </w:delText>
        </w:r>
      </w:del>
      <w:del w:id="5" w:author="Mihai Budiu" w:date="2016-06-30T18:02:00Z">
        <w:r w:rsidDel="00DB42E5">
          <w:delText>2</w:delText>
        </w:r>
      </w:del>
      <w:ins w:id="6" w:author="Mihai Budiu" w:date="2016-07-01T16:39:00Z">
        <w:r w:rsidR="005F0210">
          <w:t>July 1</w:t>
        </w:r>
      </w:ins>
      <w:bookmarkStart w:id="7" w:name="_GoBack"/>
      <w:bookmarkEnd w:id="7"/>
      <w:r w:rsidR="00C0076B">
        <w:t>,</w:t>
      </w:r>
      <w:r w:rsidR="00D77F84">
        <w:t xml:space="preserve"> 201</w:t>
      </w:r>
      <w:r w:rsidR="00AC1B40">
        <w:t>6</w:t>
      </w:r>
    </w:p>
    <w:p w14:paraId="7E56971B" w14:textId="77777777" w:rsidR="002A675A" w:rsidRDefault="002A675A" w:rsidP="002A675A">
      <w:pPr>
        <w:pStyle w:val="Heading1"/>
      </w:pPr>
      <w:bookmarkStart w:id="8" w:name="_Toc417920550"/>
      <w:bookmarkStart w:id="9" w:name="_Toc445799295"/>
      <w:bookmarkStart w:id="10" w:name="_Ref446166284"/>
      <w:bookmarkStart w:id="11" w:name="_Toc447898965"/>
      <w:bookmarkStart w:id="12" w:name="_Toc455073052"/>
      <w:r>
        <w:t>Abstract</w:t>
      </w:r>
      <w:bookmarkEnd w:id="8"/>
      <w:bookmarkEnd w:id="9"/>
      <w:bookmarkEnd w:id="10"/>
      <w:bookmarkEnd w:id="11"/>
      <w:bookmarkEnd w:id="12"/>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ins w:id="13" w:author="Mihai Budiu" w:date="2016-06-13T14:02:00Z">
        <w:r w:rsidR="00075116">
          <w:t>-16</w:t>
        </w:r>
      </w:ins>
      <w:r w:rsidR="00980F3D">
        <w:t xml:space="preserve"> language</w:t>
      </w:r>
      <w:ins w:id="14" w:author="Mihai Budiu" w:date="2016-06-13T14:02:00Z">
        <w:r w:rsidR="00075116">
          <w:t>, which is the 2016 revision of the P4 language</w:t>
        </w:r>
      </w:ins>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5" w:name="_Toc445799296"/>
      <w:bookmarkStart w:id="16" w:name="_Toc447898966"/>
      <w:bookmarkStart w:id="17" w:name="_Toc455073053"/>
      <w:r w:rsidRPr="00AC34F6">
        <w:rPr>
          <w:rStyle w:val="Heading1Char"/>
        </w:rPr>
        <w:t>Table of Contents</w:t>
      </w:r>
      <w:bookmarkEnd w:id="15"/>
      <w:bookmarkEnd w:id="16"/>
      <w:bookmarkEnd w:id="17"/>
    </w:p>
    <w:p w14:paraId="72A76B7E" w14:textId="0E0E084F" w:rsidR="00DB42E5" w:rsidRDefault="000005A1">
      <w:pPr>
        <w:pStyle w:val="TOC1"/>
        <w:rPr>
          <w:ins w:id="18" w:author="Mihai Budiu" w:date="2016-06-30T18:02: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9" w:author="Mihai Budiu" w:date="2016-06-30T18:02:00Z">
        <w:r w:rsidR="00DB42E5" w:rsidRPr="007D6959">
          <w:rPr>
            <w:rStyle w:val="Hyperlink"/>
            <w:noProof/>
          </w:rPr>
          <w:fldChar w:fldCharType="begin"/>
        </w:r>
        <w:r w:rsidR="00DB42E5" w:rsidRPr="007D6959">
          <w:rPr>
            <w:rStyle w:val="Hyperlink"/>
            <w:noProof/>
          </w:rPr>
          <w:instrText xml:space="preserve"> </w:instrText>
        </w:r>
        <w:r w:rsidR="00DB42E5">
          <w:rPr>
            <w:noProof/>
          </w:rPr>
          <w:instrText>HYPERLINK \l "_Toc455073052"</w:instrText>
        </w:r>
        <w:r w:rsidR="00DB42E5" w:rsidRPr="007D6959">
          <w:rPr>
            <w:rStyle w:val="Hyperlink"/>
            <w:noProof/>
          </w:rPr>
          <w:instrText xml:space="preserve"> </w:instrText>
        </w:r>
        <w:r w:rsidR="00DB42E5" w:rsidRPr="007D6959">
          <w:rPr>
            <w:rStyle w:val="Hyperlink"/>
            <w:noProof/>
          </w:rPr>
        </w:r>
        <w:r w:rsidR="00DB42E5" w:rsidRPr="007D6959">
          <w:rPr>
            <w:rStyle w:val="Hyperlink"/>
            <w:noProof/>
          </w:rPr>
          <w:fldChar w:fldCharType="separate"/>
        </w:r>
        <w:r w:rsidR="00DB42E5" w:rsidRPr="007D6959">
          <w:rPr>
            <w:rStyle w:val="Hyperlink"/>
            <w:noProof/>
          </w:rPr>
          <w:t>1</w:t>
        </w:r>
        <w:r w:rsidR="00DB42E5">
          <w:rPr>
            <w:rFonts w:asciiTheme="minorHAnsi" w:eastAsiaTheme="minorEastAsia" w:hAnsiTheme="minorHAnsi" w:cstheme="minorBidi"/>
            <w:noProof/>
            <w:sz w:val="22"/>
            <w:szCs w:val="22"/>
          </w:rPr>
          <w:tab/>
        </w:r>
        <w:r w:rsidR="00DB42E5" w:rsidRPr="007D6959">
          <w:rPr>
            <w:rStyle w:val="Hyperlink"/>
            <w:noProof/>
          </w:rPr>
          <w:t>Abstract</w:t>
        </w:r>
        <w:r w:rsidR="00DB42E5">
          <w:rPr>
            <w:noProof/>
            <w:webHidden/>
          </w:rPr>
          <w:tab/>
        </w:r>
        <w:r w:rsidR="00DB42E5">
          <w:rPr>
            <w:noProof/>
            <w:webHidden/>
          </w:rPr>
          <w:fldChar w:fldCharType="begin"/>
        </w:r>
        <w:r w:rsidR="00DB42E5">
          <w:rPr>
            <w:noProof/>
            <w:webHidden/>
          </w:rPr>
          <w:instrText xml:space="preserve"> PAGEREF _Toc455073052 \h </w:instrText>
        </w:r>
        <w:r w:rsidR="00DB42E5">
          <w:rPr>
            <w:noProof/>
            <w:webHidden/>
          </w:rPr>
        </w:r>
      </w:ins>
      <w:r w:rsidR="00DB42E5">
        <w:rPr>
          <w:noProof/>
          <w:webHidden/>
        </w:rPr>
        <w:fldChar w:fldCharType="separate"/>
      </w:r>
      <w:ins w:id="20" w:author="Mihai Budiu" w:date="2016-06-30T18:02:00Z">
        <w:r w:rsidR="00DB42E5">
          <w:rPr>
            <w:noProof/>
            <w:webHidden/>
          </w:rPr>
          <w:t>1</w:t>
        </w:r>
        <w:r w:rsidR="00DB42E5">
          <w:rPr>
            <w:noProof/>
            <w:webHidden/>
          </w:rPr>
          <w:fldChar w:fldCharType="end"/>
        </w:r>
        <w:r w:rsidR="00DB42E5" w:rsidRPr="007D6959">
          <w:rPr>
            <w:rStyle w:val="Hyperlink"/>
            <w:noProof/>
          </w:rPr>
          <w:fldChar w:fldCharType="end"/>
        </w:r>
      </w:ins>
    </w:p>
    <w:p w14:paraId="1BD3B2F7" w14:textId="254CFEAF" w:rsidR="00DB42E5" w:rsidRDefault="00DB42E5">
      <w:pPr>
        <w:pStyle w:val="TOC1"/>
        <w:rPr>
          <w:ins w:id="21" w:author="Mihai Budiu" w:date="2016-06-30T18:02:00Z"/>
          <w:rFonts w:asciiTheme="minorHAnsi" w:eastAsiaTheme="minorEastAsia" w:hAnsiTheme="minorHAnsi" w:cstheme="minorBidi"/>
          <w:noProof/>
          <w:sz w:val="22"/>
          <w:szCs w:val="22"/>
        </w:rPr>
      </w:pPr>
      <w:ins w:id="2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Table of Contents</w:t>
        </w:r>
        <w:r>
          <w:rPr>
            <w:noProof/>
            <w:webHidden/>
          </w:rPr>
          <w:tab/>
        </w:r>
        <w:r>
          <w:rPr>
            <w:noProof/>
            <w:webHidden/>
          </w:rPr>
          <w:fldChar w:fldCharType="begin"/>
        </w:r>
        <w:r>
          <w:rPr>
            <w:noProof/>
            <w:webHidden/>
          </w:rPr>
          <w:instrText xml:space="preserve"> PAGEREF _Toc455073053 \h </w:instrText>
        </w:r>
        <w:r>
          <w:rPr>
            <w:noProof/>
            <w:webHidden/>
          </w:rPr>
        </w:r>
      </w:ins>
      <w:r>
        <w:rPr>
          <w:noProof/>
          <w:webHidden/>
        </w:rPr>
        <w:fldChar w:fldCharType="separate"/>
      </w:r>
      <w:ins w:id="23" w:author="Mihai Budiu" w:date="2016-06-30T18:02:00Z">
        <w:r>
          <w:rPr>
            <w:noProof/>
            <w:webHidden/>
          </w:rPr>
          <w:t>1</w:t>
        </w:r>
        <w:r>
          <w:rPr>
            <w:noProof/>
            <w:webHidden/>
          </w:rPr>
          <w:fldChar w:fldCharType="end"/>
        </w:r>
        <w:r w:rsidRPr="007D6959">
          <w:rPr>
            <w:rStyle w:val="Hyperlink"/>
            <w:noProof/>
          </w:rPr>
          <w:fldChar w:fldCharType="end"/>
        </w:r>
      </w:ins>
    </w:p>
    <w:p w14:paraId="238580AE" w14:textId="738C9E3E" w:rsidR="00DB42E5" w:rsidRDefault="00DB42E5">
      <w:pPr>
        <w:pStyle w:val="TOC1"/>
        <w:rPr>
          <w:ins w:id="24" w:author="Mihai Budiu" w:date="2016-06-30T18:02:00Z"/>
          <w:rFonts w:asciiTheme="minorHAnsi" w:eastAsiaTheme="minorEastAsia" w:hAnsiTheme="minorHAnsi" w:cstheme="minorBidi"/>
          <w:noProof/>
          <w:sz w:val="22"/>
          <w:szCs w:val="22"/>
        </w:rPr>
      </w:pPr>
      <w:ins w:id="2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2</w:t>
        </w:r>
        <w:r>
          <w:rPr>
            <w:rFonts w:asciiTheme="minorHAnsi" w:eastAsiaTheme="minorEastAsia" w:hAnsiTheme="minorHAnsi" w:cstheme="minorBidi"/>
            <w:noProof/>
            <w:sz w:val="22"/>
            <w:szCs w:val="22"/>
          </w:rPr>
          <w:tab/>
        </w:r>
        <w:r w:rsidRPr="007D6959">
          <w:rPr>
            <w:rStyle w:val="Hyperlink"/>
            <w:noProof/>
          </w:rPr>
          <w:t>Scope</w:t>
        </w:r>
        <w:r>
          <w:rPr>
            <w:noProof/>
            <w:webHidden/>
          </w:rPr>
          <w:tab/>
        </w:r>
        <w:r>
          <w:rPr>
            <w:noProof/>
            <w:webHidden/>
          </w:rPr>
          <w:fldChar w:fldCharType="begin"/>
        </w:r>
        <w:r>
          <w:rPr>
            <w:noProof/>
            <w:webHidden/>
          </w:rPr>
          <w:instrText xml:space="preserve"> PAGEREF _Toc455073054 \h </w:instrText>
        </w:r>
        <w:r>
          <w:rPr>
            <w:noProof/>
            <w:webHidden/>
          </w:rPr>
        </w:r>
      </w:ins>
      <w:r>
        <w:rPr>
          <w:noProof/>
          <w:webHidden/>
        </w:rPr>
        <w:fldChar w:fldCharType="separate"/>
      </w:r>
      <w:ins w:id="26" w:author="Mihai Budiu" w:date="2016-06-30T18:02:00Z">
        <w:r>
          <w:rPr>
            <w:noProof/>
            <w:webHidden/>
          </w:rPr>
          <w:t>5</w:t>
        </w:r>
        <w:r>
          <w:rPr>
            <w:noProof/>
            <w:webHidden/>
          </w:rPr>
          <w:fldChar w:fldCharType="end"/>
        </w:r>
        <w:r w:rsidRPr="007D6959">
          <w:rPr>
            <w:rStyle w:val="Hyperlink"/>
            <w:noProof/>
          </w:rPr>
          <w:fldChar w:fldCharType="end"/>
        </w:r>
      </w:ins>
    </w:p>
    <w:p w14:paraId="53A6499C" w14:textId="4116C7DC" w:rsidR="00DB42E5" w:rsidRDefault="00DB42E5">
      <w:pPr>
        <w:pStyle w:val="TOC1"/>
        <w:rPr>
          <w:ins w:id="27" w:author="Mihai Budiu" w:date="2016-06-30T18:02:00Z"/>
          <w:rFonts w:asciiTheme="minorHAnsi" w:eastAsiaTheme="minorEastAsia" w:hAnsiTheme="minorHAnsi" w:cstheme="minorBidi"/>
          <w:noProof/>
          <w:sz w:val="22"/>
          <w:szCs w:val="22"/>
        </w:rPr>
      </w:pPr>
      <w:ins w:id="2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3</w:t>
        </w:r>
        <w:r>
          <w:rPr>
            <w:rFonts w:asciiTheme="minorHAnsi" w:eastAsiaTheme="minorEastAsia" w:hAnsiTheme="minorHAnsi" w:cstheme="minorBidi"/>
            <w:noProof/>
            <w:sz w:val="22"/>
            <w:szCs w:val="22"/>
          </w:rPr>
          <w:tab/>
        </w:r>
        <w:r w:rsidRPr="007D6959">
          <w:rPr>
            <w:rStyle w:val="Hyperlink"/>
            <w:noProof/>
          </w:rPr>
          <w:t>Normative References</w:t>
        </w:r>
        <w:r>
          <w:rPr>
            <w:noProof/>
            <w:webHidden/>
          </w:rPr>
          <w:tab/>
        </w:r>
        <w:r>
          <w:rPr>
            <w:noProof/>
            <w:webHidden/>
          </w:rPr>
          <w:fldChar w:fldCharType="begin"/>
        </w:r>
        <w:r>
          <w:rPr>
            <w:noProof/>
            <w:webHidden/>
          </w:rPr>
          <w:instrText xml:space="preserve"> PAGEREF _Toc455073055 \h </w:instrText>
        </w:r>
        <w:r>
          <w:rPr>
            <w:noProof/>
            <w:webHidden/>
          </w:rPr>
        </w:r>
      </w:ins>
      <w:r>
        <w:rPr>
          <w:noProof/>
          <w:webHidden/>
        </w:rPr>
        <w:fldChar w:fldCharType="separate"/>
      </w:r>
      <w:ins w:id="29" w:author="Mihai Budiu" w:date="2016-06-30T18:02:00Z">
        <w:r>
          <w:rPr>
            <w:noProof/>
            <w:webHidden/>
          </w:rPr>
          <w:t>6</w:t>
        </w:r>
        <w:r>
          <w:rPr>
            <w:noProof/>
            <w:webHidden/>
          </w:rPr>
          <w:fldChar w:fldCharType="end"/>
        </w:r>
        <w:r w:rsidRPr="007D6959">
          <w:rPr>
            <w:rStyle w:val="Hyperlink"/>
            <w:noProof/>
          </w:rPr>
          <w:fldChar w:fldCharType="end"/>
        </w:r>
      </w:ins>
    </w:p>
    <w:p w14:paraId="2D62BA91" w14:textId="5F7E9D1D" w:rsidR="00DB42E5" w:rsidRDefault="00DB42E5">
      <w:pPr>
        <w:pStyle w:val="TOC1"/>
        <w:rPr>
          <w:ins w:id="30" w:author="Mihai Budiu" w:date="2016-06-30T18:02:00Z"/>
          <w:rFonts w:asciiTheme="minorHAnsi" w:eastAsiaTheme="minorEastAsia" w:hAnsiTheme="minorHAnsi" w:cstheme="minorBidi"/>
          <w:noProof/>
          <w:sz w:val="22"/>
          <w:szCs w:val="22"/>
        </w:rPr>
      </w:pPr>
      <w:ins w:id="3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4</w:t>
        </w:r>
        <w:r>
          <w:rPr>
            <w:rFonts w:asciiTheme="minorHAnsi" w:eastAsiaTheme="minorEastAsia" w:hAnsiTheme="minorHAnsi" w:cstheme="minorBidi"/>
            <w:noProof/>
            <w:sz w:val="22"/>
            <w:szCs w:val="22"/>
          </w:rPr>
          <w:tab/>
        </w:r>
        <w:r w:rsidRPr="007D6959">
          <w:rPr>
            <w:rStyle w:val="Hyperlink"/>
            <w:noProof/>
          </w:rPr>
          <w:t>Terms, definitions and symbols</w:t>
        </w:r>
        <w:r>
          <w:rPr>
            <w:noProof/>
            <w:webHidden/>
          </w:rPr>
          <w:tab/>
        </w:r>
        <w:r>
          <w:rPr>
            <w:noProof/>
            <w:webHidden/>
          </w:rPr>
          <w:fldChar w:fldCharType="begin"/>
        </w:r>
        <w:r>
          <w:rPr>
            <w:noProof/>
            <w:webHidden/>
          </w:rPr>
          <w:instrText xml:space="preserve"> PAGEREF _Toc455073056 \h </w:instrText>
        </w:r>
        <w:r>
          <w:rPr>
            <w:noProof/>
            <w:webHidden/>
          </w:rPr>
        </w:r>
      </w:ins>
      <w:r>
        <w:rPr>
          <w:noProof/>
          <w:webHidden/>
        </w:rPr>
        <w:fldChar w:fldCharType="separate"/>
      </w:r>
      <w:ins w:id="32" w:author="Mihai Budiu" w:date="2016-06-30T18:02:00Z">
        <w:r>
          <w:rPr>
            <w:noProof/>
            <w:webHidden/>
          </w:rPr>
          <w:t>6</w:t>
        </w:r>
        <w:r>
          <w:rPr>
            <w:noProof/>
            <w:webHidden/>
          </w:rPr>
          <w:fldChar w:fldCharType="end"/>
        </w:r>
        <w:r w:rsidRPr="007D6959">
          <w:rPr>
            <w:rStyle w:val="Hyperlink"/>
            <w:noProof/>
          </w:rPr>
          <w:fldChar w:fldCharType="end"/>
        </w:r>
      </w:ins>
    </w:p>
    <w:p w14:paraId="3F9C1ECC" w14:textId="6A9C4FA5" w:rsidR="00DB42E5" w:rsidRDefault="00DB42E5">
      <w:pPr>
        <w:pStyle w:val="TOC1"/>
        <w:rPr>
          <w:ins w:id="33" w:author="Mihai Budiu" w:date="2016-06-30T18:02:00Z"/>
          <w:rFonts w:asciiTheme="minorHAnsi" w:eastAsiaTheme="minorEastAsia" w:hAnsiTheme="minorHAnsi" w:cstheme="minorBidi"/>
          <w:noProof/>
          <w:sz w:val="22"/>
          <w:szCs w:val="22"/>
        </w:rPr>
      </w:pPr>
      <w:ins w:id="3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5</w:t>
        </w:r>
        <w:r>
          <w:rPr>
            <w:rFonts w:asciiTheme="minorHAnsi" w:eastAsiaTheme="minorEastAsia" w:hAnsiTheme="minorHAnsi" w:cstheme="minorBidi"/>
            <w:noProof/>
            <w:sz w:val="22"/>
            <w:szCs w:val="22"/>
          </w:rPr>
          <w:tab/>
        </w:r>
        <w:r w:rsidRPr="007D6959">
          <w:rPr>
            <w:rStyle w:val="Hyperlink"/>
            <w:noProof/>
          </w:rPr>
          <w:t>Overview</w:t>
        </w:r>
        <w:r>
          <w:rPr>
            <w:noProof/>
            <w:webHidden/>
          </w:rPr>
          <w:tab/>
        </w:r>
        <w:r>
          <w:rPr>
            <w:noProof/>
            <w:webHidden/>
          </w:rPr>
          <w:fldChar w:fldCharType="begin"/>
        </w:r>
        <w:r>
          <w:rPr>
            <w:noProof/>
            <w:webHidden/>
          </w:rPr>
          <w:instrText xml:space="preserve"> PAGEREF _Toc455073057 \h </w:instrText>
        </w:r>
        <w:r>
          <w:rPr>
            <w:noProof/>
            <w:webHidden/>
          </w:rPr>
        </w:r>
      </w:ins>
      <w:r>
        <w:rPr>
          <w:noProof/>
          <w:webHidden/>
        </w:rPr>
        <w:fldChar w:fldCharType="separate"/>
      </w:r>
      <w:ins w:id="35" w:author="Mihai Budiu" w:date="2016-06-30T18:02:00Z">
        <w:r>
          <w:rPr>
            <w:noProof/>
            <w:webHidden/>
          </w:rPr>
          <w:t>7</w:t>
        </w:r>
        <w:r>
          <w:rPr>
            <w:noProof/>
            <w:webHidden/>
          </w:rPr>
          <w:fldChar w:fldCharType="end"/>
        </w:r>
        <w:r w:rsidRPr="007D6959">
          <w:rPr>
            <w:rStyle w:val="Hyperlink"/>
            <w:noProof/>
          </w:rPr>
          <w:fldChar w:fldCharType="end"/>
        </w:r>
      </w:ins>
    </w:p>
    <w:p w14:paraId="635654F2" w14:textId="5134BCD8" w:rsidR="00DB42E5" w:rsidRDefault="00DB42E5">
      <w:pPr>
        <w:pStyle w:val="TOC2"/>
        <w:tabs>
          <w:tab w:val="left" w:pos="960"/>
          <w:tab w:val="right" w:leader="dot" w:pos="8630"/>
        </w:tabs>
        <w:rPr>
          <w:ins w:id="36" w:author="Mihai Budiu" w:date="2016-06-30T18:02:00Z"/>
          <w:rFonts w:asciiTheme="minorHAnsi" w:eastAsiaTheme="minorEastAsia" w:hAnsiTheme="minorHAnsi" w:cstheme="minorBidi"/>
          <w:noProof/>
          <w:sz w:val="22"/>
          <w:szCs w:val="22"/>
        </w:rPr>
      </w:pPr>
      <w:ins w:id="3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5.1</w:t>
        </w:r>
        <w:r>
          <w:rPr>
            <w:rFonts w:asciiTheme="minorHAnsi" w:eastAsiaTheme="minorEastAsia" w:hAnsiTheme="minorHAnsi" w:cstheme="minorBidi"/>
            <w:noProof/>
            <w:sz w:val="22"/>
            <w:szCs w:val="22"/>
          </w:rPr>
          <w:tab/>
        </w:r>
        <w:r w:rsidRPr="007D6959">
          <w:rPr>
            <w:rStyle w:val="Hyperlink"/>
            <w:noProof/>
          </w:rPr>
          <w:t>Benefits of P4</w:t>
        </w:r>
        <w:r>
          <w:rPr>
            <w:noProof/>
            <w:webHidden/>
          </w:rPr>
          <w:tab/>
        </w:r>
        <w:r>
          <w:rPr>
            <w:noProof/>
            <w:webHidden/>
          </w:rPr>
          <w:fldChar w:fldCharType="begin"/>
        </w:r>
        <w:r>
          <w:rPr>
            <w:noProof/>
            <w:webHidden/>
          </w:rPr>
          <w:instrText xml:space="preserve"> PAGEREF _Toc455073058 \h </w:instrText>
        </w:r>
        <w:r>
          <w:rPr>
            <w:noProof/>
            <w:webHidden/>
          </w:rPr>
        </w:r>
      </w:ins>
      <w:r>
        <w:rPr>
          <w:noProof/>
          <w:webHidden/>
        </w:rPr>
        <w:fldChar w:fldCharType="separate"/>
      </w:r>
      <w:ins w:id="38" w:author="Mihai Budiu" w:date="2016-06-30T18:02:00Z">
        <w:r>
          <w:rPr>
            <w:noProof/>
            <w:webHidden/>
          </w:rPr>
          <w:t>9</w:t>
        </w:r>
        <w:r>
          <w:rPr>
            <w:noProof/>
            <w:webHidden/>
          </w:rPr>
          <w:fldChar w:fldCharType="end"/>
        </w:r>
        <w:r w:rsidRPr="007D6959">
          <w:rPr>
            <w:rStyle w:val="Hyperlink"/>
            <w:noProof/>
          </w:rPr>
          <w:fldChar w:fldCharType="end"/>
        </w:r>
      </w:ins>
    </w:p>
    <w:p w14:paraId="0205A3C8" w14:textId="7DD2FCC5" w:rsidR="00DB42E5" w:rsidRDefault="00DB42E5">
      <w:pPr>
        <w:pStyle w:val="TOC2"/>
        <w:tabs>
          <w:tab w:val="left" w:pos="960"/>
          <w:tab w:val="right" w:leader="dot" w:pos="8630"/>
        </w:tabs>
        <w:rPr>
          <w:ins w:id="39" w:author="Mihai Budiu" w:date="2016-06-30T18:02:00Z"/>
          <w:rFonts w:asciiTheme="minorHAnsi" w:eastAsiaTheme="minorEastAsia" w:hAnsiTheme="minorHAnsi" w:cstheme="minorBidi"/>
          <w:noProof/>
          <w:sz w:val="22"/>
          <w:szCs w:val="22"/>
        </w:rPr>
      </w:pPr>
      <w:ins w:id="4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"_Toc455073059"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5.2</w:t>
        </w:r>
        <w:r>
          <w:rPr>
            <w:rFonts w:asciiTheme="minorHAnsi" w:eastAsiaTheme="minorEastAsia" w:hAnsiTheme="minorHAnsi" w:cstheme="minorBidi"/>
            <w:noProof/>
            <w:sz w:val="22"/>
            <w:szCs w:val="22"/>
          </w:rPr>
          <w:tab/>
        </w:r>
        <w:r w:rsidRPr="007D6959">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_Toc455073059 \h </w:instrText>
        </w:r>
        <w:r>
          <w:rPr>
            <w:noProof/>
            <w:webHidden/>
          </w:rPr>
        </w:r>
      </w:ins>
      <w:r>
        <w:rPr>
          <w:noProof/>
          <w:webHidden/>
        </w:rPr>
        <w:fldChar w:fldCharType="separate"/>
      </w:r>
      <w:ins w:id="41" w:author="Mihai Budiu" w:date="2016-06-30T18:02:00Z">
        <w:r>
          <w:rPr>
            <w:noProof/>
            <w:webHidden/>
          </w:rPr>
          <w:t>10</w:t>
        </w:r>
        <w:r>
          <w:rPr>
            <w:noProof/>
            <w:webHidden/>
          </w:rPr>
          <w:fldChar w:fldCharType="end"/>
        </w:r>
        <w:r w:rsidRPr="007D6959">
          <w:rPr>
            <w:rStyle w:val="Hyperlink"/>
            <w:noProof/>
          </w:rPr>
          <w:fldChar w:fldCharType="end"/>
        </w:r>
      </w:ins>
    </w:p>
    <w:p w14:paraId="2D68D74B" w14:textId="780BE369" w:rsidR="00DB42E5" w:rsidRDefault="00DB42E5">
      <w:pPr>
        <w:pStyle w:val="TOC1"/>
        <w:rPr>
          <w:ins w:id="42" w:author="Mihai Budiu" w:date="2016-06-30T18:02:00Z"/>
          <w:rFonts w:asciiTheme="minorHAnsi" w:eastAsiaTheme="minorEastAsia" w:hAnsiTheme="minorHAnsi" w:cstheme="minorBidi"/>
          <w:noProof/>
          <w:sz w:val="22"/>
          <w:szCs w:val="22"/>
        </w:rPr>
      </w:pPr>
      <w:ins w:id="4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6</w:t>
        </w:r>
        <w:r>
          <w:rPr>
            <w:rFonts w:asciiTheme="minorHAnsi" w:eastAsiaTheme="minorEastAsia" w:hAnsiTheme="minorHAnsi" w:cstheme="minorBidi"/>
            <w:noProof/>
            <w:sz w:val="22"/>
            <w:szCs w:val="22"/>
          </w:rPr>
          <w:tab/>
        </w:r>
        <w:r w:rsidRPr="007D6959">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_Toc455073060 \h </w:instrText>
        </w:r>
        <w:r>
          <w:rPr>
            <w:noProof/>
            <w:webHidden/>
          </w:rPr>
        </w:r>
      </w:ins>
      <w:r>
        <w:rPr>
          <w:noProof/>
          <w:webHidden/>
        </w:rPr>
        <w:fldChar w:fldCharType="separate"/>
      </w:r>
      <w:ins w:id="44" w:author="Mihai Budiu" w:date="2016-06-30T18:02:00Z">
        <w:r>
          <w:rPr>
            <w:noProof/>
            <w:webHidden/>
          </w:rPr>
          <w:t>11</w:t>
        </w:r>
        <w:r>
          <w:rPr>
            <w:noProof/>
            <w:webHidden/>
          </w:rPr>
          <w:fldChar w:fldCharType="end"/>
        </w:r>
        <w:r w:rsidRPr="007D6959">
          <w:rPr>
            <w:rStyle w:val="Hyperlink"/>
            <w:noProof/>
          </w:rPr>
          <w:fldChar w:fldCharType="end"/>
        </w:r>
      </w:ins>
    </w:p>
    <w:p w14:paraId="2A183576" w14:textId="30807E68" w:rsidR="00DB42E5" w:rsidRDefault="00DB42E5">
      <w:pPr>
        <w:pStyle w:val="TOC2"/>
        <w:tabs>
          <w:tab w:val="left" w:pos="960"/>
          <w:tab w:val="right" w:leader="dot" w:pos="8630"/>
        </w:tabs>
        <w:rPr>
          <w:ins w:id="45" w:author="Mihai Budiu" w:date="2016-06-30T18:02:00Z"/>
          <w:rFonts w:asciiTheme="minorHAnsi" w:eastAsiaTheme="minorEastAsia" w:hAnsiTheme="minorHAnsi" w:cstheme="minorBidi"/>
          <w:noProof/>
          <w:sz w:val="22"/>
          <w:szCs w:val="22"/>
        </w:rPr>
      </w:pPr>
      <w:ins w:id="4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6.1</w:t>
        </w:r>
        <w:r>
          <w:rPr>
            <w:rFonts w:asciiTheme="minorHAnsi" w:eastAsiaTheme="minorEastAsia" w:hAnsiTheme="minorHAnsi" w:cstheme="minorBidi"/>
            <w:noProof/>
            <w:sz w:val="22"/>
            <w:szCs w:val="22"/>
          </w:rPr>
          <w:tab/>
        </w:r>
        <w:r w:rsidRPr="007D6959">
          <w:rPr>
            <w:rStyle w:val="Hyperlink"/>
            <w:noProof/>
          </w:rPr>
          <w:t>The target architecture</w:t>
        </w:r>
        <w:r>
          <w:rPr>
            <w:noProof/>
            <w:webHidden/>
          </w:rPr>
          <w:tab/>
        </w:r>
        <w:r>
          <w:rPr>
            <w:noProof/>
            <w:webHidden/>
          </w:rPr>
          <w:fldChar w:fldCharType="begin"/>
        </w:r>
        <w:r>
          <w:rPr>
            <w:noProof/>
            <w:webHidden/>
          </w:rPr>
          <w:instrText xml:space="preserve"> PAGEREF _Toc455073061 \h </w:instrText>
        </w:r>
        <w:r>
          <w:rPr>
            <w:noProof/>
            <w:webHidden/>
          </w:rPr>
        </w:r>
      </w:ins>
      <w:r>
        <w:rPr>
          <w:noProof/>
          <w:webHidden/>
        </w:rPr>
        <w:fldChar w:fldCharType="separate"/>
      </w:r>
      <w:ins w:id="47" w:author="Mihai Budiu" w:date="2016-06-30T18:02:00Z">
        <w:r>
          <w:rPr>
            <w:noProof/>
            <w:webHidden/>
          </w:rPr>
          <w:t>11</w:t>
        </w:r>
        <w:r>
          <w:rPr>
            <w:noProof/>
            <w:webHidden/>
          </w:rPr>
          <w:fldChar w:fldCharType="end"/>
        </w:r>
        <w:r w:rsidRPr="007D6959">
          <w:rPr>
            <w:rStyle w:val="Hyperlink"/>
            <w:noProof/>
          </w:rPr>
          <w:fldChar w:fldCharType="end"/>
        </w:r>
      </w:ins>
    </w:p>
    <w:p w14:paraId="7DC7B8D8" w14:textId="7CD30D06" w:rsidR="00DB42E5" w:rsidRDefault="00DB42E5">
      <w:pPr>
        <w:pStyle w:val="TOC2"/>
        <w:tabs>
          <w:tab w:val="left" w:pos="960"/>
          <w:tab w:val="right" w:leader="dot" w:pos="8630"/>
        </w:tabs>
        <w:rPr>
          <w:ins w:id="48" w:author="Mihai Budiu" w:date="2016-06-30T18:02:00Z"/>
          <w:rFonts w:asciiTheme="minorHAnsi" w:eastAsiaTheme="minorEastAsia" w:hAnsiTheme="minorHAnsi" w:cstheme="minorBidi"/>
          <w:noProof/>
          <w:sz w:val="22"/>
          <w:szCs w:val="22"/>
        </w:rPr>
      </w:pPr>
      <w:ins w:id="4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6.2</w:t>
        </w:r>
        <w:r>
          <w:rPr>
            <w:rFonts w:asciiTheme="minorHAnsi" w:eastAsiaTheme="minorEastAsia" w:hAnsiTheme="minorHAnsi" w:cstheme="minorBidi"/>
            <w:noProof/>
            <w:sz w:val="22"/>
            <w:szCs w:val="22"/>
          </w:rPr>
          <w:tab/>
        </w:r>
        <w:r w:rsidRPr="007D6959">
          <w:rPr>
            <w:rStyle w:val="Hyperlink"/>
            <w:noProof/>
          </w:rPr>
          <w:t>The P4 standard architecture</w:t>
        </w:r>
        <w:r>
          <w:rPr>
            <w:noProof/>
            <w:webHidden/>
          </w:rPr>
          <w:tab/>
        </w:r>
        <w:r>
          <w:rPr>
            <w:noProof/>
            <w:webHidden/>
          </w:rPr>
          <w:fldChar w:fldCharType="begin"/>
        </w:r>
        <w:r>
          <w:rPr>
            <w:noProof/>
            <w:webHidden/>
          </w:rPr>
          <w:instrText xml:space="preserve"> PAGEREF _Toc455073062 \h </w:instrText>
        </w:r>
        <w:r>
          <w:rPr>
            <w:noProof/>
            <w:webHidden/>
          </w:rPr>
        </w:r>
      </w:ins>
      <w:r>
        <w:rPr>
          <w:noProof/>
          <w:webHidden/>
        </w:rPr>
        <w:fldChar w:fldCharType="separate"/>
      </w:r>
      <w:ins w:id="50" w:author="Mihai Budiu" w:date="2016-06-30T18:02:00Z">
        <w:r>
          <w:rPr>
            <w:noProof/>
            <w:webHidden/>
          </w:rPr>
          <w:t>12</w:t>
        </w:r>
        <w:r>
          <w:rPr>
            <w:noProof/>
            <w:webHidden/>
          </w:rPr>
          <w:fldChar w:fldCharType="end"/>
        </w:r>
        <w:r w:rsidRPr="007D6959">
          <w:rPr>
            <w:rStyle w:val="Hyperlink"/>
            <w:noProof/>
          </w:rPr>
          <w:fldChar w:fldCharType="end"/>
        </w:r>
      </w:ins>
    </w:p>
    <w:p w14:paraId="720B3385" w14:textId="711E1699" w:rsidR="00DB42E5" w:rsidRDefault="00DB42E5">
      <w:pPr>
        <w:pStyle w:val="TOC2"/>
        <w:tabs>
          <w:tab w:val="left" w:pos="960"/>
          <w:tab w:val="right" w:leader="dot" w:pos="8630"/>
        </w:tabs>
        <w:rPr>
          <w:ins w:id="51" w:author="Mihai Budiu" w:date="2016-06-30T18:02:00Z"/>
          <w:rFonts w:asciiTheme="minorHAnsi" w:eastAsiaTheme="minorEastAsia" w:hAnsiTheme="minorHAnsi" w:cstheme="minorBidi"/>
          <w:noProof/>
          <w:sz w:val="22"/>
          <w:szCs w:val="22"/>
        </w:rPr>
      </w:pPr>
      <w:ins w:id="5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6.3</w:t>
        </w:r>
        <w:r>
          <w:rPr>
            <w:rFonts w:asciiTheme="minorHAnsi" w:eastAsiaTheme="minorEastAsia" w:hAnsiTheme="minorHAnsi" w:cstheme="minorBidi"/>
            <w:noProof/>
            <w:sz w:val="22"/>
            <w:szCs w:val="22"/>
          </w:rPr>
          <w:tab/>
        </w:r>
        <w:r w:rsidRPr="007D6959">
          <w:rPr>
            <w:rStyle w:val="Hyperlink"/>
            <w:noProof/>
          </w:rPr>
          <w:t>P4 program data plane interfaces</w:t>
        </w:r>
        <w:r>
          <w:rPr>
            <w:noProof/>
            <w:webHidden/>
          </w:rPr>
          <w:tab/>
        </w:r>
        <w:r>
          <w:rPr>
            <w:noProof/>
            <w:webHidden/>
          </w:rPr>
          <w:fldChar w:fldCharType="begin"/>
        </w:r>
        <w:r>
          <w:rPr>
            <w:noProof/>
            <w:webHidden/>
          </w:rPr>
          <w:instrText xml:space="preserve"> PAGEREF _Toc455073063 \h </w:instrText>
        </w:r>
        <w:r>
          <w:rPr>
            <w:noProof/>
            <w:webHidden/>
          </w:rPr>
        </w:r>
      </w:ins>
      <w:r>
        <w:rPr>
          <w:noProof/>
          <w:webHidden/>
        </w:rPr>
        <w:fldChar w:fldCharType="separate"/>
      </w:r>
      <w:ins w:id="53" w:author="Mihai Budiu" w:date="2016-06-30T18:02:00Z">
        <w:r>
          <w:rPr>
            <w:noProof/>
            <w:webHidden/>
          </w:rPr>
          <w:t>12</w:t>
        </w:r>
        <w:r>
          <w:rPr>
            <w:noProof/>
            <w:webHidden/>
          </w:rPr>
          <w:fldChar w:fldCharType="end"/>
        </w:r>
        <w:r w:rsidRPr="007D6959">
          <w:rPr>
            <w:rStyle w:val="Hyperlink"/>
            <w:noProof/>
          </w:rPr>
          <w:fldChar w:fldCharType="end"/>
        </w:r>
      </w:ins>
    </w:p>
    <w:p w14:paraId="32C47BAA" w14:textId="03840CF5" w:rsidR="00DB42E5" w:rsidRDefault="00DB42E5">
      <w:pPr>
        <w:pStyle w:val="TOC2"/>
        <w:tabs>
          <w:tab w:val="left" w:pos="960"/>
          <w:tab w:val="right" w:leader="dot" w:pos="8630"/>
        </w:tabs>
        <w:rPr>
          <w:ins w:id="54" w:author="Mihai Budiu" w:date="2016-06-30T18:02:00Z"/>
          <w:rFonts w:asciiTheme="minorHAnsi" w:eastAsiaTheme="minorEastAsia" w:hAnsiTheme="minorHAnsi" w:cstheme="minorBidi"/>
          <w:noProof/>
          <w:sz w:val="22"/>
          <w:szCs w:val="22"/>
        </w:rPr>
      </w:pPr>
      <w:ins w:id="5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6.4</w:t>
        </w:r>
        <w:r>
          <w:rPr>
            <w:rFonts w:asciiTheme="minorHAnsi" w:eastAsiaTheme="minorEastAsia" w:hAnsiTheme="minorHAnsi" w:cstheme="minorBidi"/>
            <w:noProof/>
            <w:sz w:val="22"/>
            <w:szCs w:val="22"/>
          </w:rPr>
          <w:tab/>
        </w:r>
        <w:r w:rsidRPr="007D6959">
          <w:rPr>
            <w:rStyle w:val="Hyperlink"/>
            <w:noProof/>
          </w:rPr>
          <w:t>External units with predefined functionality</w:t>
        </w:r>
        <w:r>
          <w:rPr>
            <w:noProof/>
            <w:webHidden/>
          </w:rPr>
          <w:tab/>
        </w:r>
        <w:r>
          <w:rPr>
            <w:noProof/>
            <w:webHidden/>
          </w:rPr>
          <w:fldChar w:fldCharType="begin"/>
        </w:r>
        <w:r>
          <w:rPr>
            <w:noProof/>
            <w:webHidden/>
          </w:rPr>
          <w:instrText xml:space="preserve"> PAGEREF _Toc455073064 \h </w:instrText>
        </w:r>
        <w:r>
          <w:rPr>
            <w:noProof/>
            <w:webHidden/>
          </w:rPr>
        </w:r>
      </w:ins>
      <w:r>
        <w:rPr>
          <w:noProof/>
          <w:webHidden/>
        </w:rPr>
        <w:fldChar w:fldCharType="separate"/>
      </w:r>
      <w:ins w:id="56" w:author="Mihai Budiu" w:date="2016-06-30T18:02:00Z">
        <w:r>
          <w:rPr>
            <w:noProof/>
            <w:webHidden/>
          </w:rPr>
          <w:t>13</w:t>
        </w:r>
        <w:r>
          <w:rPr>
            <w:noProof/>
            <w:webHidden/>
          </w:rPr>
          <w:fldChar w:fldCharType="end"/>
        </w:r>
        <w:r w:rsidRPr="007D6959">
          <w:rPr>
            <w:rStyle w:val="Hyperlink"/>
            <w:noProof/>
          </w:rPr>
          <w:fldChar w:fldCharType="end"/>
        </w:r>
      </w:ins>
    </w:p>
    <w:p w14:paraId="36C8F676" w14:textId="69B40F99" w:rsidR="00DB42E5" w:rsidRDefault="00DB42E5">
      <w:pPr>
        <w:pStyle w:val="TOC1"/>
        <w:rPr>
          <w:ins w:id="57" w:author="Mihai Budiu" w:date="2016-06-30T18:02:00Z"/>
          <w:rFonts w:asciiTheme="minorHAnsi" w:eastAsiaTheme="minorEastAsia" w:hAnsiTheme="minorHAnsi" w:cstheme="minorBidi"/>
          <w:noProof/>
          <w:sz w:val="22"/>
          <w:szCs w:val="22"/>
        </w:rPr>
      </w:pPr>
      <w:ins w:id="5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w:t>
        </w:r>
        <w:r>
          <w:rPr>
            <w:rFonts w:asciiTheme="minorHAnsi" w:eastAsiaTheme="minorEastAsia" w:hAnsiTheme="minorHAnsi" w:cstheme="minorBidi"/>
            <w:noProof/>
            <w:sz w:val="22"/>
            <w:szCs w:val="22"/>
          </w:rPr>
          <w:tab/>
        </w:r>
        <w:r w:rsidRPr="007D6959">
          <w:rPr>
            <w:rStyle w:val="Hyperlink"/>
            <w:noProof/>
          </w:rPr>
          <w:t>Example: programming a simple switch</w:t>
        </w:r>
        <w:r>
          <w:rPr>
            <w:noProof/>
            <w:webHidden/>
          </w:rPr>
          <w:tab/>
        </w:r>
        <w:r>
          <w:rPr>
            <w:noProof/>
            <w:webHidden/>
          </w:rPr>
          <w:fldChar w:fldCharType="begin"/>
        </w:r>
        <w:r>
          <w:rPr>
            <w:noProof/>
            <w:webHidden/>
          </w:rPr>
          <w:instrText xml:space="preserve"> PAGEREF _Toc455073065 \h </w:instrText>
        </w:r>
        <w:r>
          <w:rPr>
            <w:noProof/>
            <w:webHidden/>
          </w:rPr>
        </w:r>
      </w:ins>
      <w:r>
        <w:rPr>
          <w:noProof/>
          <w:webHidden/>
        </w:rPr>
        <w:fldChar w:fldCharType="separate"/>
      </w:r>
      <w:ins w:id="59" w:author="Mihai Budiu" w:date="2016-06-30T18:02:00Z">
        <w:r>
          <w:rPr>
            <w:noProof/>
            <w:webHidden/>
          </w:rPr>
          <w:t>13</w:t>
        </w:r>
        <w:r>
          <w:rPr>
            <w:noProof/>
            <w:webHidden/>
          </w:rPr>
          <w:fldChar w:fldCharType="end"/>
        </w:r>
        <w:r w:rsidRPr="007D6959">
          <w:rPr>
            <w:rStyle w:val="Hyperlink"/>
            <w:noProof/>
          </w:rPr>
          <w:fldChar w:fldCharType="end"/>
        </w:r>
      </w:ins>
    </w:p>
    <w:p w14:paraId="56A3CE34" w14:textId="21F9E6C9" w:rsidR="00DB42E5" w:rsidRDefault="00DB42E5">
      <w:pPr>
        <w:pStyle w:val="TOC2"/>
        <w:tabs>
          <w:tab w:val="left" w:pos="960"/>
          <w:tab w:val="right" w:leader="dot" w:pos="8630"/>
        </w:tabs>
        <w:rPr>
          <w:ins w:id="60" w:author="Mihai Budiu" w:date="2016-06-30T18:02:00Z"/>
          <w:rFonts w:asciiTheme="minorHAnsi" w:eastAsiaTheme="minorEastAsia" w:hAnsiTheme="minorHAnsi" w:cstheme="minorBidi"/>
          <w:noProof/>
          <w:sz w:val="22"/>
          <w:szCs w:val="22"/>
        </w:rPr>
      </w:pPr>
      <w:ins w:id="6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7.1</w:t>
        </w:r>
        <w:r>
          <w:rPr>
            <w:rFonts w:asciiTheme="minorHAnsi" w:eastAsiaTheme="minorEastAsia" w:hAnsiTheme="minorHAnsi" w:cstheme="minorBidi"/>
            <w:noProof/>
            <w:sz w:val="22"/>
            <w:szCs w:val="22"/>
          </w:rPr>
          <w:tab/>
        </w:r>
        <w:r w:rsidRPr="007D6959">
          <w:rPr>
            <w:rStyle w:val="Hyperlink"/>
            <w:noProof/>
          </w:rPr>
          <w:t>Simple Switch architecture declaration</w:t>
        </w:r>
        <w:r>
          <w:rPr>
            <w:noProof/>
            <w:webHidden/>
          </w:rPr>
          <w:tab/>
        </w:r>
        <w:r>
          <w:rPr>
            <w:noProof/>
            <w:webHidden/>
          </w:rPr>
          <w:fldChar w:fldCharType="begin"/>
        </w:r>
        <w:r>
          <w:rPr>
            <w:noProof/>
            <w:webHidden/>
          </w:rPr>
          <w:instrText xml:space="preserve"> PAGEREF _Toc455073066 \h </w:instrText>
        </w:r>
        <w:r>
          <w:rPr>
            <w:noProof/>
            <w:webHidden/>
          </w:rPr>
        </w:r>
      </w:ins>
      <w:r>
        <w:rPr>
          <w:noProof/>
          <w:webHidden/>
        </w:rPr>
        <w:fldChar w:fldCharType="separate"/>
      </w:r>
      <w:ins w:id="62" w:author="Mihai Budiu" w:date="2016-06-30T18:02:00Z">
        <w:r>
          <w:rPr>
            <w:noProof/>
            <w:webHidden/>
          </w:rPr>
          <w:t>14</w:t>
        </w:r>
        <w:r>
          <w:rPr>
            <w:noProof/>
            <w:webHidden/>
          </w:rPr>
          <w:fldChar w:fldCharType="end"/>
        </w:r>
        <w:r w:rsidRPr="007D6959">
          <w:rPr>
            <w:rStyle w:val="Hyperlink"/>
            <w:noProof/>
          </w:rPr>
          <w:fldChar w:fldCharType="end"/>
        </w:r>
      </w:ins>
    </w:p>
    <w:p w14:paraId="652A89B7" w14:textId="6FC6F00C" w:rsidR="00DB42E5" w:rsidRDefault="00DB42E5">
      <w:pPr>
        <w:pStyle w:val="TOC2"/>
        <w:tabs>
          <w:tab w:val="left" w:pos="960"/>
          <w:tab w:val="right" w:leader="dot" w:pos="8630"/>
        </w:tabs>
        <w:rPr>
          <w:ins w:id="63" w:author="Mihai Budiu" w:date="2016-06-30T18:02:00Z"/>
          <w:rFonts w:asciiTheme="minorHAnsi" w:eastAsiaTheme="minorEastAsia" w:hAnsiTheme="minorHAnsi" w:cstheme="minorBidi"/>
          <w:noProof/>
          <w:sz w:val="22"/>
          <w:szCs w:val="22"/>
        </w:rPr>
      </w:pPr>
      <w:ins w:id="6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7.2</w:t>
        </w:r>
        <w:r>
          <w:rPr>
            <w:rFonts w:asciiTheme="minorHAnsi" w:eastAsiaTheme="minorEastAsia" w:hAnsiTheme="minorHAnsi" w:cstheme="minorBidi"/>
            <w:noProof/>
            <w:sz w:val="22"/>
            <w:szCs w:val="22"/>
          </w:rPr>
          <w:tab/>
        </w:r>
        <w:r w:rsidRPr="007D6959">
          <w:rPr>
            <w:rStyle w:val="Hyperlink"/>
            <w:noProof/>
          </w:rPr>
          <w:t>Simple Switch data plane architecture description</w:t>
        </w:r>
        <w:r>
          <w:rPr>
            <w:noProof/>
            <w:webHidden/>
          </w:rPr>
          <w:tab/>
        </w:r>
        <w:r>
          <w:rPr>
            <w:noProof/>
            <w:webHidden/>
          </w:rPr>
          <w:fldChar w:fldCharType="begin"/>
        </w:r>
        <w:r>
          <w:rPr>
            <w:noProof/>
            <w:webHidden/>
          </w:rPr>
          <w:instrText xml:space="preserve"> PAGEREF _Toc455073067 \h </w:instrText>
        </w:r>
        <w:r>
          <w:rPr>
            <w:noProof/>
            <w:webHidden/>
          </w:rPr>
        </w:r>
      </w:ins>
      <w:r>
        <w:rPr>
          <w:noProof/>
          <w:webHidden/>
        </w:rPr>
        <w:fldChar w:fldCharType="separate"/>
      </w:r>
      <w:ins w:id="65" w:author="Mihai Budiu" w:date="2016-06-30T18:02:00Z">
        <w:r>
          <w:rPr>
            <w:noProof/>
            <w:webHidden/>
          </w:rPr>
          <w:t>16</w:t>
        </w:r>
        <w:r>
          <w:rPr>
            <w:noProof/>
            <w:webHidden/>
          </w:rPr>
          <w:fldChar w:fldCharType="end"/>
        </w:r>
        <w:r w:rsidRPr="007D6959">
          <w:rPr>
            <w:rStyle w:val="Hyperlink"/>
            <w:noProof/>
          </w:rPr>
          <w:fldChar w:fldCharType="end"/>
        </w:r>
      </w:ins>
    </w:p>
    <w:p w14:paraId="2BF20FBE" w14:textId="7A2756C5" w:rsidR="00DB42E5" w:rsidRDefault="00DB42E5">
      <w:pPr>
        <w:pStyle w:val="TOC3"/>
        <w:tabs>
          <w:tab w:val="left" w:pos="1200"/>
          <w:tab w:val="right" w:leader="dot" w:pos="8630"/>
        </w:tabs>
        <w:rPr>
          <w:ins w:id="66" w:author="Mihai Budiu" w:date="2016-06-30T18:02:00Z"/>
          <w:rFonts w:asciiTheme="minorHAnsi" w:eastAsiaTheme="minorEastAsia" w:hAnsiTheme="minorHAnsi" w:cstheme="minorBidi"/>
          <w:noProof/>
          <w:sz w:val="22"/>
          <w:szCs w:val="22"/>
        </w:rPr>
      </w:pPr>
      <w:ins w:id="6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7.2.1</w:t>
        </w:r>
        <w:r>
          <w:rPr>
            <w:rFonts w:asciiTheme="minorHAnsi" w:eastAsiaTheme="minorEastAsia" w:hAnsiTheme="minorHAnsi" w:cstheme="minorBidi"/>
            <w:noProof/>
            <w:sz w:val="22"/>
            <w:szCs w:val="22"/>
          </w:rPr>
          <w:tab/>
        </w:r>
        <w:r w:rsidRPr="007D6959">
          <w:rPr>
            <w:rStyle w:val="Hyperlink"/>
            <w:noProof/>
          </w:rPr>
          <w:t>The arbiter block</w:t>
        </w:r>
        <w:r>
          <w:rPr>
            <w:noProof/>
            <w:webHidden/>
          </w:rPr>
          <w:tab/>
        </w:r>
        <w:r>
          <w:rPr>
            <w:noProof/>
            <w:webHidden/>
          </w:rPr>
          <w:fldChar w:fldCharType="begin"/>
        </w:r>
        <w:r>
          <w:rPr>
            <w:noProof/>
            <w:webHidden/>
          </w:rPr>
          <w:instrText xml:space="preserve"> PAGEREF _Toc455073068 \h </w:instrText>
        </w:r>
        <w:r>
          <w:rPr>
            <w:noProof/>
            <w:webHidden/>
          </w:rPr>
        </w:r>
      </w:ins>
      <w:r>
        <w:rPr>
          <w:noProof/>
          <w:webHidden/>
        </w:rPr>
        <w:fldChar w:fldCharType="separate"/>
      </w:r>
      <w:ins w:id="68" w:author="Mihai Budiu" w:date="2016-06-30T18:02:00Z">
        <w:r>
          <w:rPr>
            <w:noProof/>
            <w:webHidden/>
          </w:rPr>
          <w:t>17</w:t>
        </w:r>
        <w:r>
          <w:rPr>
            <w:noProof/>
            <w:webHidden/>
          </w:rPr>
          <w:fldChar w:fldCharType="end"/>
        </w:r>
        <w:r w:rsidRPr="007D6959">
          <w:rPr>
            <w:rStyle w:val="Hyperlink"/>
            <w:noProof/>
          </w:rPr>
          <w:fldChar w:fldCharType="end"/>
        </w:r>
      </w:ins>
    </w:p>
    <w:p w14:paraId="0052B2D6" w14:textId="5779603C" w:rsidR="00DB42E5" w:rsidRDefault="00DB42E5">
      <w:pPr>
        <w:pStyle w:val="TOC3"/>
        <w:tabs>
          <w:tab w:val="left" w:pos="1200"/>
          <w:tab w:val="right" w:leader="dot" w:pos="8630"/>
        </w:tabs>
        <w:rPr>
          <w:ins w:id="69" w:author="Mihai Budiu" w:date="2016-06-30T18:02:00Z"/>
          <w:rFonts w:asciiTheme="minorHAnsi" w:eastAsiaTheme="minorEastAsia" w:hAnsiTheme="minorHAnsi" w:cstheme="minorBidi"/>
          <w:noProof/>
          <w:sz w:val="22"/>
          <w:szCs w:val="22"/>
        </w:rPr>
      </w:pPr>
      <w:ins w:id="7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"_Toc455073069"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7.2.2</w:t>
        </w:r>
        <w:r>
          <w:rPr>
            <w:rFonts w:asciiTheme="minorHAnsi" w:eastAsiaTheme="minorEastAsia" w:hAnsiTheme="minorHAnsi" w:cstheme="minorBidi"/>
            <w:noProof/>
            <w:sz w:val="22"/>
            <w:szCs w:val="22"/>
          </w:rPr>
          <w:tab/>
        </w:r>
        <w:r w:rsidRPr="007D6959">
          <w:rPr>
            <w:rStyle w:val="Hyperlink"/>
            <w:noProof/>
          </w:rPr>
          <w:t>The parser runtime block</w:t>
        </w:r>
        <w:r>
          <w:rPr>
            <w:noProof/>
            <w:webHidden/>
          </w:rPr>
          <w:tab/>
        </w:r>
        <w:r>
          <w:rPr>
            <w:noProof/>
            <w:webHidden/>
          </w:rPr>
          <w:fldChar w:fldCharType="begin"/>
        </w:r>
        <w:r>
          <w:rPr>
            <w:noProof/>
            <w:webHidden/>
          </w:rPr>
          <w:instrText xml:space="preserve"> PAGEREF _Toc455073069 \h </w:instrText>
        </w:r>
        <w:r>
          <w:rPr>
            <w:noProof/>
            <w:webHidden/>
          </w:rPr>
        </w:r>
      </w:ins>
      <w:r>
        <w:rPr>
          <w:noProof/>
          <w:webHidden/>
        </w:rPr>
        <w:fldChar w:fldCharType="separate"/>
      </w:r>
      <w:ins w:id="71" w:author="Mihai Budiu" w:date="2016-06-30T18:02:00Z">
        <w:r>
          <w:rPr>
            <w:noProof/>
            <w:webHidden/>
          </w:rPr>
          <w:t>17</w:t>
        </w:r>
        <w:r>
          <w:rPr>
            <w:noProof/>
            <w:webHidden/>
          </w:rPr>
          <w:fldChar w:fldCharType="end"/>
        </w:r>
        <w:r w:rsidRPr="007D6959">
          <w:rPr>
            <w:rStyle w:val="Hyperlink"/>
            <w:noProof/>
          </w:rPr>
          <w:fldChar w:fldCharType="end"/>
        </w:r>
      </w:ins>
    </w:p>
    <w:p w14:paraId="7FA361CD" w14:textId="58973DB2" w:rsidR="00DB42E5" w:rsidRDefault="00DB42E5">
      <w:pPr>
        <w:pStyle w:val="TOC3"/>
        <w:tabs>
          <w:tab w:val="left" w:pos="1200"/>
          <w:tab w:val="right" w:leader="dot" w:pos="8630"/>
        </w:tabs>
        <w:rPr>
          <w:ins w:id="72" w:author="Mihai Budiu" w:date="2016-06-30T18:02:00Z"/>
          <w:rFonts w:asciiTheme="minorHAnsi" w:eastAsiaTheme="minorEastAsia" w:hAnsiTheme="minorHAnsi" w:cstheme="minorBidi"/>
          <w:noProof/>
          <w:sz w:val="22"/>
          <w:szCs w:val="22"/>
        </w:rPr>
      </w:pPr>
      <w:ins w:id="73" w:author="Mihai Budiu" w:date="2016-06-30T18:02:00Z">
        <w:r w:rsidRPr="007D6959">
          <w:rPr>
            <w:rStyle w:val="Hyperlink"/>
            <w:noProof/>
          </w:rPr>
          <w:lastRenderedPageBreak/>
          <w:fldChar w:fldCharType="begin"/>
        </w:r>
        <w:r w:rsidRPr="007D6959">
          <w:rPr>
            <w:rStyle w:val="Hyperlink"/>
            <w:noProof/>
          </w:rPr>
          <w:instrText xml:space="preserve"> </w:instrText>
        </w:r>
        <w:r>
          <w:rPr>
            <w:noProof/>
          </w:rPr>
          <w:instrText>HYPERLINK \l "_Toc455073070"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7.2.3</w:t>
        </w:r>
        <w:r>
          <w:rPr>
            <w:rFonts w:asciiTheme="minorHAnsi" w:eastAsiaTheme="minorEastAsia" w:hAnsiTheme="minorHAnsi" w:cstheme="minorBidi"/>
            <w:noProof/>
            <w:sz w:val="22"/>
            <w:szCs w:val="22"/>
          </w:rPr>
          <w:tab/>
        </w:r>
        <w:r w:rsidRPr="007D6959">
          <w:rPr>
            <w:rStyle w:val="Hyperlink"/>
            <w:noProof/>
          </w:rPr>
          <w:t>The demux block</w:t>
        </w:r>
        <w:r>
          <w:rPr>
            <w:noProof/>
            <w:webHidden/>
          </w:rPr>
          <w:tab/>
        </w:r>
        <w:r>
          <w:rPr>
            <w:noProof/>
            <w:webHidden/>
          </w:rPr>
          <w:fldChar w:fldCharType="begin"/>
        </w:r>
        <w:r>
          <w:rPr>
            <w:noProof/>
            <w:webHidden/>
          </w:rPr>
          <w:instrText xml:space="preserve"> PAGEREF _Toc455073070 \h </w:instrText>
        </w:r>
        <w:r>
          <w:rPr>
            <w:noProof/>
            <w:webHidden/>
          </w:rPr>
        </w:r>
      </w:ins>
      <w:r>
        <w:rPr>
          <w:noProof/>
          <w:webHidden/>
        </w:rPr>
        <w:fldChar w:fldCharType="separate"/>
      </w:r>
      <w:ins w:id="74" w:author="Mihai Budiu" w:date="2016-06-30T18:02:00Z">
        <w:r>
          <w:rPr>
            <w:noProof/>
            <w:webHidden/>
          </w:rPr>
          <w:t>17</w:t>
        </w:r>
        <w:r>
          <w:rPr>
            <w:noProof/>
            <w:webHidden/>
          </w:rPr>
          <w:fldChar w:fldCharType="end"/>
        </w:r>
        <w:r w:rsidRPr="007D6959">
          <w:rPr>
            <w:rStyle w:val="Hyperlink"/>
            <w:noProof/>
          </w:rPr>
          <w:fldChar w:fldCharType="end"/>
        </w:r>
      </w:ins>
    </w:p>
    <w:p w14:paraId="39EC002B" w14:textId="5057E8F0" w:rsidR="00DB42E5" w:rsidRDefault="00DB42E5">
      <w:pPr>
        <w:pStyle w:val="TOC3"/>
        <w:tabs>
          <w:tab w:val="left" w:pos="1200"/>
          <w:tab w:val="right" w:leader="dot" w:pos="8630"/>
        </w:tabs>
        <w:rPr>
          <w:ins w:id="75" w:author="Mihai Budiu" w:date="2016-06-30T18:02:00Z"/>
          <w:rFonts w:asciiTheme="minorHAnsi" w:eastAsiaTheme="minorEastAsia" w:hAnsiTheme="minorHAnsi" w:cstheme="minorBidi"/>
          <w:noProof/>
          <w:sz w:val="22"/>
          <w:szCs w:val="22"/>
        </w:rPr>
      </w:pPr>
      <w:ins w:id="7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7.2.4</w:t>
        </w:r>
        <w:r>
          <w:rPr>
            <w:rFonts w:asciiTheme="minorHAnsi" w:eastAsiaTheme="minorEastAsia" w:hAnsiTheme="minorHAnsi" w:cstheme="minorBidi"/>
            <w:noProof/>
            <w:sz w:val="22"/>
            <w:szCs w:val="22"/>
          </w:rPr>
          <w:tab/>
        </w:r>
        <w:r w:rsidRPr="007D6959">
          <w:rPr>
            <w:rStyle w:val="Hyperlink"/>
            <w:noProof/>
          </w:rPr>
          <w:t>Available extern blocks</w:t>
        </w:r>
        <w:r>
          <w:rPr>
            <w:noProof/>
            <w:webHidden/>
          </w:rPr>
          <w:tab/>
        </w:r>
        <w:r>
          <w:rPr>
            <w:noProof/>
            <w:webHidden/>
          </w:rPr>
          <w:fldChar w:fldCharType="begin"/>
        </w:r>
        <w:r>
          <w:rPr>
            <w:noProof/>
            <w:webHidden/>
          </w:rPr>
          <w:instrText xml:space="preserve"> PAGEREF _Toc455073071 \h </w:instrText>
        </w:r>
        <w:r>
          <w:rPr>
            <w:noProof/>
            <w:webHidden/>
          </w:rPr>
        </w:r>
      </w:ins>
      <w:r>
        <w:rPr>
          <w:noProof/>
          <w:webHidden/>
        </w:rPr>
        <w:fldChar w:fldCharType="separate"/>
      </w:r>
      <w:ins w:id="77" w:author="Mihai Budiu" w:date="2016-06-30T18:02:00Z">
        <w:r>
          <w:rPr>
            <w:noProof/>
            <w:webHidden/>
          </w:rPr>
          <w:t>18</w:t>
        </w:r>
        <w:r>
          <w:rPr>
            <w:noProof/>
            <w:webHidden/>
          </w:rPr>
          <w:fldChar w:fldCharType="end"/>
        </w:r>
        <w:r w:rsidRPr="007D6959">
          <w:rPr>
            <w:rStyle w:val="Hyperlink"/>
            <w:noProof/>
          </w:rPr>
          <w:fldChar w:fldCharType="end"/>
        </w:r>
      </w:ins>
    </w:p>
    <w:p w14:paraId="2DCF3BE0" w14:textId="6C8C352C" w:rsidR="00DB42E5" w:rsidRDefault="00DB42E5">
      <w:pPr>
        <w:pStyle w:val="TOC2"/>
        <w:tabs>
          <w:tab w:val="left" w:pos="960"/>
          <w:tab w:val="right" w:leader="dot" w:pos="8630"/>
        </w:tabs>
        <w:rPr>
          <w:ins w:id="78" w:author="Mihai Budiu" w:date="2016-06-30T18:02:00Z"/>
          <w:rFonts w:asciiTheme="minorHAnsi" w:eastAsiaTheme="minorEastAsia" w:hAnsiTheme="minorHAnsi" w:cstheme="minorBidi"/>
          <w:noProof/>
          <w:sz w:val="22"/>
          <w:szCs w:val="22"/>
        </w:rPr>
      </w:pPr>
      <w:ins w:id="7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7.3</w:t>
        </w:r>
        <w:r>
          <w:rPr>
            <w:rFonts w:asciiTheme="minorHAnsi" w:eastAsiaTheme="minorEastAsia" w:hAnsiTheme="minorHAnsi" w:cstheme="minorBidi"/>
            <w:noProof/>
            <w:sz w:val="22"/>
            <w:szCs w:val="22"/>
          </w:rPr>
          <w:tab/>
        </w:r>
        <w:r w:rsidRPr="007D6959">
          <w:rPr>
            <w:rStyle w:val="Hyperlink"/>
            <w:noProof/>
          </w:rPr>
          <w:t>A complete program for the Simple Switch</w:t>
        </w:r>
        <w:r>
          <w:rPr>
            <w:noProof/>
            <w:webHidden/>
          </w:rPr>
          <w:tab/>
        </w:r>
        <w:r>
          <w:rPr>
            <w:noProof/>
            <w:webHidden/>
          </w:rPr>
          <w:fldChar w:fldCharType="begin"/>
        </w:r>
        <w:r>
          <w:rPr>
            <w:noProof/>
            <w:webHidden/>
          </w:rPr>
          <w:instrText xml:space="preserve"> PAGEREF _Toc455073072 \h </w:instrText>
        </w:r>
        <w:r>
          <w:rPr>
            <w:noProof/>
            <w:webHidden/>
          </w:rPr>
        </w:r>
      </w:ins>
      <w:r>
        <w:rPr>
          <w:noProof/>
          <w:webHidden/>
        </w:rPr>
        <w:fldChar w:fldCharType="separate"/>
      </w:r>
      <w:ins w:id="80" w:author="Mihai Budiu" w:date="2016-06-30T18:02:00Z">
        <w:r>
          <w:rPr>
            <w:noProof/>
            <w:webHidden/>
          </w:rPr>
          <w:t>18</w:t>
        </w:r>
        <w:r>
          <w:rPr>
            <w:noProof/>
            <w:webHidden/>
          </w:rPr>
          <w:fldChar w:fldCharType="end"/>
        </w:r>
        <w:r w:rsidRPr="007D6959">
          <w:rPr>
            <w:rStyle w:val="Hyperlink"/>
            <w:noProof/>
          </w:rPr>
          <w:fldChar w:fldCharType="end"/>
        </w:r>
      </w:ins>
    </w:p>
    <w:p w14:paraId="0238DA71" w14:textId="766A3E97" w:rsidR="00DB42E5" w:rsidRDefault="00DB42E5">
      <w:pPr>
        <w:pStyle w:val="TOC1"/>
        <w:rPr>
          <w:ins w:id="81" w:author="Mihai Budiu" w:date="2016-06-30T18:02:00Z"/>
          <w:rFonts w:asciiTheme="minorHAnsi" w:eastAsiaTheme="minorEastAsia" w:hAnsiTheme="minorHAnsi" w:cstheme="minorBidi"/>
          <w:noProof/>
          <w:sz w:val="22"/>
          <w:szCs w:val="22"/>
        </w:rPr>
      </w:pPr>
      <w:ins w:id="8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w:t>
        </w:r>
        <w:r>
          <w:rPr>
            <w:rFonts w:asciiTheme="minorHAnsi" w:eastAsiaTheme="minorEastAsia" w:hAnsiTheme="minorHAnsi" w:cstheme="minorBidi"/>
            <w:noProof/>
            <w:sz w:val="22"/>
            <w:szCs w:val="22"/>
          </w:rPr>
          <w:tab/>
        </w:r>
        <w:r w:rsidRPr="007D6959">
          <w:rPr>
            <w:rStyle w:val="Hyperlink"/>
            <w:noProof/>
          </w:rPr>
          <w:t>P4 Language definition</w:t>
        </w:r>
        <w:r>
          <w:rPr>
            <w:noProof/>
            <w:webHidden/>
          </w:rPr>
          <w:tab/>
        </w:r>
        <w:r>
          <w:rPr>
            <w:noProof/>
            <w:webHidden/>
          </w:rPr>
          <w:fldChar w:fldCharType="begin"/>
        </w:r>
        <w:r>
          <w:rPr>
            <w:noProof/>
            <w:webHidden/>
          </w:rPr>
          <w:instrText xml:space="preserve"> PAGEREF _Toc455073073 \h </w:instrText>
        </w:r>
        <w:r>
          <w:rPr>
            <w:noProof/>
            <w:webHidden/>
          </w:rPr>
        </w:r>
      </w:ins>
      <w:r>
        <w:rPr>
          <w:noProof/>
          <w:webHidden/>
        </w:rPr>
        <w:fldChar w:fldCharType="separate"/>
      </w:r>
      <w:ins w:id="83" w:author="Mihai Budiu" w:date="2016-06-30T18:02:00Z">
        <w:r>
          <w:rPr>
            <w:noProof/>
            <w:webHidden/>
          </w:rPr>
          <w:t>23</w:t>
        </w:r>
        <w:r>
          <w:rPr>
            <w:noProof/>
            <w:webHidden/>
          </w:rPr>
          <w:fldChar w:fldCharType="end"/>
        </w:r>
        <w:r w:rsidRPr="007D6959">
          <w:rPr>
            <w:rStyle w:val="Hyperlink"/>
            <w:noProof/>
          </w:rPr>
          <w:fldChar w:fldCharType="end"/>
        </w:r>
      </w:ins>
    </w:p>
    <w:p w14:paraId="5A20E143" w14:textId="70677349" w:rsidR="00DB42E5" w:rsidRDefault="00DB42E5">
      <w:pPr>
        <w:pStyle w:val="TOC2"/>
        <w:tabs>
          <w:tab w:val="left" w:pos="960"/>
          <w:tab w:val="right" w:leader="dot" w:pos="8630"/>
        </w:tabs>
        <w:rPr>
          <w:ins w:id="84" w:author="Mihai Budiu" w:date="2016-06-30T18:02:00Z"/>
          <w:rFonts w:asciiTheme="minorHAnsi" w:eastAsiaTheme="minorEastAsia" w:hAnsiTheme="minorHAnsi" w:cstheme="minorBidi"/>
          <w:noProof/>
          <w:sz w:val="22"/>
          <w:szCs w:val="22"/>
        </w:rPr>
      </w:pPr>
      <w:ins w:id="8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8.1</w:t>
        </w:r>
        <w:r>
          <w:rPr>
            <w:rFonts w:asciiTheme="minorHAnsi" w:eastAsiaTheme="minorEastAsia" w:hAnsiTheme="minorHAnsi" w:cstheme="minorBidi"/>
            <w:noProof/>
            <w:sz w:val="22"/>
            <w:szCs w:val="22"/>
          </w:rPr>
          <w:tab/>
        </w:r>
        <w:r w:rsidRPr="007D6959">
          <w:rPr>
            <w:rStyle w:val="Hyperlink"/>
            <w:noProof/>
          </w:rPr>
          <w:t>Syntax and semantics</w:t>
        </w:r>
        <w:r>
          <w:rPr>
            <w:noProof/>
            <w:webHidden/>
          </w:rPr>
          <w:tab/>
        </w:r>
        <w:r>
          <w:rPr>
            <w:noProof/>
            <w:webHidden/>
          </w:rPr>
          <w:fldChar w:fldCharType="begin"/>
        </w:r>
        <w:r>
          <w:rPr>
            <w:noProof/>
            <w:webHidden/>
          </w:rPr>
          <w:instrText xml:space="preserve"> PAGEREF _Toc455073074 \h </w:instrText>
        </w:r>
        <w:r>
          <w:rPr>
            <w:noProof/>
            <w:webHidden/>
          </w:rPr>
        </w:r>
      </w:ins>
      <w:r>
        <w:rPr>
          <w:noProof/>
          <w:webHidden/>
        </w:rPr>
        <w:fldChar w:fldCharType="separate"/>
      </w:r>
      <w:ins w:id="86" w:author="Mihai Budiu" w:date="2016-06-30T18:02:00Z">
        <w:r>
          <w:rPr>
            <w:noProof/>
            <w:webHidden/>
          </w:rPr>
          <w:t>23</w:t>
        </w:r>
        <w:r>
          <w:rPr>
            <w:noProof/>
            <w:webHidden/>
          </w:rPr>
          <w:fldChar w:fldCharType="end"/>
        </w:r>
        <w:r w:rsidRPr="007D6959">
          <w:rPr>
            <w:rStyle w:val="Hyperlink"/>
            <w:noProof/>
          </w:rPr>
          <w:fldChar w:fldCharType="end"/>
        </w:r>
      </w:ins>
    </w:p>
    <w:p w14:paraId="3A6EBABB" w14:textId="3DB9E60C" w:rsidR="00DB42E5" w:rsidRDefault="00DB42E5">
      <w:pPr>
        <w:pStyle w:val="TOC3"/>
        <w:tabs>
          <w:tab w:val="left" w:pos="1200"/>
          <w:tab w:val="right" w:leader="dot" w:pos="8630"/>
        </w:tabs>
        <w:rPr>
          <w:ins w:id="87" w:author="Mihai Budiu" w:date="2016-06-30T18:02:00Z"/>
          <w:rFonts w:asciiTheme="minorHAnsi" w:eastAsiaTheme="minorEastAsia" w:hAnsiTheme="minorHAnsi" w:cstheme="minorBidi"/>
          <w:noProof/>
          <w:sz w:val="22"/>
          <w:szCs w:val="22"/>
        </w:rPr>
      </w:pPr>
      <w:ins w:id="8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8.1.1</w:t>
        </w:r>
        <w:r>
          <w:rPr>
            <w:rFonts w:asciiTheme="minorHAnsi" w:eastAsiaTheme="minorEastAsia" w:hAnsiTheme="minorHAnsi" w:cstheme="minorBidi"/>
            <w:noProof/>
            <w:sz w:val="22"/>
            <w:szCs w:val="22"/>
          </w:rPr>
          <w:tab/>
        </w:r>
        <w:r w:rsidRPr="007D6959">
          <w:rPr>
            <w:rStyle w:val="Hyperlink"/>
            <w:noProof/>
          </w:rPr>
          <w:t>Grammar</w:t>
        </w:r>
        <w:r>
          <w:rPr>
            <w:noProof/>
            <w:webHidden/>
          </w:rPr>
          <w:tab/>
        </w:r>
        <w:r>
          <w:rPr>
            <w:noProof/>
            <w:webHidden/>
          </w:rPr>
          <w:fldChar w:fldCharType="begin"/>
        </w:r>
        <w:r>
          <w:rPr>
            <w:noProof/>
            <w:webHidden/>
          </w:rPr>
          <w:instrText xml:space="preserve"> PAGEREF _Toc455073075 \h </w:instrText>
        </w:r>
        <w:r>
          <w:rPr>
            <w:noProof/>
            <w:webHidden/>
          </w:rPr>
        </w:r>
      </w:ins>
      <w:r>
        <w:rPr>
          <w:noProof/>
          <w:webHidden/>
        </w:rPr>
        <w:fldChar w:fldCharType="separate"/>
      </w:r>
      <w:ins w:id="89" w:author="Mihai Budiu" w:date="2016-06-30T18:02:00Z">
        <w:r>
          <w:rPr>
            <w:noProof/>
            <w:webHidden/>
          </w:rPr>
          <w:t>23</w:t>
        </w:r>
        <w:r>
          <w:rPr>
            <w:noProof/>
            <w:webHidden/>
          </w:rPr>
          <w:fldChar w:fldCharType="end"/>
        </w:r>
        <w:r w:rsidRPr="007D6959">
          <w:rPr>
            <w:rStyle w:val="Hyperlink"/>
            <w:noProof/>
          </w:rPr>
          <w:fldChar w:fldCharType="end"/>
        </w:r>
      </w:ins>
    </w:p>
    <w:p w14:paraId="44FE7E49" w14:textId="7C86766A" w:rsidR="00DB42E5" w:rsidRDefault="00DB42E5">
      <w:pPr>
        <w:pStyle w:val="TOC3"/>
        <w:tabs>
          <w:tab w:val="left" w:pos="1200"/>
          <w:tab w:val="right" w:leader="dot" w:pos="8630"/>
        </w:tabs>
        <w:rPr>
          <w:ins w:id="90" w:author="Mihai Budiu" w:date="2016-06-30T18:02:00Z"/>
          <w:rFonts w:asciiTheme="minorHAnsi" w:eastAsiaTheme="minorEastAsia" w:hAnsiTheme="minorHAnsi" w:cstheme="minorBidi"/>
          <w:noProof/>
          <w:sz w:val="22"/>
          <w:szCs w:val="22"/>
        </w:rPr>
      </w:pPr>
      <w:ins w:id="9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8.1.2</w:t>
        </w:r>
        <w:r>
          <w:rPr>
            <w:rFonts w:asciiTheme="minorHAnsi" w:eastAsiaTheme="minorEastAsia" w:hAnsiTheme="minorHAnsi" w:cstheme="minorBidi"/>
            <w:noProof/>
            <w:sz w:val="22"/>
            <w:szCs w:val="22"/>
          </w:rPr>
          <w:tab/>
        </w:r>
        <w:r w:rsidRPr="007D6959">
          <w:rPr>
            <w:rStyle w:val="Hyperlink"/>
            <w:noProof/>
          </w:rPr>
          <w:t>Semantics and the P4 abstract machines</w:t>
        </w:r>
        <w:r>
          <w:rPr>
            <w:noProof/>
            <w:webHidden/>
          </w:rPr>
          <w:tab/>
        </w:r>
        <w:r>
          <w:rPr>
            <w:noProof/>
            <w:webHidden/>
          </w:rPr>
          <w:fldChar w:fldCharType="begin"/>
        </w:r>
        <w:r>
          <w:rPr>
            <w:noProof/>
            <w:webHidden/>
          </w:rPr>
          <w:instrText xml:space="preserve"> PAGEREF _Toc455073076 \h </w:instrText>
        </w:r>
        <w:r>
          <w:rPr>
            <w:noProof/>
            <w:webHidden/>
          </w:rPr>
        </w:r>
      </w:ins>
      <w:r>
        <w:rPr>
          <w:noProof/>
          <w:webHidden/>
        </w:rPr>
        <w:fldChar w:fldCharType="separate"/>
      </w:r>
      <w:ins w:id="92" w:author="Mihai Budiu" w:date="2016-06-30T18:02:00Z">
        <w:r>
          <w:rPr>
            <w:noProof/>
            <w:webHidden/>
          </w:rPr>
          <w:t>23</w:t>
        </w:r>
        <w:r>
          <w:rPr>
            <w:noProof/>
            <w:webHidden/>
          </w:rPr>
          <w:fldChar w:fldCharType="end"/>
        </w:r>
        <w:r w:rsidRPr="007D6959">
          <w:rPr>
            <w:rStyle w:val="Hyperlink"/>
            <w:noProof/>
          </w:rPr>
          <w:fldChar w:fldCharType="end"/>
        </w:r>
      </w:ins>
    </w:p>
    <w:p w14:paraId="723F9500" w14:textId="0C0148AC" w:rsidR="00DB42E5" w:rsidRDefault="00DB42E5">
      <w:pPr>
        <w:pStyle w:val="TOC2"/>
        <w:tabs>
          <w:tab w:val="left" w:pos="960"/>
          <w:tab w:val="right" w:leader="dot" w:pos="8630"/>
        </w:tabs>
        <w:rPr>
          <w:ins w:id="93" w:author="Mihai Budiu" w:date="2016-06-30T18:02:00Z"/>
          <w:rFonts w:asciiTheme="minorHAnsi" w:eastAsiaTheme="minorEastAsia" w:hAnsiTheme="minorHAnsi" w:cstheme="minorBidi"/>
          <w:noProof/>
          <w:sz w:val="22"/>
          <w:szCs w:val="22"/>
        </w:rPr>
      </w:pPr>
      <w:ins w:id="9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8.2</w:t>
        </w:r>
        <w:r>
          <w:rPr>
            <w:rFonts w:asciiTheme="minorHAnsi" w:eastAsiaTheme="minorEastAsia" w:hAnsiTheme="minorHAnsi" w:cstheme="minorBidi"/>
            <w:noProof/>
            <w:sz w:val="22"/>
            <w:szCs w:val="22"/>
          </w:rPr>
          <w:tab/>
        </w:r>
        <w:r w:rsidRPr="007D6959">
          <w:rPr>
            <w:rStyle w:val="Hyperlink"/>
            <w:noProof/>
          </w:rPr>
          <w:t>Preprocessing</w:t>
        </w:r>
        <w:r>
          <w:rPr>
            <w:noProof/>
            <w:webHidden/>
          </w:rPr>
          <w:tab/>
        </w:r>
        <w:r>
          <w:rPr>
            <w:noProof/>
            <w:webHidden/>
          </w:rPr>
          <w:fldChar w:fldCharType="begin"/>
        </w:r>
        <w:r>
          <w:rPr>
            <w:noProof/>
            <w:webHidden/>
          </w:rPr>
          <w:instrText xml:space="preserve"> PAGEREF _Toc455073077 \h </w:instrText>
        </w:r>
        <w:r>
          <w:rPr>
            <w:noProof/>
            <w:webHidden/>
          </w:rPr>
        </w:r>
      </w:ins>
      <w:r>
        <w:rPr>
          <w:noProof/>
          <w:webHidden/>
        </w:rPr>
        <w:fldChar w:fldCharType="separate"/>
      </w:r>
      <w:ins w:id="95" w:author="Mihai Budiu" w:date="2016-06-30T18:02:00Z">
        <w:r>
          <w:rPr>
            <w:noProof/>
            <w:webHidden/>
          </w:rPr>
          <w:t>24</w:t>
        </w:r>
        <w:r>
          <w:rPr>
            <w:noProof/>
            <w:webHidden/>
          </w:rPr>
          <w:fldChar w:fldCharType="end"/>
        </w:r>
        <w:r w:rsidRPr="007D6959">
          <w:rPr>
            <w:rStyle w:val="Hyperlink"/>
            <w:noProof/>
          </w:rPr>
          <w:fldChar w:fldCharType="end"/>
        </w:r>
      </w:ins>
    </w:p>
    <w:p w14:paraId="0C442314" w14:textId="21353243" w:rsidR="00DB42E5" w:rsidRDefault="00DB42E5">
      <w:pPr>
        <w:pStyle w:val="TOC3"/>
        <w:tabs>
          <w:tab w:val="left" w:pos="1200"/>
          <w:tab w:val="right" w:leader="dot" w:pos="8630"/>
        </w:tabs>
        <w:rPr>
          <w:ins w:id="96" w:author="Mihai Budiu" w:date="2016-06-30T18:02:00Z"/>
          <w:rFonts w:asciiTheme="minorHAnsi" w:eastAsiaTheme="minorEastAsia" w:hAnsiTheme="minorHAnsi" w:cstheme="minorBidi"/>
          <w:noProof/>
          <w:sz w:val="22"/>
          <w:szCs w:val="22"/>
        </w:rPr>
      </w:pPr>
      <w:ins w:id="9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8.2.1</w:t>
        </w:r>
        <w:r>
          <w:rPr>
            <w:rFonts w:asciiTheme="minorHAnsi" w:eastAsiaTheme="minorEastAsia" w:hAnsiTheme="minorHAnsi" w:cstheme="minorBidi"/>
            <w:noProof/>
            <w:sz w:val="22"/>
            <w:szCs w:val="22"/>
          </w:rPr>
          <w:tab/>
        </w:r>
        <w:r w:rsidRPr="007D6959">
          <w:rPr>
            <w:rStyle w:val="Hyperlink"/>
            <w:noProof/>
          </w:rPr>
          <w:t>P4 core library</w:t>
        </w:r>
        <w:r>
          <w:rPr>
            <w:noProof/>
            <w:webHidden/>
          </w:rPr>
          <w:tab/>
        </w:r>
        <w:r>
          <w:rPr>
            <w:noProof/>
            <w:webHidden/>
          </w:rPr>
          <w:fldChar w:fldCharType="begin"/>
        </w:r>
        <w:r>
          <w:rPr>
            <w:noProof/>
            <w:webHidden/>
          </w:rPr>
          <w:instrText xml:space="preserve"> PAGEREF _Toc455073078 \h </w:instrText>
        </w:r>
        <w:r>
          <w:rPr>
            <w:noProof/>
            <w:webHidden/>
          </w:rPr>
        </w:r>
      </w:ins>
      <w:r>
        <w:rPr>
          <w:noProof/>
          <w:webHidden/>
        </w:rPr>
        <w:fldChar w:fldCharType="separate"/>
      </w:r>
      <w:ins w:id="98" w:author="Mihai Budiu" w:date="2016-06-30T18:02:00Z">
        <w:r>
          <w:rPr>
            <w:noProof/>
            <w:webHidden/>
          </w:rPr>
          <w:t>24</w:t>
        </w:r>
        <w:r>
          <w:rPr>
            <w:noProof/>
            <w:webHidden/>
          </w:rPr>
          <w:fldChar w:fldCharType="end"/>
        </w:r>
        <w:r w:rsidRPr="007D6959">
          <w:rPr>
            <w:rStyle w:val="Hyperlink"/>
            <w:noProof/>
          </w:rPr>
          <w:fldChar w:fldCharType="end"/>
        </w:r>
      </w:ins>
    </w:p>
    <w:p w14:paraId="2D027655" w14:textId="3C5D1A5D" w:rsidR="00DB42E5" w:rsidRDefault="00DB42E5">
      <w:pPr>
        <w:pStyle w:val="TOC2"/>
        <w:tabs>
          <w:tab w:val="left" w:pos="960"/>
          <w:tab w:val="right" w:leader="dot" w:pos="8630"/>
        </w:tabs>
        <w:rPr>
          <w:ins w:id="99" w:author="Mihai Budiu" w:date="2016-06-30T18:02:00Z"/>
          <w:rFonts w:asciiTheme="minorHAnsi" w:eastAsiaTheme="minorEastAsia" w:hAnsiTheme="minorHAnsi" w:cstheme="minorBidi"/>
          <w:noProof/>
          <w:sz w:val="22"/>
          <w:szCs w:val="22"/>
        </w:rPr>
      </w:pPr>
      <w:ins w:id="10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"_Toc455073079"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8.3</w:t>
        </w:r>
        <w:r>
          <w:rPr>
            <w:rFonts w:asciiTheme="minorHAnsi" w:eastAsiaTheme="minorEastAsia" w:hAnsiTheme="minorHAnsi" w:cstheme="minorBidi"/>
            <w:noProof/>
            <w:sz w:val="22"/>
            <w:szCs w:val="22"/>
          </w:rPr>
          <w:tab/>
        </w:r>
        <w:r w:rsidRPr="007D6959">
          <w:rPr>
            <w:rStyle w:val="Hyperlink"/>
            <w:noProof/>
          </w:rPr>
          <w:t>Lexical constructs</w:t>
        </w:r>
        <w:r>
          <w:rPr>
            <w:noProof/>
            <w:webHidden/>
          </w:rPr>
          <w:tab/>
        </w:r>
        <w:r>
          <w:rPr>
            <w:noProof/>
            <w:webHidden/>
          </w:rPr>
          <w:fldChar w:fldCharType="begin"/>
        </w:r>
        <w:r>
          <w:rPr>
            <w:noProof/>
            <w:webHidden/>
          </w:rPr>
          <w:instrText xml:space="preserve"> PAGEREF _Toc455073079 \h </w:instrText>
        </w:r>
        <w:r>
          <w:rPr>
            <w:noProof/>
            <w:webHidden/>
          </w:rPr>
        </w:r>
      </w:ins>
      <w:r>
        <w:rPr>
          <w:noProof/>
          <w:webHidden/>
        </w:rPr>
        <w:fldChar w:fldCharType="separate"/>
      </w:r>
      <w:ins w:id="101" w:author="Mihai Budiu" w:date="2016-06-30T18:02:00Z">
        <w:r>
          <w:rPr>
            <w:noProof/>
            <w:webHidden/>
          </w:rPr>
          <w:t>24</w:t>
        </w:r>
        <w:r>
          <w:rPr>
            <w:noProof/>
            <w:webHidden/>
          </w:rPr>
          <w:fldChar w:fldCharType="end"/>
        </w:r>
        <w:r w:rsidRPr="007D6959">
          <w:rPr>
            <w:rStyle w:val="Hyperlink"/>
            <w:noProof/>
          </w:rPr>
          <w:fldChar w:fldCharType="end"/>
        </w:r>
      </w:ins>
    </w:p>
    <w:p w14:paraId="528259F8" w14:textId="471570C3" w:rsidR="00DB42E5" w:rsidRDefault="00DB42E5">
      <w:pPr>
        <w:pStyle w:val="TOC3"/>
        <w:tabs>
          <w:tab w:val="left" w:pos="1200"/>
          <w:tab w:val="right" w:leader="dot" w:pos="8630"/>
        </w:tabs>
        <w:rPr>
          <w:ins w:id="102" w:author="Mihai Budiu" w:date="2016-06-30T18:02:00Z"/>
          <w:rFonts w:asciiTheme="minorHAnsi" w:eastAsiaTheme="minorEastAsia" w:hAnsiTheme="minorHAnsi" w:cstheme="minorBidi"/>
          <w:noProof/>
          <w:sz w:val="22"/>
          <w:szCs w:val="22"/>
        </w:rPr>
      </w:pPr>
      <w:ins w:id="10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8.3.1</w:t>
        </w:r>
        <w:r>
          <w:rPr>
            <w:rFonts w:asciiTheme="minorHAnsi" w:eastAsiaTheme="minorEastAsia" w:hAnsiTheme="minorHAnsi" w:cstheme="minorBidi"/>
            <w:noProof/>
            <w:sz w:val="22"/>
            <w:szCs w:val="22"/>
          </w:rPr>
          <w:tab/>
        </w:r>
        <w:r w:rsidRPr="007D6959">
          <w:rPr>
            <w:rStyle w:val="Hyperlink"/>
            <w:noProof/>
          </w:rPr>
          <w:t>Comments</w:t>
        </w:r>
        <w:r>
          <w:rPr>
            <w:noProof/>
            <w:webHidden/>
          </w:rPr>
          <w:tab/>
        </w:r>
        <w:r>
          <w:rPr>
            <w:noProof/>
            <w:webHidden/>
          </w:rPr>
          <w:fldChar w:fldCharType="begin"/>
        </w:r>
        <w:r>
          <w:rPr>
            <w:noProof/>
            <w:webHidden/>
          </w:rPr>
          <w:instrText xml:space="preserve"> PAGEREF _Toc455073080 \h </w:instrText>
        </w:r>
        <w:r>
          <w:rPr>
            <w:noProof/>
            <w:webHidden/>
          </w:rPr>
        </w:r>
      </w:ins>
      <w:r>
        <w:rPr>
          <w:noProof/>
          <w:webHidden/>
        </w:rPr>
        <w:fldChar w:fldCharType="separate"/>
      </w:r>
      <w:ins w:id="104" w:author="Mihai Budiu" w:date="2016-06-30T18:02:00Z">
        <w:r>
          <w:rPr>
            <w:noProof/>
            <w:webHidden/>
          </w:rPr>
          <w:t>25</w:t>
        </w:r>
        <w:r>
          <w:rPr>
            <w:noProof/>
            <w:webHidden/>
          </w:rPr>
          <w:fldChar w:fldCharType="end"/>
        </w:r>
        <w:r w:rsidRPr="007D6959">
          <w:rPr>
            <w:rStyle w:val="Hyperlink"/>
            <w:noProof/>
          </w:rPr>
          <w:fldChar w:fldCharType="end"/>
        </w:r>
      </w:ins>
    </w:p>
    <w:p w14:paraId="6DC256AF" w14:textId="3D48147C" w:rsidR="00DB42E5" w:rsidRDefault="00DB42E5">
      <w:pPr>
        <w:pStyle w:val="TOC3"/>
        <w:tabs>
          <w:tab w:val="left" w:pos="1200"/>
          <w:tab w:val="right" w:leader="dot" w:pos="8630"/>
        </w:tabs>
        <w:rPr>
          <w:ins w:id="105" w:author="Mihai Budiu" w:date="2016-06-30T18:02:00Z"/>
          <w:rFonts w:asciiTheme="minorHAnsi" w:eastAsiaTheme="minorEastAsia" w:hAnsiTheme="minorHAnsi" w:cstheme="minorBidi"/>
          <w:noProof/>
          <w:sz w:val="22"/>
          <w:szCs w:val="22"/>
        </w:rPr>
      </w:pPr>
      <w:ins w:id="10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8.3.2</w:t>
        </w:r>
        <w:r>
          <w:rPr>
            <w:rFonts w:asciiTheme="minorHAnsi" w:eastAsiaTheme="minorEastAsia" w:hAnsiTheme="minorHAnsi" w:cstheme="minorBidi"/>
            <w:noProof/>
            <w:sz w:val="22"/>
            <w:szCs w:val="22"/>
          </w:rPr>
          <w:tab/>
        </w:r>
        <w:r w:rsidRPr="007D6959">
          <w:rPr>
            <w:rStyle w:val="Hyperlink"/>
            <w:noProof/>
          </w:rPr>
          <w:t>Literal constants</w:t>
        </w:r>
        <w:r>
          <w:rPr>
            <w:noProof/>
            <w:webHidden/>
          </w:rPr>
          <w:tab/>
        </w:r>
        <w:r>
          <w:rPr>
            <w:noProof/>
            <w:webHidden/>
          </w:rPr>
          <w:fldChar w:fldCharType="begin"/>
        </w:r>
        <w:r>
          <w:rPr>
            <w:noProof/>
            <w:webHidden/>
          </w:rPr>
          <w:instrText xml:space="preserve"> PAGEREF _Toc455073081 \h </w:instrText>
        </w:r>
        <w:r>
          <w:rPr>
            <w:noProof/>
            <w:webHidden/>
          </w:rPr>
        </w:r>
      </w:ins>
      <w:r>
        <w:rPr>
          <w:noProof/>
          <w:webHidden/>
        </w:rPr>
        <w:fldChar w:fldCharType="separate"/>
      </w:r>
      <w:ins w:id="107" w:author="Mihai Budiu" w:date="2016-06-30T18:02:00Z">
        <w:r>
          <w:rPr>
            <w:noProof/>
            <w:webHidden/>
          </w:rPr>
          <w:t>25</w:t>
        </w:r>
        <w:r>
          <w:rPr>
            <w:noProof/>
            <w:webHidden/>
          </w:rPr>
          <w:fldChar w:fldCharType="end"/>
        </w:r>
        <w:r w:rsidRPr="007D6959">
          <w:rPr>
            <w:rStyle w:val="Hyperlink"/>
            <w:noProof/>
          </w:rPr>
          <w:fldChar w:fldCharType="end"/>
        </w:r>
      </w:ins>
    </w:p>
    <w:p w14:paraId="53845E60" w14:textId="6829EBD8" w:rsidR="00DB42E5" w:rsidRDefault="00DB42E5">
      <w:pPr>
        <w:pStyle w:val="TOC2"/>
        <w:tabs>
          <w:tab w:val="left" w:pos="960"/>
          <w:tab w:val="right" w:leader="dot" w:pos="8630"/>
        </w:tabs>
        <w:rPr>
          <w:ins w:id="108" w:author="Mihai Budiu" w:date="2016-06-30T18:02:00Z"/>
          <w:rFonts w:asciiTheme="minorHAnsi" w:eastAsiaTheme="minorEastAsia" w:hAnsiTheme="minorHAnsi" w:cstheme="minorBidi"/>
          <w:noProof/>
          <w:sz w:val="22"/>
          <w:szCs w:val="22"/>
        </w:rPr>
      </w:pPr>
      <w:ins w:id="10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8.4</w:t>
        </w:r>
        <w:r>
          <w:rPr>
            <w:rFonts w:asciiTheme="minorHAnsi" w:eastAsiaTheme="minorEastAsia" w:hAnsiTheme="minorHAnsi" w:cstheme="minorBidi"/>
            <w:noProof/>
            <w:sz w:val="22"/>
            <w:szCs w:val="22"/>
          </w:rPr>
          <w:tab/>
        </w:r>
        <w:r w:rsidRPr="007D6959">
          <w:rPr>
            <w:rStyle w:val="Hyperlink"/>
            <w:noProof/>
          </w:rPr>
          <w:t>Naming conventions</w:t>
        </w:r>
        <w:r>
          <w:rPr>
            <w:noProof/>
            <w:webHidden/>
          </w:rPr>
          <w:tab/>
        </w:r>
        <w:r>
          <w:rPr>
            <w:noProof/>
            <w:webHidden/>
          </w:rPr>
          <w:fldChar w:fldCharType="begin"/>
        </w:r>
        <w:r>
          <w:rPr>
            <w:noProof/>
            <w:webHidden/>
          </w:rPr>
          <w:instrText xml:space="preserve"> PAGEREF _Toc455073082 \h </w:instrText>
        </w:r>
        <w:r>
          <w:rPr>
            <w:noProof/>
            <w:webHidden/>
          </w:rPr>
        </w:r>
      </w:ins>
      <w:r>
        <w:rPr>
          <w:noProof/>
          <w:webHidden/>
        </w:rPr>
        <w:fldChar w:fldCharType="separate"/>
      </w:r>
      <w:ins w:id="110" w:author="Mihai Budiu" w:date="2016-06-30T18:02:00Z">
        <w:r>
          <w:rPr>
            <w:noProof/>
            <w:webHidden/>
          </w:rPr>
          <w:t>26</w:t>
        </w:r>
        <w:r>
          <w:rPr>
            <w:noProof/>
            <w:webHidden/>
          </w:rPr>
          <w:fldChar w:fldCharType="end"/>
        </w:r>
        <w:r w:rsidRPr="007D6959">
          <w:rPr>
            <w:rStyle w:val="Hyperlink"/>
            <w:noProof/>
          </w:rPr>
          <w:fldChar w:fldCharType="end"/>
        </w:r>
      </w:ins>
    </w:p>
    <w:p w14:paraId="18256ACF" w14:textId="5D8619D3" w:rsidR="00DB42E5" w:rsidRDefault="00DB42E5">
      <w:pPr>
        <w:pStyle w:val="TOC2"/>
        <w:tabs>
          <w:tab w:val="left" w:pos="960"/>
          <w:tab w:val="right" w:leader="dot" w:pos="8630"/>
        </w:tabs>
        <w:rPr>
          <w:ins w:id="111" w:author="Mihai Budiu" w:date="2016-06-30T18:02:00Z"/>
          <w:rFonts w:asciiTheme="minorHAnsi" w:eastAsiaTheme="minorEastAsia" w:hAnsiTheme="minorHAnsi" w:cstheme="minorBidi"/>
          <w:noProof/>
          <w:sz w:val="22"/>
          <w:szCs w:val="22"/>
        </w:rPr>
      </w:pPr>
      <w:ins w:id="11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8.5</w:t>
        </w:r>
        <w:r>
          <w:rPr>
            <w:rFonts w:asciiTheme="minorHAnsi" w:eastAsiaTheme="minorEastAsia" w:hAnsiTheme="minorHAnsi" w:cstheme="minorBidi"/>
            <w:noProof/>
            <w:sz w:val="22"/>
            <w:szCs w:val="22"/>
          </w:rPr>
          <w:tab/>
        </w:r>
        <w:r w:rsidRPr="007D6959">
          <w:rPr>
            <w:rStyle w:val="Hyperlink"/>
            <w:noProof/>
          </w:rPr>
          <w:t>P4 Program structure</w:t>
        </w:r>
        <w:r>
          <w:rPr>
            <w:noProof/>
            <w:webHidden/>
          </w:rPr>
          <w:tab/>
        </w:r>
        <w:r>
          <w:rPr>
            <w:noProof/>
            <w:webHidden/>
          </w:rPr>
          <w:fldChar w:fldCharType="begin"/>
        </w:r>
        <w:r>
          <w:rPr>
            <w:noProof/>
            <w:webHidden/>
          </w:rPr>
          <w:instrText xml:space="preserve"> PAGEREF _Toc455073083 \h </w:instrText>
        </w:r>
        <w:r>
          <w:rPr>
            <w:noProof/>
            <w:webHidden/>
          </w:rPr>
        </w:r>
      </w:ins>
      <w:r>
        <w:rPr>
          <w:noProof/>
          <w:webHidden/>
        </w:rPr>
        <w:fldChar w:fldCharType="separate"/>
      </w:r>
      <w:ins w:id="113" w:author="Mihai Budiu" w:date="2016-06-30T18:02:00Z">
        <w:r>
          <w:rPr>
            <w:noProof/>
            <w:webHidden/>
          </w:rPr>
          <w:t>26</w:t>
        </w:r>
        <w:r>
          <w:rPr>
            <w:noProof/>
            <w:webHidden/>
          </w:rPr>
          <w:fldChar w:fldCharType="end"/>
        </w:r>
        <w:r w:rsidRPr="007D6959">
          <w:rPr>
            <w:rStyle w:val="Hyperlink"/>
            <w:noProof/>
          </w:rPr>
          <w:fldChar w:fldCharType="end"/>
        </w:r>
      </w:ins>
    </w:p>
    <w:p w14:paraId="6E7F4A2F" w14:textId="29DC860C" w:rsidR="00DB42E5" w:rsidRDefault="00DB42E5">
      <w:pPr>
        <w:pStyle w:val="TOC3"/>
        <w:tabs>
          <w:tab w:val="left" w:pos="1200"/>
          <w:tab w:val="right" w:leader="dot" w:pos="8630"/>
        </w:tabs>
        <w:rPr>
          <w:ins w:id="114" w:author="Mihai Budiu" w:date="2016-06-30T18:02:00Z"/>
          <w:rFonts w:asciiTheme="minorHAnsi" w:eastAsiaTheme="minorEastAsia" w:hAnsiTheme="minorHAnsi" w:cstheme="minorBidi"/>
          <w:noProof/>
          <w:sz w:val="22"/>
          <w:szCs w:val="22"/>
        </w:rPr>
      </w:pPr>
      <w:ins w:id="11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8.5.1</w:t>
        </w:r>
        <w:r>
          <w:rPr>
            <w:rFonts w:asciiTheme="minorHAnsi" w:eastAsiaTheme="minorEastAsia" w:hAnsiTheme="minorHAnsi" w:cstheme="minorBidi"/>
            <w:noProof/>
            <w:sz w:val="22"/>
            <w:szCs w:val="22"/>
          </w:rPr>
          <w:tab/>
        </w:r>
        <w:r w:rsidRPr="007D6959">
          <w:rPr>
            <w:rStyle w:val="Hyperlink"/>
            <w:noProof/>
          </w:rPr>
          <w:t>Scopes</w:t>
        </w:r>
        <w:r>
          <w:rPr>
            <w:noProof/>
            <w:webHidden/>
          </w:rPr>
          <w:tab/>
        </w:r>
        <w:r>
          <w:rPr>
            <w:noProof/>
            <w:webHidden/>
          </w:rPr>
          <w:fldChar w:fldCharType="begin"/>
        </w:r>
        <w:r>
          <w:rPr>
            <w:noProof/>
            <w:webHidden/>
          </w:rPr>
          <w:instrText xml:space="preserve"> PAGEREF _Toc455073084 \h </w:instrText>
        </w:r>
        <w:r>
          <w:rPr>
            <w:noProof/>
            <w:webHidden/>
          </w:rPr>
        </w:r>
      </w:ins>
      <w:r>
        <w:rPr>
          <w:noProof/>
          <w:webHidden/>
        </w:rPr>
        <w:fldChar w:fldCharType="separate"/>
      </w:r>
      <w:ins w:id="116" w:author="Mihai Budiu" w:date="2016-06-30T18:02:00Z">
        <w:r>
          <w:rPr>
            <w:noProof/>
            <w:webHidden/>
          </w:rPr>
          <w:t>26</w:t>
        </w:r>
        <w:r>
          <w:rPr>
            <w:noProof/>
            <w:webHidden/>
          </w:rPr>
          <w:fldChar w:fldCharType="end"/>
        </w:r>
        <w:r w:rsidRPr="007D6959">
          <w:rPr>
            <w:rStyle w:val="Hyperlink"/>
            <w:noProof/>
          </w:rPr>
          <w:fldChar w:fldCharType="end"/>
        </w:r>
      </w:ins>
    </w:p>
    <w:p w14:paraId="244DD5C0" w14:textId="649126E7" w:rsidR="00DB42E5" w:rsidRDefault="00DB42E5">
      <w:pPr>
        <w:pStyle w:val="TOC3"/>
        <w:tabs>
          <w:tab w:val="left" w:pos="1200"/>
          <w:tab w:val="right" w:leader="dot" w:pos="8630"/>
        </w:tabs>
        <w:rPr>
          <w:ins w:id="117" w:author="Mihai Budiu" w:date="2016-06-30T18:02:00Z"/>
          <w:rFonts w:asciiTheme="minorHAnsi" w:eastAsiaTheme="minorEastAsia" w:hAnsiTheme="minorHAnsi" w:cstheme="minorBidi"/>
          <w:noProof/>
          <w:sz w:val="22"/>
          <w:szCs w:val="22"/>
        </w:rPr>
      </w:pPr>
      <w:ins w:id="11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8.5.2</w:t>
        </w:r>
        <w:r>
          <w:rPr>
            <w:rFonts w:asciiTheme="minorHAnsi" w:eastAsiaTheme="minorEastAsia" w:hAnsiTheme="minorHAnsi" w:cstheme="minorBidi"/>
            <w:noProof/>
            <w:sz w:val="22"/>
            <w:szCs w:val="22"/>
          </w:rPr>
          <w:tab/>
        </w:r>
        <w:r w:rsidRPr="007D6959">
          <w:rPr>
            <w:rStyle w:val="Hyperlink"/>
            <w:noProof/>
          </w:rPr>
          <w:t>Stateful elements</w:t>
        </w:r>
        <w:r>
          <w:rPr>
            <w:noProof/>
            <w:webHidden/>
          </w:rPr>
          <w:tab/>
        </w:r>
        <w:r>
          <w:rPr>
            <w:noProof/>
            <w:webHidden/>
          </w:rPr>
          <w:fldChar w:fldCharType="begin"/>
        </w:r>
        <w:r>
          <w:rPr>
            <w:noProof/>
            <w:webHidden/>
          </w:rPr>
          <w:instrText xml:space="preserve"> PAGEREF _Toc455073085 \h </w:instrText>
        </w:r>
        <w:r>
          <w:rPr>
            <w:noProof/>
            <w:webHidden/>
          </w:rPr>
        </w:r>
      </w:ins>
      <w:r>
        <w:rPr>
          <w:noProof/>
          <w:webHidden/>
        </w:rPr>
        <w:fldChar w:fldCharType="separate"/>
      </w:r>
      <w:ins w:id="119" w:author="Mihai Budiu" w:date="2016-06-30T18:02:00Z">
        <w:r>
          <w:rPr>
            <w:noProof/>
            <w:webHidden/>
          </w:rPr>
          <w:t>27</w:t>
        </w:r>
        <w:r>
          <w:rPr>
            <w:noProof/>
            <w:webHidden/>
          </w:rPr>
          <w:fldChar w:fldCharType="end"/>
        </w:r>
        <w:r w:rsidRPr="007D6959">
          <w:rPr>
            <w:rStyle w:val="Hyperlink"/>
            <w:noProof/>
          </w:rPr>
          <w:fldChar w:fldCharType="end"/>
        </w:r>
      </w:ins>
    </w:p>
    <w:p w14:paraId="590DF726" w14:textId="6B2DDE0C" w:rsidR="00DB42E5" w:rsidRDefault="00DB42E5">
      <w:pPr>
        <w:pStyle w:val="TOC2"/>
        <w:tabs>
          <w:tab w:val="left" w:pos="960"/>
          <w:tab w:val="right" w:leader="dot" w:pos="8630"/>
        </w:tabs>
        <w:rPr>
          <w:ins w:id="120" w:author="Mihai Budiu" w:date="2016-06-30T18:02:00Z"/>
          <w:rFonts w:asciiTheme="minorHAnsi" w:eastAsiaTheme="minorEastAsia" w:hAnsiTheme="minorHAnsi" w:cstheme="minorBidi"/>
          <w:noProof/>
          <w:sz w:val="22"/>
          <w:szCs w:val="22"/>
        </w:rPr>
      </w:pPr>
      <w:ins w:id="12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8.6</w:t>
        </w:r>
        <w:r>
          <w:rPr>
            <w:rFonts w:asciiTheme="minorHAnsi" w:eastAsiaTheme="minorEastAsia" w:hAnsiTheme="minorHAnsi" w:cstheme="minorBidi"/>
            <w:noProof/>
            <w:sz w:val="22"/>
            <w:szCs w:val="22"/>
          </w:rPr>
          <w:tab/>
        </w:r>
        <w:r w:rsidRPr="007D6959">
          <w:rPr>
            <w:rStyle w:val="Hyperlink"/>
            <w:noProof/>
          </w:rPr>
          <w:t>Calling convention: call by copy in/copy out</w:t>
        </w:r>
        <w:r>
          <w:rPr>
            <w:noProof/>
            <w:webHidden/>
          </w:rPr>
          <w:tab/>
        </w:r>
        <w:r>
          <w:rPr>
            <w:noProof/>
            <w:webHidden/>
          </w:rPr>
          <w:fldChar w:fldCharType="begin"/>
        </w:r>
        <w:r>
          <w:rPr>
            <w:noProof/>
            <w:webHidden/>
          </w:rPr>
          <w:instrText xml:space="preserve"> PAGEREF _Toc455073086 \h </w:instrText>
        </w:r>
        <w:r>
          <w:rPr>
            <w:noProof/>
            <w:webHidden/>
          </w:rPr>
        </w:r>
      </w:ins>
      <w:r>
        <w:rPr>
          <w:noProof/>
          <w:webHidden/>
        </w:rPr>
        <w:fldChar w:fldCharType="separate"/>
      </w:r>
      <w:ins w:id="122" w:author="Mihai Budiu" w:date="2016-06-30T18:02:00Z">
        <w:r>
          <w:rPr>
            <w:noProof/>
            <w:webHidden/>
          </w:rPr>
          <w:t>27</w:t>
        </w:r>
        <w:r>
          <w:rPr>
            <w:noProof/>
            <w:webHidden/>
          </w:rPr>
          <w:fldChar w:fldCharType="end"/>
        </w:r>
        <w:r w:rsidRPr="007D6959">
          <w:rPr>
            <w:rStyle w:val="Hyperlink"/>
            <w:noProof/>
          </w:rPr>
          <w:fldChar w:fldCharType="end"/>
        </w:r>
      </w:ins>
    </w:p>
    <w:p w14:paraId="07CF42D3" w14:textId="11E74A92" w:rsidR="00DB42E5" w:rsidRDefault="00DB42E5">
      <w:pPr>
        <w:pStyle w:val="TOC2"/>
        <w:tabs>
          <w:tab w:val="left" w:pos="960"/>
          <w:tab w:val="right" w:leader="dot" w:pos="8630"/>
        </w:tabs>
        <w:rPr>
          <w:ins w:id="123" w:author="Mihai Budiu" w:date="2016-06-30T18:02:00Z"/>
          <w:rFonts w:asciiTheme="minorHAnsi" w:eastAsiaTheme="minorEastAsia" w:hAnsiTheme="minorHAnsi" w:cstheme="minorBidi"/>
          <w:noProof/>
          <w:sz w:val="22"/>
          <w:szCs w:val="22"/>
        </w:rPr>
      </w:pPr>
      <w:ins w:id="12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8.7</w:t>
        </w:r>
        <w:r>
          <w:rPr>
            <w:rFonts w:asciiTheme="minorHAnsi" w:eastAsiaTheme="minorEastAsia" w:hAnsiTheme="minorHAnsi" w:cstheme="minorBidi"/>
            <w:noProof/>
            <w:sz w:val="22"/>
            <w:szCs w:val="22"/>
          </w:rPr>
          <w:tab/>
        </w:r>
        <w:r w:rsidRPr="007D6959">
          <w:rPr>
            <w:rStyle w:val="Hyperlink"/>
            <w:noProof/>
          </w:rPr>
          <w:t>Paths</w:t>
        </w:r>
        <w:r>
          <w:rPr>
            <w:noProof/>
            <w:webHidden/>
          </w:rPr>
          <w:tab/>
        </w:r>
        <w:r>
          <w:rPr>
            <w:noProof/>
            <w:webHidden/>
          </w:rPr>
          <w:fldChar w:fldCharType="begin"/>
        </w:r>
        <w:r>
          <w:rPr>
            <w:noProof/>
            <w:webHidden/>
          </w:rPr>
          <w:instrText xml:space="preserve"> PAGEREF _Toc455073087 \h </w:instrText>
        </w:r>
        <w:r>
          <w:rPr>
            <w:noProof/>
            <w:webHidden/>
          </w:rPr>
        </w:r>
      </w:ins>
      <w:r>
        <w:rPr>
          <w:noProof/>
          <w:webHidden/>
        </w:rPr>
        <w:fldChar w:fldCharType="separate"/>
      </w:r>
      <w:ins w:id="125" w:author="Mihai Budiu" w:date="2016-06-30T18:02:00Z">
        <w:r>
          <w:rPr>
            <w:noProof/>
            <w:webHidden/>
          </w:rPr>
          <w:t>28</w:t>
        </w:r>
        <w:r>
          <w:rPr>
            <w:noProof/>
            <w:webHidden/>
          </w:rPr>
          <w:fldChar w:fldCharType="end"/>
        </w:r>
        <w:r w:rsidRPr="007D6959">
          <w:rPr>
            <w:rStyle w:val="Hyperlink"/>
            <w:noProof/>
          </w:rPr>
          <w:fldChar w:fldCharType="end"/>
        </w:r>
      </w:ins>
    </w:p>
    <w:p w14:paraId="35436036" w14:textId="72768717" w:rsidR="00DB42E5" w:rsidRDefault="00DB42E5">
      <w:pPr>
        <w:pStyle w:val="TOC3"/>
        <w:tabs>
          <w:tab w:val="left" w:pos="1200"/>
          <w:tab w:val="right" w:leader="dot" w:pos="8630"/>
        </w:tabs>
        <w:rPr>
          <w:ins w:id="126" w:author="Mihai Budiu" w:date="2016-06-30T18:02:00Z"/>
          <w:rFonts w:asciiTheme="minorHAnsi" w:eastAsiaTheme="minorEastAsia" w:hAnsiTheme="minorHAnsi" w:cstheme="minorBidi"/>
          <w:noProof/>
          <w:sz w:val="22"/>
          <w:szCs w:val="22"/>
        </w:rPr>
      </w:pPr>
      <w:ins w:id="12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8.7.1</w:t>
        </w:r>
        <w:r>
          <w:rPr>
            <w:rFonts w:asciiTheme="minorHAnsi" w:eastAsiaTheme="minorEastAsia" w:hAnsiTheme="minorHAnsi" w:cstheme="minorBidi"/>
            <w:noProof/>
            <w:sz w:val="22"/>
            <w:szCs w:val="22"/>
          </w:rPr>
          <w:tab/>
        </w:r>
        <w:r w:rsidRPr="007D6959">
          <w:rPr>
            <w:rStyle w:val="Hyperlink"/>
            <w:noProof/>
          </w:rPr>
          <w:t>Name resolution rules</w:t>
        </w:r>
        <w:r>
          <w:rPr>
            <w:noProof/>
            <w:webHidden/>
          </w:rPr>
          <w:tab/>
        </w:r>
        <w:r>
          <w:rPr>
            <w:noProof/>
            <w:webHidden/>
          </w:rPr>
          <w:fldChar w:fldCharType="begin"/>
        </w:r>
        <w:r>
          <w:rPr>
            <w:noProof/>
            <w:webHidden/>
          </w:rPr>
          <w:instrText xml:space="preserve"> PAGEREF _Toc455073088 \h </w:instrText>
        </w:r>
        <w:r>
          <w:rPr>
            <w:noProof/>
            <w:webHidden/>
          </w:rPr>
        </w:r>
      </w:ins>
      <w:r>
        <w:rPr>
          <w:noProof/>
          <w:webHidden/>
        </w:rPr>
        <w:fldChar w:fldCharType="separate"/>
      </w:r>
      <w:ins w:id="128" w:author="Mihai Budiu" w:date="2016-06-30T18:02:00Z">
        <w:r>
          <w:rPr>
            <w:noProof/>
            <w:webHidden/>
          </w:rPr>
          <w:t>29</w:t>
        </w:r>
        <w:r>
          <w:rPr>
            <w:noProof/>
            <w:webHidden/>
          </w:rPr>
          <w:fldChar w:fldCharType="end"/>
        </w:r>
        <w:r w:rsidRPr="007D6959">
          <w:rPr>
            <w:rStyle w:val="Hyperlink"/>
            <w:noProof/>
          </w:rPr>
          <w:fldChar w:fldCharType="end"/>
        </w:r>
      </w:ins>
    </w:p>
    <w:p w14:paraId="74CEBCFF" w14:textId="6CF507FE" w:rsidR="00DB42E5" w:rsidRDefault="00DB42E5">
      <w:pPr>
        <w:pStyle w:val="TOC3"/>
        <w:tabs>
          <w:tab w:val="left" w:pos="1200"/>
          <w:tab w:val="right" w:leader="dot" w:pos="8630"/>
        </w:tabs>
        <w:rPr>
          <w:ins w:id="129" w:author="Mihai Budiu" w:date="2016-06-30T18:02:00Z"/>
          <w:rFonts w:asciiTheme="minorHAnsi" w:eastAsiaTheme="minorEastAsia" w:hAnsiTheme="minorHAnsi" w:cstheme="minorBidi"/>
          <w:noProof/>
          <w:sz w:val="22"/>
          <w:szCs w:val="22"/>
        </w:rPr>
      </w:pPr>
      <w:ins w:id="13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"_Toc455073089"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8.7.2</w:t>
        </w:r>
        <w:r>
          <w:rPr>
            <w:rFonts w:asciiTheme="minorHAnsi" w:eastAsiaTheme="minorEastAsia" w:hAnsiTheme="minorHAnsi" w:cstheme="minorBidi"/>
            <w:noProof/>
            <w:sz w:val="22"/>
            <w:szCs w:val="22"/>
          </w:rPr>
          <w:tab/>
        </w:r>
        <w:r w:rsidRPr="007D6959">
          <w:rPr>
            <w:rStyle w:val="Hyperlink"/>
            <w:noProof/>
          </w:rPr>
          <w:t>Visibility</w:t>
        </w:r>
        <w:r>
          <w:rPr>
            <w:noProof/>
            <w:webHidden/>
          </w:rPr>
          <w:tab/>
        </w:r>
        <w:r>
          <w:rPr>
            <w:noProof/>
            <w:webHidden/>
          </w:rPr>
          <w:fldChar w:fldCharType="begin"/>
        </w:r>
        <w:r>
          <w:rPr>
            <w:noProof/>
            <w:webHidden/>
          </w:rPr>
          <w:instrText xml:space="preserve"> PAGEREF _Toc455073089 \h </w:instrText>
        </w:r>
        <w:r>
          <w:rPr>
            <w:noProof/>
            <w:webHidden/>
          </w:rPr>
        </w:r>
      </w:ins>
      <w:r>
        <w:rPr>
          <w:noProof/>
          <w:webHidden/>
        </w:rPr>
        <w:fldChar w:fldCharType="separate"/>
      </w:r>
      <w:ins w:id="131" w:author="Mihai Budiu" w:date="2016-06-30T18:02:00Z">
        <w:r>
          <w:rPr>
            <w:noProof/>
            <w:webHidden/>
          </w:rPr>
          <w:t>29</w:t>
        </w:r>
        <w:r>
          <w:rPr>
            <w:noProof/>
            <w:webHidden/>
          </w:rPr>
          <w:fldChar w:fldCharType="end"/>
        </w:r>
        <w:r w:rsidRPr="007D6959">
          <w:rPr>
            <w:rStyle w:val="Hyperlink"/>
            <w:noProof/>
          </w:rPr>
          <w:fldChar w:fldCharType="end"/>
        </w:r>
      </w:ins>
    </w:p>
    <w:p w14:paraId="3A358A7B" w14:textId="73947663" w:rsidR="00DB42E5" w:rsidRDefault="00DB42E5">
      <w:pPr>
        <w:pStyle w:val="TOC1"/>
        <w:rPr>
          <w:ins w:id="132" w:author="Mihai Budiu" w:date="2016-06-30T18:02:00Z"/>
          <w:rFonts w:asciiTheme="minorHAnsi" w:eastAsiaTheme="minorEastAsia" w:hAnsiTheme="minorHAnsi" w:cstheme="minorBidi"/>
          <w:noProof/>
          <w:sz w:val="22"/>
          <w:szCs w:val="22"/>
        </w:rPr>
      </w:pPr>
      <w:ins w:id="13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w:t>
        </w:r>
        <w:r>
          <w:rPr>
            <w:rFonts w:asciiTheme="minorHAnsi" w:eastAsiaTheme="minorEastAsia" w:hAnsiTheme="minorHAnsi" w:cstheme="minorBidi"/>
            <w:noProof/>
            <w:sz w:val="22"/>
            <w:szCs w:val="22"/>
          </w:rPr>
          <w:tab/>
        </w:r>
        <w:r w:rsidRPr="007D6959">
          <w:rPr>
            <w:rStyle w:val="Hyperlink"/>
            <w:noProof/>
          </w:rPr>
          <w:t>P4 data types</w:t>
        </w:r>
        <w:r>
          <w:rPr>
            <w:noProof/>
            <w:webHidden/>
          </w:rPr>
          <w:tab/>
        </w:r>
        <w:r>
          <w:rPr>
            <w:noProof/>
            <w:webHidden/>
          </w:rPr>
          <w:fldChar w:fldCharType="begin"/>
        </w:r>
        <w:r>
          <w:rPr>
            <w:noProof/>
            <w:webHidden/>
          </w:rPr>
          <w:instrText xml:space="preserve"> PAGEREF _Toc455073090 \h </w:instrText>
        </w:r>
        <w:r>
          <w:rPr>
            <w:noProof/>
            <w:webHidden/>
          </w:rPr>
        </w:r>
      </w:ins>
      <w:r>
        <w:rPr>
          <w:noProof/>
          <w:webHidden/>
        </w:rPr>
        <w:fldChar w:fldCharType="separate"/>
      </w:r>
      <w:ins w:id="134" w:author="Mihai Budiu" w:date="2016-06-30T18:02:00Z">
        <w:r>
          <w:rPr>
            <w:noProof/>
            <w:webHidden/>
          </w:rPr>
          <w:t>29</w:t>
        </w:r>
        <w:r>
          <w:rPr>
            <w:noProof/>
            <w:webHidden/>
          </w:rPr>
          <w:fldChar w:fldCharType="end"/>
        </w:r>
        <w:r w:rsidRPr="007D6959">
          <w:rPr>
            <w:rStyle w:val="Hyperlink"/>
            <w:noProof/>
          </w:rPr>
          <w:fldChar w:fldCharType="end"/>
        </w:r>
      </w:ins>
    </w:p>
    <w:p w14:paraId="330E76AA" w14:textId="335F3ADB" w:rsidR="00DB42E5" w:rsidRDefault="00DB42E5">
      <w:pPr>
        <w:pStyle w:val="TOC2"/>
        <w:tabs>
          <w:tab w:val="left" w:pos="960"/>
          <w:tab w:val="right" w:leader="dot" w:pos="8630"/>
        </w:tabs>
        <w:rPr>
          <w:ins w:id="135" w:author="Mihai Budiu" w:date="2016-06-30T18:02:00Z"/>
          <w:rFonts w:asciiTheme="minorHAnsi" w:eastAsiaTheme="minorEastAsia" w:hAnsiTheme="minorHAnsi" w:cstheme="minorBidi"/>
          <w:noProof/>
          <w:sz w:val="22"/>
          <w:szCs w:val="22"/>
        </w:rPr>
      </w:pPr>
      <w:ins w:id="13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w:t>
        </w:r>
        <w:r>
          <w:rPr>
            <w:rFonts w:asciiTheme="minorHAnsi" w:eastAsiaTheme="minorEastAsia" w:hAnsiTheme="minorHAnsi" w:cstheme="minorBidi"/>
            <w:noProof/>
            <w:sz w:val="22"/>
            <w:szCs w:val="22"/>
          </w:rPr>
          <w:tab/>
        </w:r>
        <w:r w:rsidRPr="007D6959">
          <w:rPr>
            <w:rStyle w:val="Hyperlink"/>
            <w:noProof/>
          </w:rPr>
          <w:t>Base types</w:t>
        </w:r>
        <w:r>
          <w:rPr>
            <w:noProof/>
            <w:webHidden/>
          </w:rPr>
          <w:tab/>
        </w:r>
        <w:r>
          <w:rPr>
            <w:noProof/>
            <w:webHidden/>
          </w:rPr>
          <w:fldChar w:fldCharType="begin"/>
        </w:r>
        <w:r>
          <w:rPr>
            <w:noProof/>
            <w:webHidden/>
          </w:rPr>
          <w:instrText xml:space="preserve"> PAGEREF _Toc455073091 \h </w:instrText>
        </w:r>
        <w:r>
          <w:rPr>
            <w:noProof/>
            <w:webHidden/>
          </w:rPr>
        </w:r>
      </w:ins>
      <w:r>
        <w:rPr>
          <w:noProof/>
          <w:webHidden/>
        </w:rPr>
        <w:fldChar w:fldCharType="separate"/>
      </w:r>
      <w:ins w:id="137" w:author="Mihai Budiu" w:date="2016-06-30T18:02:00Z">
        <w:r>
          <w:rPr>
            <w:noProof/>
            <w:webHidden/>
          </w:rPr>
          <w:t>30</w:t>
        </w:r>
        <w:r>
          <w:rPr>
            <w:noProof/>
            <w:webHidden/>
          </w:rPr>
          <w:fldChar w:fldCharType="end"/>
        </w:r>
        <w:r w:rsidRPr="007D6959">
          <w:rPr>
            <w:rStyle w:val="Hyperlink"/>
            <w:noProof/>
          </w:rPr>
          <w:fldChar w:fldCharType="end"/>
        </w:r>
      </w:ins>
    </w:p>
    <w:p w14:paraId="4CEB1366" w14:textId="201AF3C0" w:rsidR="00DB42E5" w:rsidRDefault="00DB42E5">
      <w:pPr>
        <w:pStyle w:val="TOC3"/>
        <w:tabs>
          <w:tab w:val="left" w:pos="1200"/>
          <w:tab w:val="right" w:leader="dot" w:pos="8630"/>
        </w:tabs>
        <w:rPr>
          <w:ins w:id="138" w:author="Mihai Budiu" w:date="2016-06-30T18:02:00Z"/>
          <w:rFonts w:asciiTheme="minorHAnsi" w:eastAsiaTheme="minorEastAsia" w:hAnsiTheme="minorHAnsi" w:cstheme="minorBidi"/>
          <w:noProof/>
          <w:sz w:val="22"/>
          <w:szCs w:val="22"/>
        </w:rPr>
      </w:pPr>
      <w:ins w:id="13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9.1.1</w:t>
        </w:r>
        <w:r>
          <w:rPr>
            <w:rFonts w:asciiTheme="minorHAnsi" w:eastAsiaTheme="minorEastAsia" w:hAnsiTheme="minorHAnsi" w:cstheme="minorBidi"/>
            <w:noProof/>
            <w:sz w:val="22"/>
            <w:szCs w:val="22"/>
          </w:rPr>
          <w:tab/>
        </w:r>
        <w:r w:rsidRPr="007D6959">
          <w:rPr>
            <w:rStyle w:val="Hyperlink"/>
            <w:noProof/>
          </w:rPr>
          <w:t>The void type</w:t>
        </w:r>
        <w:r>
          <w:rPr>
            <w:noProof/>
            <w:webHidden/>
          </w:rPr>
          <w:tab/>
        </w:r>
        <w:r>
          <w:rPr>
            <w:noProof/>
            <w:webHidden/>
          </w:rPr>
          <w:fldChar w:fldCharType="begin"/>
        </w:r>
        <w:r>
          <w:rPr>
            <w:noProof/>
            <w:webHidden/>
          </w:rPr>
          <w:instrText xml:space="preserve"> PAGEREF _Toc455073092 \h </w:instrText>
        </w:r>
        <w:r>
          <w:rPr>
            <w:noProof/>
            <w:webHidden/>
          </w:rPr>
        </w:r>
      </w:ins>
      <w:r>
        <w:rPr>
          <w:noProof/>
          <w:webHidden/>
        </w:rPr>
        <w:fldChar w:fldCharType="separate"/>
      </w:r>
      <w:ins w:id="140" w:author="Mihai Budiu" w:date="2016-06-30T18:02:00Z">
        <w:r>
          <w:rPr>
            <w:noProof/>
            <w:webHidden/>
          </w:rPr>
          <w:t>30</w:t>
        </w:r>
        <w:r>
          <w:rPr>
            <w:noProof/>
            <w:webHidden/>
          </w:rPr>
          <w:fldChar w:fldCharType="end"/>
        </w:r>
        <w:r w:rsidRPr="007D6959">
          <w:rPr>
            <w:rStyle w:val="Hyperlink"/>
            <w:noProof/>
          </w:rPr>
          <w:fldChar w:fldCharType="end"/>
        </w:r>
      </w:ins>
    </w:p>
    <w:p w14:paraId="7154205F" w14:textId="2109F2C3" w:rsidR="00DB42E5" w:rsidRDefault="00DB42E5">
      <w:pPr>
        <w:pStyle w:val="TOC3"/>
        <w:tabs>
          <w:tab w:val="left" w:pos="1200"/>
          <w:tab w:val="right" w:leader="dot" w:pos="8630"/>
        </w:tabs>
        <w:rPr>
          <w:ins w:id="141" w:author="Mihai Budiu" w:date="2016-06-30T18:02:00Z"/>
          <w:rFonts w:asciiTheme="minorHAnsi" w:eastAsiaTheme="minorEastAsia" w:hAnsiTheme="minorHAnsi" w:cstheme="minorBidi"/>
          <w:noProof/>
          <w:sz w:val="22"/>
          <w:szCs w:val="22"/>
        </w:rPr>
      </w:pPr>
      <w:ins w:id="14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9.1.2</w:t>
        </w:r>
        <w:r>
          <w:rPr>
            <w:rFonts w:asciiTheme="minorHAnsi" w:eastAsiaTheme="minorEastAsia" w:hAnsiTheme="minorHAnsi" w:cstheme="minorBidi"/>
            <w:noProof/>
            <w:sz w:val="22"/>
            <w:szCs w:val="22"/>
          </w:rPr>
          <w:tab/>
        </w:r>
        <w:r w:rsidRPr="007D6959">
          <w:rPr>
            <w:rStyle w:val="Hyperlink"/>
            <w:noProof/>
          </w:rPr>
          <w:t>The error type</w:t>
        </w:r>
        <w:r>
          <w:rPr>
            <w:noProof/>
            <w:webHidden/>
          </w:rPr>
          <w:tab/>
        </w:r>
        <w:r>
          <w:rPr>
            <w:noProof/>
            <w:webHidden/>
          </w:rPr>
          <w:fldChar w:fldCharType="begin"/>
        </w:r>
        <w:r>
          <w:rPr>
            <w:noProof/>
            <w:webHidden/>
          </w:rPr>
          <w:instrText xml:space="preserve"> PAGEREF _Toc455073093 \h </w:instrText>
        </w:r>
        <w:r>
          <w:rPr>
            <w:noProof/>
            <w:webHidden/>
          </w:rPr>
        </w:r>
      </w:ins>
      <w:r>
        <w:rPr>
          <w:noProof/>
          <w:webHidden/>
        </w:rPr>
        <w:fldChar w:fldCharType="separate"/>
      </w:r>
      <w:ins w:id="143" w:author="Mihai Budiu" w:date="2016-06-30T18:02:00Z">
        <w:r>
          <w:rPr>
            <w:noProof/>
            <w:webHidden/>
          </w:rPr>
          <w:t>30</w:t>
        </w:r>
        <w:r>
          <w:rPr>
            <w:noProof/>
            <w:webHidden/>
          </w:rPr>
          <w:fldChar w:fldCharType="end"/>
        </w:r>
        <w:r w:rsidRPr="007D6959">
          <w:rPr>
            <w:rStyle w:val="Hyperlink"/>
            <w:noProof/>
          </w:rPr>
          <w:fldChar w:fldCharType="end"/>
        </w:r>
      </w:ins>
    </w:p>
    <w:p w14:paraId="436AC111" w14:textId="60331B63" w:rsidR="00DB42E5" w:rsidRDefault="00DB42E5">
      <w:pPr>
        <w:pStyle w:val="TOC3"/>
        <w:tabs>
          <w:tab w:val="left" w:pos="1200"/>
          <w:tab w:val="right" w:leader="dot" w:pos="8630"/>
        </w:tabs>
        <w:rPr>
          <w:ins w:id="144" w:author="Mihai Budiu" w:date="2016-06-30T18:02:00Z"/>
          <w:rFonts w:asciiTheme="minorHAnsi" w:eastAsiaTheme="minorEastAsia" w:hAnsiTheme="minorHAnsi" w:cstheme="minorBidi"/>
          <w:noProof/>
          <w:sz w:val="22"/>
          <w:szCs w:val="22"/>
        </w:rPr>
      </w:pPr>
      <w:ins w:id="14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9.1.3</w:t>
        </w:r>
        <w:r>
          <w:rPr>
            <w:rFonts w:asciiTheme="minorHAnsi" w:eastAsiaTheme="minorEastAsia" w:hAnsiTheme="minorHAnsi" w:cstheme="minorBidi"/>
            <w:noProof/>
            <w:sz w:val="22"/>
            <w:szCs w:val="22"/>
          </w:rPr>
          <w:tab/>
        </w:r>
        <w:r w:rsidRPr="007D6959">
          <w:rPr>
            <w:rStyle w:val="Hyperlink"/>
            <w:noProof/>
          </w:rPr>
          <w:t>The match_kind type</w:t>
        </w:r>
        <w:r>
          <w:rPr>
            <w:noProof/>
            <w:webHidden/>
          </w:rPr>
          <w:tab/>
        </w:r>
        <w:r>
          <w:rPr>
            <w:noProof/>
            <w:webHidden/>
          </w:rPr>
          <w:fldChar w:fldCharType="begin"/>
        </w:r>
        <w:r>
          <w:rPr>
            <w:noProof/>
            <w:webHidden/>
          </w:rPr>
          <w:instrText xml:space="preserve"> PAGEREF _Toc455073094 \h </w:instrText>
        </w:r>
        <w:r>
          <w:rPr>
            <w:noProof/>
            <w:webHidden/>
          </w:rPr>
        </w:r>
      </w:ins>
      <w:r>
        <w:rPr>
          <w:noProof/>
          <w:webHidden/>
        </w:rPr>
        <w:fldChar w:fldCharType="separate"/>
      </w:r>
      <w:ins w:id="146" w:author="Mihai Budiu" w:date="2016-06-30T18:02:00Z">
        <w:r>
          <w:rPr>
            <w:noProof/>
            <w:webHidden/>
          </w:rPr>
          <w:t>30</w:t>
        </w:r>
        <w:r>
          <w:rPr>
            <w:noProof/>
            <w:webHidden/>
          </w:rPr>
          <w:fldChar w:fldCharType="end"/>
        </w:r>
        <w:r w:rsidRPr="007D6959">
          <w:rPr>
            <w:rStyle w:val="Hyperlink"/>
            <w:noProof/>
          </w:rPr>
          <w:fldChar w:fldCharType="end"/>
        </w:r>
      </w:ins>
    </w:p>
    <w:p w14:paraId="717D7A05" w14:textId="518063A1" w:rsidR="00DB42E5" w:rsidRDefault="00DB42E5">
      <w:pPr>
        <w:pStyle w:val="TOC3"/>
        <w:tabs>
          <w:tab w:val="left" w:pos="1200"/>
          <w:tab w:val="right" w:leader="dot" w:pos="8630"/>
        </w:tabs>
        <w:rPr>
          <w:ins w:id="147" w:author="Mihai Budiu" w:date="2016-06-30T18:02:00Z"/>
          <w:rFonts w:asciiTheme="minorHAnsi" w:eastAsiaTheme="minorEastAsia" w:hAnsiTheme="minorHAnsi" w:cstheme="minorBidi"/>
          <w:noProof/>
          <w:sz w:val="22"/>
          <w:szCs w:val="22"/>
        </w:rPr>
      </w:pPr>
      <w:ins w:id="14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9.1.4</w:t>
        </w:r>
        <w:r>
          <w:rPr>
            <w:rFonts w:asciiTheme="minorHAnsi" w:eastAsiaTheme="minorEastAsia" w:hAnsiTheme="minorHAnsi" w:cstheme="minorBidi"/>
            <w:noProof/>
            <w:sz w:val="22"/>
            <w:szCs w:val="22"/>
          </w:rPr>
          <w:tab/>
        </w:r>
        <w:r w:rsidRPr="007D6959">
          <w:rPr>
            <w:rStyle w:val="Hyperlink"/>
            <w:noProof/>
          </w:rPr>
          <w:t>Boolean</w:t>
        </w:r>
        <w:r>
          <w:rPr>
            <w:noProof/>
            <w:webHidden/>
          </w:rPr>
          <w:tab/>
        </w:r>
        <w:r>
          <w:rPr>
            <w:noProof/>
            <w:webHidden/>
          </w:rPr>
          <w:fldChar w:fldCharType="begin"/>
        </w:r>
        <w:r>
          <w:rPr>
            <w:noProof/>
            <w:webHidden/>
          </w:rPr>
          <w:instrText xml:space="preserve"> PAGEREF _Toc455073095 \h </w:instrText>
        </w:r>
        <w:r>
          <w:rPr>
            <w:noProof/>
            <w:webHidden/>
          </w:rPr>
        </w:r>
      </w:ins>
      <w:r>
        <w:rPr>
          <w:noProof/>
          <w:webHidden/>
        </w:rPr>
        <w:fldChar w:fldCharType="separate"/>
      </w:r>
      <w:ins w:id="149" w:author="Mihai Budiu" w:date="2016-06-30T18:02:00Z">
        <w:r>
          <w:rPr>
            <w:noProof/>
            <w:webHidden/>
          </w:rPr>
          <w:t>31</w:t>
        </w:r>
        <w:r>
          <w:rPr>
            <w:noProof/>
            <w:webHidden/>
          </w:rPr>
          <w:fldChar w:fldCharType="end"/>
        </w:r>
        <w:r w:rsidRPr="007D6959">
          <w:rPr>
            <w:rStyle w:val="Hyperlink"/>
            <w:noProof/>
          </w:rPr>
          <w:fldChar w:fldCharType="end"/>
        </w:r>
      </w:ins>
    </w:p>
    <w:p w14:paraId="75BF11A4" w14:textId="2E638EB2" w:rsidR="00DB42E5" w:rsidRDefault="00DB42E5">
      <w:pPr>
        <w:pStyle w:val="TOC3"/>
        <w:tabs>
          <w:tab w:val="left" w:pos="1200"/>
          <w:tab w:val="right" w:leader="dot" w:pos="8630"/>
        </w:tabs>
        <w:rPr>
          <w:ins w:id="150" w:author="Mihai Budiu" w:date="2016-06-30T18:02:00Z"/>
          <w:rFonts w:asciiTheme="minorHAnsi" w:eastAsiaTheme="minorEastAsia" w:hAnsiTheme="minorHAnsi" w:cstheme="minorBidi"/>
          <w:noProof/>
          <w:sz w:val="22"/>
          <w:szCs w:val="22"/>
        </w:rPr>
      </w:pPr>
      <w:ins w:id="15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9.1.5</w:t>
        </w:r>
        <w:r>
          <w:rPr>
            <w:rFonts w:asciiTheme="minorHAnsi" w:eastAsiaTheme="minorEastAsia" w:hAnsiTheme="minorHAnsi" w:cstheme="minorBidi"/>
            <w:noProof/>
            <w:sz w:val="22"/>
            <w:szCs w:val="22"/>
          </w:rPr>
          <w:tab/>
        </w:r>
        <w:r w:rsidRPr="007D6959">
          <w:rPr>
            <w:rStyle w:val="Hyperlink"/>
            <w:noProof/>
          </w:rPr>
          <w:t>Strings</w:t>
        </w:r>
        <w:r>
          <w:rPr>
            <w:noProof/>
            <w:webHidden/>
          </w:rPr>
          <w:tab/>
        </w:r>
        <w:r>
          <w:rPr>
            <w:noProof/>
            <w:webHidden/>
          </w:rPr>
          <w:fldChar w:fldCharType="begin"/>
        </w:r>
        <w:r>
          <w:rPr>
            <w:noProof/>
            <w:webHidden/>
          </w:rPr>
          <w:instrText xml:space="preserve"> PAGEREF _Toc455073096 \h </w:instrText>
        </w:r>
        <w:r>
          <w:rPr>
            <w:noProof/>
            <w:webHidden/>
          </w:rPr>
        </w:r>
      </w:ins>
      <w:r>
        <w:rPr>
          <w:noProof/>
          <w:webHidden/>
        </w:rPr>
        <w:fldChar w:fldCharType="separate"/>
      </w:r>
      <w:ins w:id="152" w:author="Mihai Budiu" w:date="2016-06-30T18:02:00Z">
        <w:r>
          <w:rPr>
            <w:noProof/>
            <w:webHidden/>
          </w:rPr>
          <w:t>31</w:t>
        </w:r>
        <w:r>
          <w:rPr>
            <w:noProof/>
            <w:webHidden/>
          </w:rPr>
          <w:fldChar w:fldCharType="end"/>
        </w:r>
        <w:r w:rsidRPr="007D6959">
          <w:rPr>
            <w:rStyle w:val="Hyperlink"/>
            <w:noProof/>
          </w:rPr>
          <w:fldChar w:fldCharType="end"/>
        </w:r>
      </w:ins>
    </w:p>
    <w:p w14:paraId="3E14BC49" w14:textId="6297D043" w:rsidR="00DB42E5" w:rsidRDefault="00DB42E5">
      <w:pPr>
        <w:pStyle w:val="TOC3"/>
        <w:tabs>
          <w:tab w:val="left" w:pos="1200"/>
          <w:tab w:val="right" w:leader="dot" w:pos="8630"/>
        </w:tabs>
        <w:rPr>
          <w:ins w:id="153" w:author="Mihai Budiu" w:date="2016-06-30T18:02:00Z"/>
          <w:rFonts w:asciiTheme="minorHAnsi" w:eastAsiaTheme="minorEastAsia" w:hAnsiTheme="minorHAnsi" w:cstheme="minorBidi"/>
          <w:noProof/>
          <w:sz w:val="22"/>
          <w:szCs w:val="22"/>
        </w:rPr>
      </w:pPr>
      <w:ins w:id="15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9.1.6</w:t>
        </w:r>
        <w:r>
          <w:rPr>
            <w:rFonts w:asciiTheme="minorHAnsi" w:eastAsiaTheme="minorEastAsia" w:hAnsiTheme="minorHAnsi" w:cstheme="minorBidi"/>
            <w:noProof/>
            <w:sz w:val="22"/>
            <w:szCs w:val="22"/>
          </w:rPr>
          <w:tab/>
        </w:r>
        <w:r w:rsidRPr="007D6959">
          <w:rPr>
            <w:rStyle w:val="Hyperlink"/>
            <w:noProof/>
          </w:rPr>
          <w:t>Integers (signed and unsigned)</w:t>
        </w:r>
        <w:r>
          <w:rPr>
            <w:noProof/>
            <w:webHidden/>
          </w:rPr>
          <w:tab/>
        </w:r>
        <w:r>
          <w:rPr>
            <w:noProof/>
            <w:webHidden/>
          </w:rPr>
          <w:fldChar w:fldCharType="begin"/>
        </w:r>
        <w:r>
          <w:rPr>
            <w:noProof/>
            <w:webHidden/>
          </w:rPr>
          <w:instrText xml:space="preserve"> PAGEREF _Toc455073097 \h </w:instrText>
        </w:r>
        <w:r>
          <w:rPr>
            <w:noProof/>
            <w:webHidden/>
          </w:rPr>
        </w:r>
      </w:ins>
      <w:r>
        <w:rPr>
          <w:noProof/>
          <w:webHidden/>
        </w:rPr>
        <w:fldChar w:fldCharType="separate"/>
      </w:r>
      <w:ins w:id="155" w:author="Mihai Budiu" w:date="2016-06-30T18:02:00Z">
        <w:r>
          <w:rPr>
            <w:noProof/>
            <w:webHidden/>
          </w:rPr>
          <w:t>31</w:t>
        </w:r>
        <w:r>
          <w:rPr>
            <w:noProof/>
            <w:webHidden/>
          </w:rPr>
          <w:fldChar w:fldCharType="end"/>
        </w:r>
        <w:r w:rsidRPr="007D6959">
          <w:rPr>
            <w:rStyle w:val="Hyperlink"/>
            <w:noProof/>
          </w:rPr>
          <w:fldChar w:fldCharType="end"/>
        </w:r>
      </w:ins>
    </w:p>
    <w:p w14:paraId="3C88122A" w14:textId="2F2A11AF" w:rsidR="00DB42E5" w:rsidRDefault="00DB42E5">
      <w:pPr>
        <w:pStyle w:val="TOC2"/>
        <w:tabs>
          <w:tab w:val="left" w:pos="960"/>
          <w:tab w:val="right" w:leader="dot" w:pos="8630"/>
        </w:tabs>
        <w:rPr>
          <w:ins w:id="156" w:author="Mihai Budiu" w:date="2016-06-30T18:02:00Z"/>
          <w:rFonts w:asciiTheme="minorHAnsi" w:eastAsiaTheme="minorEastAsia" w:hAnsiTheme="minorHAnsi" w:cstheme="minorBidi"/>
          <w:noProof/>
          <w:sz w:val="22"/>
          <w:szCs w:val="22"/>
        </w:rPr>
      </w:pPr>
      <w:ins w:id="15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w:t>
        </w:r>
        <w:r>
          <w:rPr>
            <w:rFonts w:asciiTheme="minorHAnsi" w:eastAsiaTheme="minorEastAsia" w:hAnsiTheme="minorHAnsi" w:cstheme="minorBidi"/>
            <w:noProof/>
            <w:sz w:val="22"/>
            <w:szCs w:val="22"/>
          </w:rPr>
          <w:tab/>
        </w:r>
        <w:r w:rsidRPr="007D6959">
          <w:rPr>
            <w:rStyle w:val="Hyperlink"/>
            <w:noProof/>
          </w:rPr>
          <w:t>Derived types</w:t>
        </w:r>
        <w:r>
          <w:rPr>
            <w:noProof/>
            <w:webHidden/>
          </w:rPr>
          <w:tab/>
        </w:r>
        <w:r>
          <w:rPr>
            <w:noProof/>
            <w:webHidden/>
          </w:rPr>
          <w:fldChar w:fldCharType="begin"/>
        </w:r>
        <w:r>
          <w:rPr>
            <w:noProof/>
            <w:webHidden/>
          </w:rPr>
          <w:instrText xml:space="preserve"> PAGEREF _Toc455073098 \h </w:instrText>
        </w:r>
        <w:r>
          <w:rPr>
            <w:noProof/>
            <w:webHidden/>
          </w:rPr>
        </w:r>
      </w:ins>
      <w:r>
        <w:rPr>
          <w:noProof/>
          <w:webHidden/>
        </w:rPr>
        <w:fldChar w:fldCharType="separate"/>
      </w:r>
      <w:ins w:id="158" w:author="Mihai Budiu" w:date="2016-06-30T18:02:00Z">
        <w:r>
          <w:rPr>
            <w:noProof/>
            <w:webHidden/>
          </w:rPr>
          <w:t>33</w:t>
        </w:r>
        <w:r>
          <w:rPr>
            <w:noProof/>
            <w:webHidden/>
          </w:rPr>
          <w:fldChar w:fldCharType="end"/>
        </w:r>
        <w:r w:rsidRPr="007D6959">
          <w:rPr>
            <w:rStyle w:val="Hyperlink"/>
            <w:noProof/>
          </w:rPr>
          <w:fldChar w:fldCharType="end"/>
        </w:r>
      </w:ins>
    </w:p>
    <w:p w14:paraId="4B2DA056" w14:textId="7CC53078" w:rsidR="00DB42E5" w:rsidRDefault="00DB42E5">
      <w:pPr>
        <w:pStyle w:val="TOC3"/>
        <w:tabs>
          <w:tab w:val="left" w:pos="1200"/>
          <w:tab w:val="right" w:leader="dot" w:pos="8630"/>
        </w:tabs>
        <w:rPr>
          <w:ins w:id="159" w:author="Mihai Budiu" w:date="2016-06-30T18:02:00Z"/>
          <w:rFonts w:asciiTheme="minorHAnsi" w:eastAsiaTheme="minorEastAsia" w:hAnsiTheme="minorHAnsi" w:cstheme="minorBidi"/>
          <w:noProof/>
          <w:sz w:val="22"/>
          <w:szCs w:val="22"/>
        </w:rPr>
      </w:pPr>
      <w:ins w:id="16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"_Toc455073099"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9.2.1</w:t>
        </w:r>
        <w:r>
          <w:rPr>
            <w:rFonts w:asciiTheme="minorHAnsi" w:eastAsiaTheme="minorEastAsia" w:hAnsiTheme="minorHAnsi" w:cstheme="minorBidi"/>
            <w:noProof/>
            <w:sz w:val="22"/>
            <w:szCs w:val="22"/>
          </w:rPr>
          <w:tab/>
        </w:r>
        <w:r w:rsidRPr="007D6959">
          <w:rPr>
            <w:rStyle w:val="Hyperlink"/>
            <w:noProof/>
          </w:rPr>
          <w:t>Enumeration types</w:t>
        </w:r>
        <w:r>
          <w:rPr>
            <w:noProof/>
            <w:webHidden/>
          </w:rPr>
          <w:tab/>
        </w:r>
        <w:r>
          <w:rPr>
            <w:noProof/>
            <w:webHidden/>
          </w:rPr>
          <w:fldChar w:fldCharType="begin"/>
        </w:r>
        <w:r>
          <w:rPr>
            <w:noProof/>
            <w:webHidden/>
          </w:rPr>
          <w:instrText xml:space="preserve"> PAGEREF _Toc455073099 \h </w:instrText>
        </w:r>
        <w:r>
          <w:rPr>
            <w:noProof/>
            <w:webHidden/>
          </w:rPr>
        </w:r>
      </w:ins>
      <w:r>
        <w:rPr>
          <w:noProof/>
          <w:webHidden/>
        </w:rPr>
        <w:fldChar w:fldCharType="separate"/>
      </w:r>
      <w:ins w:id="161" w:author="Mihai Budiu" w:date="2016-06-30T18:02:00Z">
        <w:r>
          <w:rPr>
            <w:noProof/>
            <w:webHidden/>
          </w:rPr>
          <w:t>34</w:t>
        </w:r>
        <w:r>
          <w:rPr>
            <w:noProof/>
            <w:webHidden/>
          </w:rPr>
          <w:fldChar w:fldCharType="end"/>
        </w:r>
        <w:r w:rsidRPr="007D6959">
          <w:rPr>
            <w:rStyle w:val="Hyperlink"/>
            <w:noProof/>
          </w:rPr>
          <w:fldChar w:fldCharType="end"/>
        </w:r>
      </w:ins>
    </w:p>
    <w:p w14:paraId="306CDD3B" w14:textId="3A5A1DF7" w:rsidR="00DB42E5" w:rsidRDefault="00DB42E5">
      <w:pPr>
        <w:pStyle w:val="TOC3"/>
        <w:tabs>
          <w:tab w:val="left" w:pos="1200"/>
          <w:tab w:val="right" w:leader="dot" w:pos="8630"/>
        </w:tabs>
        <w:rPr>
          <w:ins w:id="162" w:author="Mihai Budiu" w:date="2016-06-30T18:02:00Z"/>
          <w:rFonts w:asciiTheme="minorHAnsi" w:eastAsiaTheme="minorEastAsia" w:hAnsiTheme="minorHAnsi" w:cstheme="minorBidi"/>
          <w:noProof/>
          <w:sz w:val="22"/>
          <w:szCs w:val="22"/>
        </w:rPr>
      </w:pPr>
      <w:ins w:id="16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9.2.2</w:t>
        </w:r>
        <w:r>
          <w:rPr>
            <w:rFonts w:asciiTheme="minorHAnsi" w:eastAsiaTheme="minorEastAsia" w:hAnsiTheme="minorHAnsi" w:cstheme="minorBidi"/>
            <w:noProof/>
            <w:sz w:val="22"/>
            <w:szCs w:val="22"/>
          </w:rPr>
          <w:tab/>
        </w:r>
        <w:r w:rsidRPr="007D6959">
          <w:rPr>
            <w:rStyle w:val="Hyperlink"/>
            <w:noProof/>
          </w:rPr>
          <w:t>Header types</w:t>
        </w:r>
        <w:r>
          <w:rPr>
            <w:noProof/>
            <w:webHidden/>
          </w:rPr>
          <w:tab/>
        </w:r>
        <w:r>
          <w:rPr>
            <w:noProof/>
            <w:webHidden/>
          </w:rPr>
          <w:fldChar w:fldCharType="begin"/>
        </w:r>
        <w:r>
          <w:rPr>
            <w:noProof/>
            <w:webHidden/>
          </w:rPr>
          <w:instrText xml:space="preserve"> PAGEREF _Toc455073100 \h </w:instrText>
        </w:r>
        <w:r>
          <w:rPr>
            <w:noProof/>
            <w:webHidden/>
          </w:rPr>
        </w:r>
      </w:ins>
      <w:r>
        <w:rPr>
          <w:noProof/>
          <w:webHidden/>
        </w:rPr>
        <w:fldChar w:fldCharType="separate"/>
      </w:r>
      <w:ins w:id="164" w:author="Mihai Budiu" w:date="2016-06-30T18:02:00Z">
        <w:r>
          <w:rPr>
            <w:noProof/>
            <w:webHidden/>
          </w:rPr>
          <w:t>35</w:t>
        </w:r>
        <w:r>
          <w:rPr>
            <w:noProof/>
            <w:webHidden/>
          </w:rPr>
          <w:fldChar w:fldCharType="end"/>
        </w:r>
        <w:r w:rsidRPr="007D6959">
          <w:rPr>
            <w:rStyle w:val="Hyperlink"/>
            <w:noProof/>
          </w:rPr>
          <w:fldChar w:fldCharType="end"/>
        </w:r>
      </w:ins>
    </w:p>
    <w:p w14:paraId="5B70000A" w14:textId="415EE156" w:rsidR="00DB42E5" w:rsidRDefault="00DB42E5">
      <w:pPr>
        <w:pStyle w:val="TOC3"/>
        <w:tabs>
          <w:tab w:val="left" w:pos="1200"/>
          <w:tab w:val="right" w:leader="dot" w:pos="8630"/>
        </w:tabs>
        <w:rPr>
          <w:ins w:id="165" w:author="Mihai Budiu" w:date="2016-06-30T18:02:00Z"/>
          <w:rFonts w:asciiTheme="minorHAnsi" w:eastAsiaTheme="minorEastAsia" w:hAnsiTheme="minorHAnsi" w:cstheme="minorBidi"/>
          <w:noProof/>
          <w:sz w:val="22"/>
          <w:szCs w:val="22"/>
        </w:rPr>
      </w:pPr>
      <w:ins w:id="16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9.2.3</w:t>
        </w:r>
        <w:r>
          <w:rPr>
            <w:rFonts w:asciiTheme="minorHAnsi" w:eastAsiaTheme="minorEastAsia" w:hAnsiTheme="minorHAnsi" w:cstheme="minorBidi"/>
            <w:noProof/>
            <w:sz w:val="22"/>
            <w:szCs w:val="22"/>
          </w:rPr>
          <w:tab/>
        </w:r>
        <w:r w:rsidRPr="007D6959">
          <w:rPr>
            <w:rStyle w:val="Hyperlink"/>
            <w:noProof/>
          </w:rPr>
          <w:t>Header stacks</w:t>
        </w:r>
        <w:r>
          <w:rPr>
            <w:noProof/>
            <w:webHidden/>
          </w:rPr>
          <w:tab/>
        </w:r>
        <w:r>
          <w:rPr>
            <w:noProof/>
            <w:webHidden/>
          </w:rPr>
          <w:fldChar w:fldCharType="begin"/>
        </w:r>
        <w:r>
          <w:rPr>
            <w:noProof/>
            <w:webHidden/>
          </w:rPr>
          <w:instrText xml:space="preserve"> PAGEREF _Toc455073101 \h </w:instrText>
        </w:r>
        <w:r>
          <w:rPr>
            <w:noProof/>
            <w:webHidden/>
          </w:rPr>
        </w:r>
      </w:ins>
      <w:r>
        <w:rPr>
          <w:noProof/>
          <w:webHidden/>
        </w:rPr>
        <w:fldChar w:fldCharType="separate"/>
      </w:r>
      <w:ins w:id="167" w:author="Mihai Budiu" w:date="2016-06-30T18:02:00Z">
        <w:r>
          <w:rPr>
            <w:noProof/>
            <w:webHidden/>
          </w:rPr>
          <w:t>36</w:t>
        </w:r>
        <w:r>
          <w:rPr>
            <w:noProof/>
            <w:webHidden/>
          </w:rPr>
          <w:fldChar w:fldCharType="end"/>
        </w:r>
        <w:r w:rsidRPr="007D6959">
          <w:rPr>
            <w:rStyle w:val="Hyperlink"/>
            <w:noProof/>
          </w:rPr>
          <w:fldChar w:fldCharType="end"/>
        </w:r>
      </w:ins>
    </w:p>
    <w:p w14:paraId="72BE7724" w14:textId="467FDD42" w:rsidR="00DB42E5" w:rsidRDefault="00DB42E5">
      <w:pPr>
        <w:pStyle w:val="TOC3"/>
        <w:tabs>
          <w:tab w:val="left" w:pos="1200"/>
          <w:tab w:val="right" w:leader="dot" w:pos="8630"/>
        </w:tabs>
        <w:rPr>
          <w:ins w:id="168" w:author="Mihai Budiu" w:date="2016-06-30T18:02:00Z"/>
          <w:rFonts w:asciiTheme="minorHAnsi" w:eastAsiaTheme="minorEastAsia" w:hAnsiTheme="minorHAnsi" w:cstheme="minorBidi"/>
          <w:noProof/>
          <w:sz w:val="22"/>
          <w:szCs w:val="22"/>
        </w:rPr>
      </w:pPr>
      <w:ins w:id="16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9.2.4</w:t>
        </w:r>
        <w:r>
          <w:rPr>
            <w:rFonts w:asciiTheme="minorHAnsi" w:eastAsiaTheme="minorEastAsia" w:hAnsiTheme="minorHAnsi" w:cstheme="minorBidi"/>
            <w:noProof/>
            <w:sz w:val="22"/>
            <w:szCs w:val="22"/>
          </w:rPr>
          <w:tab/>
        </w:r>
        <w:r w:rsidRPr="007D6959">
          <w:rPr>
            <w:rStyle w:val="Hyperlink"/>
            <w:noProof/>
          </w:rPr>
          <w:t>Struct types</w:t>
        </w:r>
        <w:r>
          <w:rPr>
            <w:noProof/>
            <w:webHidden/>
          </w:rPr>
          <w:tab/>
        </w:r>
        <w:r>
          <w:rPr>
            <w:noProof/>
            <w:webHidden/>
          </w:rPr>
          <w:fldChar w:fldCharType="begin"/>
        </w:r>
        <w:r>
          <w:rPr>
            <w:noProof/>
            <w:webHidden/>
          </w:rPr>
          <w:instrText xml:space="preserve"> PAGEREF _Toc455073102 \h </w:instrText>
        </w:r>
        <w:r>
          <w:rPr>
            <w:noProof/>
            <w:webHidden/>
          </w:rPr>
        </w:r>
      </w:ins>
      <w:r>
        <w:rPr>
          <w:noProof/>
          <w:webHidden/>
        </w:rPr>
        <w:fldChar w:fldCharType="separate"/>
      </w:r>
      <w:ins w:id="170" w:author="Mihai Budiu" w:date="2016-06-30T18:02:00Z">
        <w:r>
          <w:rPr>
            <w:noProof/>
            <w:webHidden/>
          </w:rPr>
          <w:t>36</w:t>
        </w:r>
        <w:r>
          <w:rPr>
            <w:noProof/>
            <w:webHidden/>
          </w:rPr>
          <w:fldChar w:fldCharType="end"/>
        </w:r>
        <w:r w:rsidRPr="007D6959">
          <w:rPr>
            <w:rStyle w:val="Hyperlink"/>
            <w:noProof/>
          </w:rPr>
          <w:fldChar w:fldCharType="end"/>
        </w:r>
      </w:ins>
    </w:p>
    <w:p w14:paraId="0FED956B" w14:textId="61603C25" w:rsidR="00DB42E5" w:rsidRDefault="00DB42E5">
      <w:pPr>
        <w:pStyle w:val="TOC3"/>
        <w:tabs>
          <w:tab w:val="left" w:pos="1200"/>
          <w:tab w:val="right" w:leader="dot" w:pos="8630"/>
        </w:tabs>
        <w:rPr>
          <w:ins w:id="171" w:author="Mihai Budiu" w:date="2016-06-30T18:02:00Z"/>
          <w:rFonts w:asciiTheme="minorHAnsi" w:eastAsiaTheme="minorEastAsia" w:hAnsiTheme="minorHAnsi" w:cstheme="minorBidi"/>
          <w:noProof/>
          <w:sz w:val="22"/>
          <w:szCs w:val="22"/>
        </w:rPr>
      </w:pPr>
      <w:ins w:id="172" w:author="Mihai Budiu" w:date="2016-06-30T18:02:00Z">
        <w:r w:rsidRPr="007D6959">
          <w:rPr>
            <w:rStyle w:val="Hyperlink"/>
            <w:noProof/>
          </w:rPr>
          <w:lastRenderedPageBreak/>
          <w:fldChar w:fldCharType="begin"/>
        </w:r>
        <w:r w:rsidRPr="007D6959">
          <w:rPr>
            <w:rStyle w:val="Hyperlink"/>
            <w:noProof/>
          </w:rPr>
          <w:instrText xml:space="preserve"> </w:instrText>
        </w:r>
        <w:r>
          <w:rPr>
            <w:noProof/>
          </w:rPr>
          <w:instrText>HYPERLINK \l "_Toc455073103"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9.2.5</w:t>
        </w:r>
        <w:r>
          <w:rPr>
            <w:rFonts w:asciiTheme="minorHAnsi" w:eastAsiaTheme="minorEastAsia" w:hAnsiTheme="minorHAnsi" w:cstheme="minorBidi"/>
            <w:noProof/>
            <w:sz w:val="22"/>
            <w:szCs w:val="22"/>
          </w:rPr>
          <w:tab/>
        </w:r>
        <w:r w:rsidRPr="007D6959">
          <w:rPr>
            <w:rStyle w:val="Hyperlink"/>
            <w:noProof/>
          </w:rPr>
          <w:t>Synthesized data types</w:t>
        </w:r>
        <w:r>
          <w:rPr>
            <w:noProof/>
            <w:webHidden/>
          </w:rPr>
          <w:tab/>
        </w:r>
        <w:r>
          <w:rPr>
            <w:noProof/>
            <w:webHidden/>
          </w:rPr>
          <w:fldChar w:fldCharType="begin"/>
        </w:r>
        <w:r>
          <w:rPr>
            <w:noProof/>
            <w:webHidden/>
          </w:rPr>
          <w:instrText xml:space="preserve"> PAGEREF _Toc455073103 \h </w:instrText>
        </w:r>
        <w:r>
          <w:rPr>
            <w:noProof/>
            <w:webHidden/>
          </w:rPr>
        </w:r>
      </w:ins>
      <w:r>
        <w:rPr>
          <w:noProof/>
          <w:webHidden/>
        </w:rPr>
        <w:fldChar w:fldCharType="separate"/>
      </w:r>
      <w:ins w:id="173" w:author="Mihai Budiu" w:date="2016-06-30T18:02:00Z">
        <w:r>
          <w:rPr>
            <w:noProof/>
            <w:webHidden/>
          </w:rPr>
          <w:t>37</w:t>
        </w:r>
        <w:r>
          <w:rPr>
            <w:noProof/>
            <w:webHidden/>
          </w:rPr>
          <w:fldChar w:fldCharType="end"/>
        </w:r>
        <w:r w:rsidRPr="007D6959">
          <w:rPr>
            <w:rStyle w:val="Hyperlink"/>
            <w:noProof/>
          </w:rPr>
          <w:fldChar w:fldCharType="end"/>
        </w:r>
      </w:ins>
    </w:p>
    <w:p w14:paraId="2889EEBB" w14:textId="55F5DC7D" w:rsidR="00DB42E5" w:rsidRDefault="00DB42E5">
      <w:pPr>
        <w:pStyle w:val="TOC3"/>
        <w:tabs>
          <w:tab w:val="left" w:pos="1200"/>
          <w:tab w:val="right" w:leader="dot" w:pos="8630"/>
        </w:tabs>
        <w:rPr>
          <w:ins w:id="174" w:author="Mihai Budiu" w:date="2016-06-30T18:02:00Z"/>
          <w:rFonts w:asciiTheme="minorHAnsi" w:eastAsiaTheme="minorEastAsia" w:hAnsiTheme="minorHAnsi" w:cstheme="minorBidi"/>
          <w:noProof/>
          <w:sz w:val="22"/>
          <w:szCs w:val="22"/>
        </w:rPr>
      </w:pPr>
      <w:ins w:id="17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9.2.6</w:t>
        </w:r>
        <w:r>
          <w:rPr>
            <w:rFonts w:asciiTheme="minorHAnsi" w:eastAsiaTheme="minorEastAsia" w:hAnsiTheme="minorHAnsi" w:cstheme="minorBidi"/>
            <w:noProof/>
            <w:sz w:val="22"/>
            <w:szCs w:val="22"/>
          </w:rPr>
          <w:tab/>
        </w:r>
        <w:r w:rsidRPr="007D6959">
          <w:rPr>
            <w:rStyle w:val="Hyperlink"/>
            <w:rFonts w:ascii="Consolas" w:hAnsi="Consolas" w:cs="Consolas"/>
            <w:noProof/>
          </w:rPr>
          <w:t>extern</w:t>
        </w:r>
        <w:r w:rsidRPr="007D6959">
          <w:rPr>
            <w:rStyle w:val="Hyperlink"/>
            <w:noProof/>
          </w:rPr>
          <w:t xml:space="preserve"> types</w:t>
        </w:r>
        <w:r>
          <w:rPr>
            <w:noProof/>
            <w:webHidden/>
          </w:rPr>
          <w:tab/>
        </w:r>
        <w:r>
          <w:rPr>
            <w:noProof/>
            <w:webHidden/>
          </w:rPr>
          <w:fldChar w:fldCharType="begin"/>
        </w:r>
        <w:r>
          <w:rPr>
            <w:noProof/>
            <w:webHidden/>
          </w:rPr>
          <w:instrText xml:space="preserve"> PAGEREF _Toc455073104 \h </w:instrText>
        </w:r>
        <w:r>
          <w:rPr>
            <w:noProof/>
            <w:webHidden/>
          </w:rPr>
        </w:r>
      </w:ins>
      <w:r>
        <w:rPr>
          <w:noProof/>
          <w:webHidden/>
        </w:rPr>
        <w:fldChar w:fldCharType="separate"/>
      </w:r>
      <w:ins w:id="176" w:author="Mihai Budiu" w:date="2016-06-30T18:02:00Z">
        <w:r>
          <w:rPr>
            <w:noProof/>
            <w:webHidden/>
          </w:rPr>
          <w:t>38</w:t>
        </w:r>
        <w:r>
          <w:rPr>
            <w:noProof/>
            <w:webHidden/>
          </w:rPr>
          <w:fldChar w:fldCharType="end"/>
        </w:r>
        <w:r w:rsidRPr="007D6959">
          <w:rPr>
            <w:rStyle w:val="Hyperlink"/>
            <w:noProof/>
          </w:rPr>
          <w:fldChar w:fldCharType="end"/>
        </w:r>
      </w:ins>
    </w:p>
    <w:p w14:paraId="4E985300" w14:textId="7659D182" w:rsidR="00DB42E5" w:rsidRDefault="00DB42E5">
      <w:pPr>
        <w:pStyle w:val="TOC3"/>
        <w:tabs>
          <w:tab w:val="left" w:pos="1200"/>
          <w:tab w:val="right" w:leader="dot" w:pos="8630"/>
        </w:tabs>
        <w:rPr>
          <w:ins w:id="177" w:author="Mihai Budiu" w:date="2016-06-30T18:02:00Z"/>
          <w:rFonts w:asciiTheme="minorHAnsi" w:eastAsiaTheme="minorEastAsia" w:hAnsiTheme="minorHAnsi" w:cstheme="minorBidi"/>
          <w:noProof/>
          <w:sz w:val="22"/>
          <w:szCs w:val="22"/>
        </w:rPr>
      </w:pPr>
      <w:ins w:id="17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9.2.7</w:t>
        </w:r>
        <w:r>
          <w:rPr>
            <w:rFonts w:asciiTheme="minorHAnsi" w:eastAsiaTheme="minorEastAsia" w:hAnsiTheme="minorHAnsi" w:cstheme="minorBidi"/>
            <w:noProof/>
            <w:sz w:val="22"/>
            <w:szCs w:val="22"/>
          </w:rPr>
          <w:tab/>
        </w:r>
        <w:r w:rsidRPr="007D6959">
          <w:rPr>
            <w:rStyle w:val="Hyperlink"/>
            <w:noProof/>
          </w:rPr>
          <w:t>Type specialization</w:t>
        </w:r>
        <w:r>
          <w:rPr>
            <w:noProof/>
            <w:webHidden/>
          </w:rPr>
          <w:tab/>
        </w:r>
        <w:r>
          <w:rPr>
            <w:noProof/>
            <w:webHidden/>
          </w:rPr>
          <w:fldChar w:fldCharType="begin"/>
        </w:r>
        <w:r>
          <w:rPr>
            <w:noProof/>
            <w:webHidden/>
          </w:rPr>
          <w:instrText xml:space="preserve"> PAGEREF _Toc455073105 \h </w:instrText>
        </w:r>
        <w:r>
          <w:rPr>
            <w:noProof/>
            <w:webHidden/>
          </w:rPr>
        </w:r>
      </w:ins>
      <w:r>
        <w:rPr>
          <w:noProof/>
          <w:webHidden/>
        </w:rPr>
        <w:fldChar w:fldCharType="separate"/>
      </w:r>
      <w:ins w:id="179" w:author="Mihai Budiu" w:date="2016-06-30T18:02:00Z">
        <w:r>
          <w:rPr>
            <w:noProof/>
            <w:webHidden/>
          </w:rPr>
          <w:t>39</w:t>
        </w:r>
        <w:r>
          <w:rPr>
            <w:noProof/>
            <w:webHidden/>
          </w:rPr>
          <w:fldChar w:fldCharType="end"/>
        </w:r>
        <w:r w:rsidRPr="007D6959">
          <w:rPr>
            <w:rStyle w:val="Hyperlink"/>
            <w:noProof/>
          </w:rPr>
          <w:fldChar w:fldCharType="end"/>
        </w:r>
      </w:ins>
    </w:p>
    <w:p w14:paraId="44B50363" w14:textId="5765F555" w:rsidR="00DB42E5" w:rsidRDefault="00DB42E5">
      <w:pPr>
        <w:pStyle w:val="TOC3"/>
        <w:tabs>
          <w:tab w:val="left" w:pos="1200"/>
          <w:tab w:val="right" w:leader="dot" w:pos="8630"/>
        </w:tabs>
        <w:rPr>
          <w:ins w:id="180" w:author="Mihai Budiu" w:date="2016-06-30T18:02:00Z"/>
          <w:rFonts w:asciiTheme="minorHAnsi" w:eastAsiaTheme="minorEastAsia" w:hAnsiTheme="minorHAnsi" w:cstheme="minorBidi"/>
          <w:noProof/>
          <w:sz w:val="22"/>
          <w:szCs w:val="22"/>
        </w:rPr>
      </w:pPr>
      <w:ins w:id="18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9.2.8</w:t>
        </w:r>
        <w:r>
          <w:rPr>
            <w:rFonts w:asciiTheme="minorHAnsi" w:eastAsiaTheme="minorEastAsia" w:hAnsiTheme="minorHAnsi" w:cstheme="minorBidi"/>
            <w:noProof/>
            <w:sz w:val="22"/>
            <w:szCs w:val="22"/>
          </w:rPr>
          <w:tab/>
        </w:r>
        <w:r w:rsidRPr="007D6959">
          <w:rPr>
            <w:rStyle w:val="Hyperlink"/>
            <w:noProof/>
          </w:rPr>
          <w:t>Parser and control blocks types</w:t>
        </w:r>
        <w:r>
          <w:rPr>
            <w:noProof/>
            <w:webHidden/>
          </w:rPr>
          <w:tab/>
        </w:r>
        <w:r>
          <w:rPr>
            <w:noProof/>
            <w:webHidden/>
          </w:rPr>
          <w:fldChar w:fldCharType="begin"/>
        </w:r>
        <w:r>
          <w:rPr>
            <w:noProof/>
            <w:webHidden/>
          </w:rPr>
          <w:instrText xml:space="preserve"> PAGEREF _Toc455073106 \h </w:instrText>
        </w:r>
        <w:r>
          <w:rPr>
            <w:noProof/>
            <w:webHidden/>
          </w:rPr>
        </w:r>
      </w:ins>
      <w:r>
        <w:rPr>
          <w:noProof/>
          <w:webHidden/>
        </w:rPr>
        <w:fldChar w:fldCharType="separate"/>
      </w:r>
      <w:ins w:id="182" w:author="Mihai Budiu" w:date="2016-06-30T18:02:00Z">
        <w:r>
          <w:rPr>
            <w:noProof/>
            <w:webHidden/>
          </w:rPr>
          <w:t>40</w:t>
        </w:r>
        <w:r>
          <w:rPr>
            <w:noProof/>
            <w:webHidden/>
          </w:rPr>
          <w:fldChar w:fldCharType="end"/>
        </w:r>
        <w:r w:rsidRPr="007D6959">
          <w:rPr>
            <w:rStyle w:val="Hyperlink"/>
            <w:noProof/>
          </w:rPr>
          <w:fldChar w:fldCharType="end"/>
        </w:r>
      </w:ins>
    </w:p>
    <w:p w14:paraId="6F4FC561" w14:textId="5D28E71F" w:rsidR="00DB42E5" w:rsidRDefault="00DB42E5">
      <w:pPr>
        <w:pStyle w:val="TOC3"/>
        <w:tabs>
          <w:tab w:val="left" w:pos="1200"/>
          <w:tab w:val="right" w:leader="dot" w:pos="8630"/>
        </w:tabs>
        <w:rPr>
          <w:ins w:id="183" w:author="Mihai Budiu" w:date="2016-06-30T18:02:00Z"/>
          <w:rFonts w:asciiTheme="minorHAnsi" w:eastAsiaTheme="minorEastAsia" w:hAnsiTheme="minorHAnsi" w:cstheme="minorBidi"/>
          <w:noProof/>
          <w:sz w:val="22"/>
          <w:szCs w:val="22"/>
        </w:rPr>
      </w:pPr>
      <w:ins w:id="18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9.2.9</w:t>
        </w:r>
        <w:r>
          <w:rPr>
            <w:rFonts w:asciiTheme="minorHAnsi" w:eastAsiaTheme="minorEastAsia" w:hAnsiTheme="minorHAnsi" w:cstheme="minorBidi"/>
            <w:noProof/>
            <w:sz w:val="22"/>
            <w:szCs w:val="22"/>
          </w:rPr>
          <w:tab/>
        </w:r>
        <w:r w:rsidRPr="007D6959">
          <w:rPr>
            <w:rStyle w:val="Hyperlink"/>
            <w:noProof/>
          </w:rPr>
          <w:t>Package types</w:t>
        </w:r>
        <w:r>
          <w:rPr>
            <w:noProof/>
            <w:webHidden/>
          </w:rPr>
          <w:tab/>
        </w:r>
        <w:r>
          <w:rPr>
            <w:noProof/>
            <w:webHidden/>
          </w:rPr>
          <w:fldChar w:fldCharType="begin"/>
        </w:r>
        <w:r>
          <w:rPr>
            <w:noProof/>
            <w:webHidden/>
          </w:rPr>
          <w:instrText xml:space="preserve"> PAGEREF _Toc455073107 \h </w:instrText>
        </w:r>
        <w:r>
          <w:rPr>
            <w:noProof/>
            <w:webHidden/>
          </w:rPr>
        </w:r>
      </w:ins>
      <w:r>
        <w:rPr>
          <w:noProof/>
          <w:webHidden/>
        </w:rPr>
        <w:fldChar w:fldCharType="separate"/>
      </w:r>
      <w:ins w:id="185" w:author="Mihai Budiu" w:date="2016-06-30T18:02:00Z">
        <w:r>
          <w:rPr>
            <w:noProof/>
            <w:webHidden/>
          </w:rPr>
          <w:t>41</w:t>
        </w:r>
        <w:r>
          <w:rPr>
            <w:noProof/>
            <w:webHidden/>
          </w:rPr>
          <w:fldChar w:fldCharType="end"/>
        </w:r>
        <w:r w:rsidRPr="007D6959">
          <w:rPr>
            <w:rStyle w:val="Hyperlink"/>
            <w:noProof/>
          </w:rPr>
          <w:fldChar w:fldCharType="end"/>
        </w:r>
      </w:ins>
    </w:p>
    <w:p w14:paraId="625400F7" w14:textId="29D74EC3" w:rsidR="00DB42E5" w:rsidRDefault="00DB42E5">
      <w:pPr>
        <w:pStyle w:val="TOC2"/>
        <w:tabs>
          <w:tab w:val="left" w:pos="960"/>
          <w:tab w:val="right" w:leader="dot" w:pos="8630"/>
        </w:tabs>
        <w:rPr>
          <w:ins w:id="186" w:author="Mihai Budiu" w:date="2016-06-30T18:02:00Z"/>
          <w:rFonts w:asciiTheme="minorHAnsi" w:eastAsiaTheme="minorEastAsia" w:hAnsiTheme="minorHAnsi" w:cstheme="minorBidi"/>
          <w:noProof/>
          <w:sz w:val="22"/>
          <w:szCs w:val="22"/>
        </w:rPr>
      </w:pPr>
      <w:ins w:id="18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9.3</w:t>
        </w:r>
        <w:r>
          <w:rPr>
            <w:rFonts w:asciiTheme="minorHAnsi" w:eastAsiaTheme="minorEastAsia" w:hAnsiTheme="minorHAnsi" w:cstheme="minorBidi"/>
            <w:noProof/>
            <w:sz w:val="22"/>
            <w:szCs w:val="22"/>
          </w:rPr>
          <w:tab/>
        </w:r>
        <w:r w:rsidRPr="007D6959">
          <w:rPr>
            <w:rStyle w:val="Hyperlink"/>
            <w:noProof/>
          </w:rPr>
          <w:t>typedef</w:t>
        </w:r>
        <w:r>
          <w:rPr>
            <w:noProof/>
            <w:webHidden/>
          </w:rPr>
          <w:tab/>
        </w:r>
        <w:r>
          <w:rPr>
            <w:noProof/>
            <w:webHidden/>
          </w:rPr>
          <w:fldChar w:fldCharType="begin"/>
        </w:r>
        <w:r>
          <w:rPr>
            <w:noProof/>
            <w:webHidden/>
          </w:rPr>
          <w:instrText xml:space="preserve"> PAGEREF _Toc455073108 \h </w:instrText>
        </w:r>
        <w:r>
          <w:rPr>
            <w:noProof/>
            <w:webHidden/>
          </w:rPr>
        </w:r>
      </w:ins>
      <w:r>
        <w:rPr>
          <w:noProof/>
          <w:webHidden/>
        </w:rPr>
        <w:fldChar w:fldCharType="separate"/>
      </w:r>
      <w:ins w:id="188" w:author="Mihai Budiu" w:date="2016-06-30T18:02:00Z">
        <w:r>
          <w:rPr>
            <w:noProof/>
            <w:webHidden/>
          </w:rPr>
          <w:t>41</w:t>
        </w:r>
        <w:r>
          <w:rPr>
            <w:noProof/>
            <w:webHidden/>
          </w:rPr>
          <w:fldChar w:fldCharType="end"/>
        </w:r>
        <w:r w:rsidRPr="007D6959">
          <w:rPr>
            <w:rStyle w:val="Hyperlink"/>
            <w:noProof/>
          </w:rPr>
          <w:fldChar w:fldCharType="end"/>
        </w:r>
      </w:ins>
    </w:p>
    <w:p w14:paraId="4BB5DEC5" w14:textId="0F38C5C5" w:rsidR="00DB42E5" w:rsidRDefault="00DB42E5">
      <w:pPr>
        <w:pStyle w:val="TOC1"/>
        <w:rPr>
          <w:ins w:id="189" w:author="Mihai Budiu" w:date="2016-06-30T18:02:00Z"/>
          <w:rFonts w:asciiTheme="minorHAnsi" w:eastAsiaTheme="minorEastAsia" w:hAnsiTheme="minorHAnsi" w:cstheme="minorBidi"/>
          <w:noProof/>
          <w:sz w:val="22"/>
          <w:szCs w:val="22"/>
        </w:rPr>
      </w:pPr>
      <w:ins w:id="19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"_Toc455073109"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w:t>
        </w:r>
        <w:r>
          <w:rPr>
            <w:rFonts w:asciiTheme="minorHAnsi" w:eastAsiaTheme="minorEastAsia" w:hAnsiTheme="minorHAnsi" w:cstheme="minorBidi"/>
            <w:noProof/>
            <w:sz w:val="22"/>
            <w:szCs w:val="22"/>
          </w:rPr>
          <w:tab/>
        </w:r>
        <w:r w:rsidRPr="007D6959">
          <w:rPr>
            <w:rStyle w:val="Hyperlink"/>
            <w:noProof/>
          </w:rPr>
          <w:t>Expressions</w:t>
        </w:r>
        <w:r>
          <w:rPr>
            <w:noProof/>
            <w:webHidden/>
          </w:rPr>
          <w:tab/>
        </w:r>
        <w:r>
          <w:rPr>
            <w:noProof/>
            <w:webHidden/>
          </w:rPr>
          <w:fldChar w:fldCharType="begin"/>
        </w:r>
        <w:r>
          <w:rPr>
            <w:noProof/>
            <w:webHidden/>
          </w:rPr>
          <w:instrText xml:space="preserve"> PAGEREF _Toc455073109 \h </w:instrText>
        </w:r>
        <w:r>
          <w:rPr>
            <w:noProof/>
            <w:webHidden/>
          </w:rPr>
        </w:r>
      </w:ins>
      <w:r>
        <w:rPr>
          <w:noProof/>
          <w:webHidden/>
        </w:rPr>
        <w:fldChar w:fldCharType="separate"/>
      </w:r>
      <w:ins w:id="191" w:author="Mihai Budiu" w:date="2016-06-30T18:02:00Z">
        <w:r>
          <w:rPr>
            <w:noProof/>
            <w:webHidden/>
          </w:rPr>
          <w:t>41</w:t>
        </w:r>
        <w:r>
          <w:rPr>
            <w:noProof/>
            <w:webHidden/>
          </w:rPr>
          <w:fldChar w:fldCharType="end"/>
        </w:r>
        <w:r w:rsidRPr="007D6959">
          <w:rPr>
            <w:rStyle w:val="Hyperlink"/>
            <w:noProof/>
          </w:rPr>
          <w:fldChar w:fldCharType="end"/>
        </w:r>
      </w:ins>
    </w:p>
    <w:p w14:paraId="1B2FF9A5" w14:textId="06B679E9" w:rsidR="00DB42E5" w:rsidRDefault="00DB42E5">
      <w:pPr>
        <w:pStyle w:val="TOC2"/>
        <w:tabs>
          <w:tab w:val="left" w:pos="960"/>
          <w:tab w:val="right" w:leader="dot" w:pos="8630"/>
        </w:tabs>
        <w:rPr>
          <w:ins w:id="192" w:author="Mihai Budiu" w:date="2016-06-30T18:02:00Z"/>
          <w:rFonts w:asciiTheme="minorHAnsi" w:eastAsiaTheme="minorEastAsia" w:hAnsiTheme="minorHAnsi" w:cstheme="minorBidi"/>
          <w:noProof/>
          <w:sz w:val="22"/>
          <w:szCs w:val="22"/>
        </w:rPr>
      </w:pPr>
      <w:ins w:id="19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w:t>
        </w:r>
        <w:r>
          <w:rPr>
            <w:rFonts w:asciiTheme="minorHAnsi" w:eastAsiaTheme="minorEastAsia" w:hAnsiTheme="minorHAnsi" w:cstheme="minorBidi"/>
            <w:noProof/>
            <w:sz w:val="22"/>
            <w:szCs w:val="22"/>
          </w:rPr>
          <w:tab/>
        </w:r>
        <w:r w:rsidRPr="007D6959">
          <w:rPr>
            <w:rStyle w:val="Hyperlink"/>
            <w:noProof/>
          </w:rPr>
          <w:t xml:space="preserve">Expression on </w:t>
        </w:r>
        <w:r w:rsidRPr="007D6959">
          <w:rPr>
            <w:rStyle w:val="Hyperlink"/>
            <w:rFonts w:ascii="Consolas" w:hAnsi="Consolas"/>
            <w:noProof/>
          </w:rPr>
          <w:t>error</w:t>
        </w:r>
        <w:r w:rsidRPr="007D6959">
          <w:rPr>
            <w:rStyle w:val="Hyperlink"/>
            <w:noProof/>
          </w:rPr>
          <w:t xml:space="preserve"> values</w:t>
        </w:r>
        <w:r>
          <w:rPr>
            <w:noProof/>
            <w:webHidden/>
          </w:rPr>
          <w:tab/>
        </w:r>
        <w:r>
          <w:rPr>
            <w:noProof/>
            <w:webHidden/>
          </w:rPr>
          <w:fldChar w:fldCharType="begin"/>
        </w:r>
        <w:r>
          <w:rPr>
            <w:noProof/>
            <w:webHidden/>
          </w:rPr>
          <w:instrText xml:space="preserve"> PAGEREF _Toc455073110 \h </w:instrText>
        </w:r>
        <w:r>
          <w:rPr>
            <w:noProof/>
            <w:webHidden/>
          </w:rPr>
        </w:r>
      </w:ins>
      <w:r>
        <w:rPr>
          <w:noProof/>
          <w:webHidden/>
        </w:rPr>
        <w:fldChar w:fldCharType="separate"/>
      </w:r>
      <w:ins w:id="194" w:author="Mihai Budiu" w:date="2016-06-30T18:02:00Z">
        <w:r>
          <w:rPr>
            <w:noProof/>
            <w:webHidden/>
          </w:rPr>
          <w:t>43</w:t>
        </w:r>
        <w:r>
          <w:rPr>
            <w:noProof/>
            <w:webHidden/>
          </w:rPr>
          <w:fldChar w:fldCharType="end"/>
        </w:r>
        <w:r w:rsidRPr="007D6959">
          <w:rPr>
            <w:rStyle w:val="Hyperlink"/>
            <w:noProof/>
          </w:rPr>
          <w:fldChar w:fldCharType="end"/>
        </w:r>
      </w:ins>
    </w:p>
    <w:p w14:paraId="1A88ECC3" w14:textId="60B6C893" w:rsidR="00DB42E5" w:rsidRDefault="00DB42E5">
      <w:pPr>
        <w:pStyle w:val="TOC2"/>
        <w:tabs>
          <w:tab w:val="left" w:pos="960"/>
          <w:tab w:val="right" w:leader="dot" w:pos="8630"/>
        </w:tabs>
        <w:rPr>
          <w:ins w:id="195" w:author="Mihai Budiu" w:date="2016-06-30T18:02:00Z"/>
          <w:rFonts w:asciiTheme="minorHAnsi" w:eastAsiaTheme="minorEastAsia" w:hAnsiTheme="minorHAnsi" w:cstheme="minorBidi"/>
          <w:noProof/>
          <w:sz w:val="22"/>
          <w:szCs w:val="22"/>
        </w:rPr>
      </w:pPr>
      <w:ins w:id="19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10.2</w:t>
        </w:r>
        <w:r>
          <w:rPr>
            <w:rFonts w:asciiTheme="minorHAnsi" w:eastAsiaTheme="minorEastAsia" w:hAnsiTheme="minorHAnsi" w:cstheme="minorBidi"/>
            <w:noProof/>
            <w:sz w:val="22"/>
            <w:szCs w:val="22"/>
          </w:rPr>
          <w:tab/>
        </w:r>
        <w:r w:rsidRPr="007D6959">
          <w:rPr>
            <w:rStyle w:val="Hyperlink"/>
            <w:noProof/>
          </w:rPr>
          <w:t xml:space="preserve">Expressions on </w:t>
        </w:r>
        <w:r w:rsidRPr="007D6959">
          <w:rPr>
            <w:rStyle w:val="Hyperlink"/>
            <w:rFonts w:ascii="Consolas" w:hAnsi="Consolas"/>
            <w:noProof/>
          </w:rPr>
          <w:t>enum</w:t>
        </w:r>
        <w:r w:rsidRPr="007D6959">
          <w:rPr>
            <w:rStyle w:val="Hyperlink"/>
            <w:noProof/>
          </w:rPr>
          <w:t xml:space="preserve"> values</w:t>
        </w:r>
        <w:r>
          <w:rPr>
            <w:noProof/>
            <w:webHidden/>
          </w:rPr>
          <w:tab/>
        </w:r>
        <w:r>
          <w:rPr>
            <w:noProof/>
            <w:webHidden/>
          </w:rPr>
          <w:fldChar w:fldCharType="begin"/>
        </w:r>
        <w:r>
          <w:rPr>
            <w:noProof/>
            <w:webHidden/>
          </w:rPr>
          <w:instrText xml:space="preserve"> PAGEREF _Toc455073111 \h </w:instrText>
        </w:r>
        <w:r>
          <w:rPr>
            <w:noProof/>
            <w:webHidden/>
          </w:rPr>
        </w:r>
      </w:ins>
      <w:r>
        <w:rPr>
          <w:noProof/>
          <w:webHidden/>
        </w:rPr>
        <w:fldChar w:fldCharType="separate"/>
      </w:r>
      <w:ins w:id="197" w:author="Mihai Budiu" w:date="2016-06-30T18:02:00Z">
        <w:r>
          <w:rPr>
            <w:noProof/>
            <w:webHidden/>
          </w:rPr>
          <w:t>43</w:t>
        </w:r>
        <w:r>
          <w:rPr>
            <w:noProof/>
            <w:webHidden/>
          </w:rPr>
          <w:fldChar w:fldCharType="end"/>
        </w:r>
        <w:r w:rsidRPr="007D6959">
          <w:rPr>
            <w:rStyle w:val="Hyperlink"/>
            <w:noProof/>
          </w:rPr>
          <w:fldChar w:fldCharType="end"/>
        </w:r>
      </w:ins>
    </w:p>
    <w:p w14:paraId="11EFA2B3" w14:textId="18E87219" w:rsidR="00DB42E5" w:rsidRDefault="00DB42E5">
      <w:pPr>
        <w:pStyle w:val="TOC2"/>
        <w:tabs>
          <w:tab w:val="left" w:pos="960"/>
          <w:tab w:val="right" w:leader="dot" w:pos="8630"/>
        </w:tabs>
        <w:rPr>
          <w:ins w:id="198" w:author="Mihai Budiu" w:date="2016-06-30T18:02:00Z"/>
          <w:rFonts w:asciiTheme="minorHAnsi" w:eastAsiaTheme="minorEastAsia" w:hAnsiTheme="minorHAnsi" w:cstheme="minorBidi"/>
          <w:noProof/>
          <w:sz w:val="22"/>
          <w:szCs w:val="22"/>
        </w:rPr>
      </w:pPr>
      <w:ins w:id="19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10.3</w:t>
        </w:r>
        <w:r>
          <w:rPr>
            <w:rFonts w:asciiTheme="minorHAnsi" w:eastAsiaTheme="minorEastAsia" w:hAnsiTheme="minorHAnsi" w:cstheme="minorBidi"/>
            <w:noProof/>
            <w:sz w:val="22"/>
            <w:szCs w:val="22"/>
          </w:rPr>
          <w:tab/>
        </w:r>
        <w:r w:rsidRPr="007D6959">
          <w:rPr>
            <w:rStyle w:val="Hyperlink"/>
            <w:noProof/>
          </w:rPr>
          <w:t>Expressions on Boolean values</w:t>
        </w:r>
        <w:r>
          <w:rPr>
            <w:noProof/>
            <w:webHidden/>
          </w:rPr>
          <w:tab/>
        </w:r>
        <w:r>
          <w:rPr>
            <w:noProof/>
            <w:webHidden/>
          </w:rPr>
          <w:fldChar w:fldCharType="begin"/>
        </w:r>
        <w:r>
          <w:rPr>
            <w:noProof/>
            <w:webHidden/>
          </w:rPr>
          <w:instrText xml:space="preserve"> PAGEREF _Toc455073112 \h </w:instrText>
        </w:r>
        <w:r>
          <w:rPr>
            <w:noProof/>
            <w:webHidden/>
          </w:rPr>
        </w:r>
      </w:ins>
      <w:r>
        <w:rPr>
          <w:noProof/>
          <w:webHidden/>
        </w:rPr>
        <w:fldChar w:fldCharType="separate"/>
      </w:r>
      <w:ins w:id="200" w:author="Mihai Budiu" w:date="2016-06-30T18:02:00Z">
        <w:r>
          <w:rPr>
            <w:noProof/>
            <w:webHidden/>
          </w:rPr>
          <w:t>44</w:t>
        </w:r>
        <w:r>
          <w:rPr>
            <w:noProof/>
            <w:webHidden/>
          </w:rPr>
          <w:fldChar w:fldCharType="end"/>
        </w:r>
        <w:r w:rsidRPr="007D6959">
          <w:rPr>
            <w:rStyle w:val="Hyperlink"/>
            <w:noProof/>
          </w:rPr>
          <w:fldChar w:fldCharType="end"/>
        </w:r>
      </w:ins>
    </w:p>
    <w:p w14:paraId="314166CC" w14:textId="5B7B561F" w:rsidR="00DB42E5" w:rsidRDefault="00DB42E5">
      <w:pPr>
        <w:pStyle w:val="TOC3"/>
        <w:tabs>
          <w:tab w:val="left" w:pos="1440"/>
          <w:tab w:val="right" w:leader="dot" w:pos="8630"/>
        </w:tabs>
        <w:rPr>
          <w:ins w:id="201" w:author="Mihai Budiu" w:date="2016-06-30T18:02:00Z"/>
          <w:rFonts w:asciiTheme="minorHAnsi" w:eastAsiaTheme="minorEastAsia" w:hAnsiTheme="minorHAnsi" w:cstheme="minorBidi"/>
          <w:noProof/>
          <w:sz w:val="22"/>
          <w:szCs w:val="22"/>
        </w:rPr>
      </w:pPr>
      <w:ins w:id="20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10.3.1</w:t>
        </w:r>
        <w:r>
          <w:rPr>
            <w:rFonts w:asciiTheme="minorHAnsi" w:eastAsiaTheme="minorEastAsia" w:hAnsiTheme="minorHAnsi" w:cstheme="minorBidi"/>
            <w:noProof/>
            <w:sz w:val="22"/>
            <w:szCs w:val="22"/>
          </w:rPr>
          <w:tab/>
        </w:r>
        <w:r w:rsidRPr="007D6959">
          <w:rPr>
            <w:rStyle w:val="Hyperlink"/>
            <w:noProof/>
          </w:rPr>
          <w:t>The conditional operator</w:t>
        </w:r>
        <w:r>
          <w:rPr>
            <w:noProof/>
            <w:webHidden/>
          </w:rPr>
          <w:tab/>
        </w:r>
        <w:r>
          <w:rPr>
            <w:noProof/>
            <w:webHidden/>
          </w:rPr>
          <w:fldChar w:fldCharType="begin"/>
        </w:r>
        <w:r>
          <w:rPr>
            <w:noProof/>
            <w:webHidden/>
          </w:rPr>
          <w:instrText xml:space="preserve"> PAGEREF _Toc455073113 \h </w:instrText>
        </w:r>
        <w:r>
          <w:rPr>
            <w:noProof/>
            <w:webHidden/>
          </w:rPr>
        </w:r>
      </w:ins>
      <w:r>
        <w:rPr>
          <w:noProof/>
          <w:webHidden/>
        </w:rPr>
        <w:fldChar w:fldCharType="separate"/>
      </w:r>
      <w:ins w:id="203" w:author="Mihai Budiu" w:date="2016-06-30T18:02:00Z">
        <w:r>
          <w:rPr>
            <w:noProof/>
            <w:webHidden/>
          </w:rPr>
          <w:t>44</w:t>
        </w:r>
        <w:r>
          <w:rPr>
            <w:noProof/>
            <w:webHidden/>
          </w:rPr>
          <w:fldChar w:fldCharType="end"/>
        </w:r>
        <w:r w:rsidRPr="007D6959">
          <w:rPr>
            <w:rStyle w:val="Hyperlink"/>
            <w:noProof/>
          </w:rPr>
          <w:fldChar w:fldCharType="end"/>
        </w:r>
      </w:ins>
    </w:p>
    <w:p w14:paraId="35117BAC" w14:textId="2062BE39" w:rsidR="00DB42E5" w:rsidRDefault="00DB42E5">
      <w:pPr>
        <w:pStyle w:val="TOC2"/>
        <w:tabs>
          <w:tab w:val="left" w:pos="960"/>
          <w:tab w:val="right" w:leader="dot" w:pos="8630"/>
        </w:tabs>
        <w:rPr>
          <w:ins w:id="204" w:author="Mihai Budiu" w:date="2016-06-30T18:02:00Z"/>
          <w:rFonts w:asciiTheme="minorHAnsi" w:eastAsiaTheme="minorEastAsia" w:hAnsiTheme="minorHAnsi" w:cstheme="minorBidi"/>
          <w:noProof/>
          <w:sz w:val="22"/>
          <w:szCs w:val="22"/>
        </w:rPr>
      </w:pPr>
      <w:ins w:id="20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10.4</w:t>
        </w:r>
        <w:r>
          <w:rPr>
            <w:rFonts w:asciiTheme="minorHAnsi" w:eastAsiaTheme="minorEastAsia" w:hAnsiTheme="minorHAnsi" w:cstheme="minorBidi"/>
            <w:noProof/>
            <w:sz w:val="22"/>
            <w:szCs w:val="22"/>
          </w:rPr>
          <w:tab/>
        </w:r>
        <w:r w:rsidRPr="007D6959">
          <w:rPr>
            <w:rStyle w:val="Hyperlink"/>
            <w:noProof/>
          </w:rPr>
          <w:t>Bit-string (unsigned integer) operations</w:t>
        </w:r>
        <w:r>
          <w:rPr>
            <w:noProof/>
            <w:webHidden/>
          </w:rPr>
          <w:tab/>
        </w:r>
        <w:r>
          <w:rPr>
            <w:noProof/>
            <w:webHidden/>
          </w:rPr>
          <w:fldChar w:fldCharType="begin"/>
        </w:r>
        <w:r>
          <w:rPr>
            <w:noProof/>
            <w:webHidden/>
          </w:rPr>
          <w:instrText xml:space="preserve"> PAGEREF _Toc455073114 \h </w:instrText>
        </w:r>
        <w:r>
          <w:rPr>
            <w:noProof/>
            <w:webHidden/>
          </w:rPr>
        </w:r>
      </w:ins>
      <w:r>
        <w:rPr>
          <w:noProof/>
          <w:webHidden/>
        </w:rPr>
        <w:fldChar w:fldCharType="separate"/>
      </w:r>
      <w:ins w:id="206" w:author="Mihai Budiu" w:date="2016-06-30T18:02:00Z">
        <w:r>
          <w:rPr>
            <w:noProof/>
            <w:webHidden/>
          </w:rPr>
          <w:t>44</w:t>
        </w:r>
        <w:r>
          <w:rPr>
            <w:noProof/>
            <w:webHidden/>
          </w:rPr>
          <w:fldChar w:fldCharType="end"/>
        </w:r>
        <w:r w:rsidRPr="007D6959">
          <w:rPr>
            <w:rStyle w:val="Hyperlink"/>
            <w:noProof/>
          </w:rPr>
          <w:fldChar w:fldCharType="end"/>
        </w:r>
      </w:ins>
    </w:p>
    <w:p w14:paraId="7AC24DF9" w14:textId="6ABE656B" w:rsidR="00DB42E5" w:rsidRDefault="00DB42E5">
      <w:pPr>
        <w:pStyle w:val="TOC2"/>
        <w:tabs>
          <w:tab w:val="left" w:pos="960"/>
          <w:tab w:val="right" w:leader="dot" w:pos="8630"/>
        </w:tabs>
        <w:rPr>
          <w:ins w:id="207" w:author="Mihai Budiu" w:date="2016-06-30T18:02:00Z"/>
          <w:rFonts w:asciiTheme="minorHAnsi" w:eastAsiaTheme="minorEastAsia" w:hAnsiTheme="minorHAnsi" w:cstheme="minorBidi"/>
          <w:noProof/>
          <w:sz w:val="22"/>
          <w:szCs w:val="22"/>
        </w:rPr>
      </w:pPr>
      <w:ins w:id="20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10.5</w:t>
        </w:r>
        <w:r>
          <w:rPr>
            <w:rFonts w:asciiTheme="minorHAnsi" w:eastAsiaTheme="minorEastAsia" w:hAnsiTheme="minorHAnsi" w:cstheme="minorBidi"/>
            <w:noProof/>
            <w:sz w:val="22"/>
            <w:szCs w:val="22"/>
          </w:rPr>
          <w:tab/>
        </w:r>
        <w:r w:rsidRPr="007D6959">
          <w:rPr>
            <w:rStyle w:val="Hyperlink"/>
            <w:noProof/>
          </w:rPr>
          <w:t>Operations on fixed-width signed integers</w:t>
        </w:r>
        <w:r>
          <w:rPr>
            <w:noProof/>
            <w:webHidden/>
          </w:rPr>
          <w:tab/>
        </w:r>
        <w:r>
          <w:rPr>
            <w:noProof/>
            <w:webHidden/>
          </w:rPr>
          <w:fldChar w:fldCharType="begin"/>
        </w:r>
        <w:r>
          <w:rPr>
            <w:noProof/>
            <w:webHidden/>
          </w:rPr>
          <w:instrText xml:space="preserve"> PAGEREF _Toc455073115 \h </w:instrText>
        </w:r>
        <w:r>
          <w:rPr>
            <w:noProof/>
            <w:webHidden/>
          </w:rPr>
        </w:r>
      </w:ins>
      <w:r>
        <w:rPr>
          <w:noProof/>
          <w:webHidden/>
        </w:rPr>
        <w:fldChar w:fldCharType="separate"/>
      </w:r>
      <w:ins w:id="209" w:author="Mihai Budiu" w:date="2016-06-30T18:02:00Z">
        <w:r>
          <w:rPr>
            <w:noProof/>
            <w:webHidden/>
          </w:rPr>
          <w:t>45</w:t>
        </w:r>
        <w:r>
          <w:rPr>
            <w:noProof/>
            <w:webHidden/>
          </w:rPr>
          <w:fldChar w:fldCharType="end"/>
        </w:r>
        <w:r w:rsidRPr="007D6959">
          <w:rPr>
            <w:rStyle w:val="Hyperlink"/>
            <w:noProof/>
          </w:rPr>
          <w:fldChar w:fldCharType="end"/>
        </w:r>
      </w:ins>
    </w:p>
    <w:p w14:paraId="0B363728" w14:textId="51E393B5" w:rsidR="00DB42E5" w:rsidRDefault="00DB42E5">
      <w:pPr>
        <w:pStyle w:val="TOC3"/>
        <w:tabs>
          <w:tab w:val="left" w:pos="1440"/>
          <w:tab w:val="right" w:leader="dot" w:pos="8630"/>
        </w:tabs>
        <w:rPr>
          <w:ins w:id="210" w:author="Mihai Budiu" w:date="2016-06-30T18:02:00Z"/>
          <w:rFonts w:asciiTheme="minorHAnsi" w:eastAsiaTheme="minorEastAsia" w:hAnsiTheme="minorHAnsi" w:cstheme="minorBidi"/>
          <w:noProof/>
          <w:sz w:val="22"/>
          <w:szCs w:val="22"/>
        </w:rPr>
      </w:pPr>
      <w:ins w:id="21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10.5.1</w:t>
        </w:r>
        <w:r>
          <w:rPr>
            <w:rFonts w:asciiTheme="minorHAnsi" w:eastAsiaTheme="minorEastAsia" w:hAnsiTheme="minorHAnsi" w:cstheme="minorBidi"/>
            <w:noProof/>
            <w:sz w:val="22"/>
            <w:szCs w:val="22"/>
          </w:rPr>
          <w:tab/>
        </w:r>
        <w:r w:rsidRPr="007D6959">
          <w:rPr>
            <w:rStyle w:val="Hyperlink"/>
            <w:noProof/>
          </w:rPr>
          <w:t>A note about shifts</w:t>
        </w:r>
        <w:r>
          <w:rPr>
            <w:noProof/>
            <w:webHidden/>
          </w:rPr>
          <w:tab/>
        </w:r>
        <w:r>
          <w:rPr>
            <w:noProof/>
            <w:webHidden/>
          </w:rPr>
          <w:fldChar w:fldCharType="begin"/>
        </w:r>
        <w:r>
          <w:rPr>
            <w:noProof/>
            <w:webHidden/>
          </w:rPr>
          <w:instrText xml:space="preserve"> PAGEREF _Toc455073116 \h </w:instrText>
        </w:r>
        <w:r>
          <w:rPr>
            <w:noProof/>
            <w:webHidden/>
          </w:rPr>
        </w:r>
      </w:ins>
      <w:r>
        <w:rPr>
          <w:noProof/>
          <w:webHidden/>
        </w:rPr>
        <w:fldChar w:fldCharType="separate"/>
      </w:r>
      <w:ins w:id="212" w:author="Mihai Budiu" w:date="2016-06-30T18:02:00Z">
        <w:r>
          <w:rPr>
            <w:noProof/>
            <w:webHidden/>
          </w:rPr>
          <w:t>46</w:t>
        </w:r>
        <w:r>
          <w:rPr>
            <w:noProof/>
            <w:webHidden/>
          </w:rPr>
          <w:fldChar w:fldCharType="end"/>
        </w:r>
        <w:r w:rsidRPr="007D6959">
          <w:rPr>
            <w:rStyle w:val="Hyperlink"/>
            <w:noProof/>
          </w:rPr>
          <w:fldChar w:fldCharType="end"/>
        </w:r>
      </w:ins>
    </w:p>
    <w:p w14:paraId="39EEAA03" w14:textId="35610EBB" w:rsidR="00DB42E5" w:rsidRDefault="00DB42E5">
      <w:pPr>
        <w:pStyle w:val="TOC2"/>
        <w:tabs>
          <w:tab w:val="left" w:pos="960"/>
          <w:tab w:val="right" w:leader="dot" w:pos="8630"/>
        </w:tabs>
        <w:rPr>
          <w:ins w:id="213" w:author="Mihai Budiu" w:date="2016-06-30T18:02:00Z"/>
          <w:rFonts w:asciiTheme="minorHAnsi" w:eastAsiaTheme="minorEastAsia" w:hAnsiTheme="minorHAnsi" w:cstheme="minorBidi"/>
          <w:noProof/>
          <w:sz w:val="22"/>
          <w:szCs w:val="22"/>
        </w:rPr>
      </w:pPr>
      <w:ins w:id="21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10.6</w:t>
        </w:r>
        <w:r>
          <w:rPr>
            <w:rFonts w:asciiTheme="minorHAnsi" w:eastAsiaTheme="minorEastAsia" w:hAnsiTheme="minorHAnsi" w:cstheme="minorBidi"/>
            <w:noProof/>
            <w:sz w:val="22"/>
            <w:szCs w:val="22"/>
          </w:rPr>
          <w:tab/>
        </w:r>
        <w:r w:rsidRPr="007D6959">
          <w:rPr>
            <w:rStyle w:val="Hyperlink"/>
            <w:noProof/>
          </w:rPr>
          <w:t>Operations on arbitrary-precision constant integers</w:t>
        </w:r>
        <w:r>
          <w:rPr>
            <w:noProof/>
            <w:webHidden/>
          </w:rPr>
          <w:tab/>
        </w:r>
        <w:r>
          <w:rPr>
            <w:noProof/>
            <w:webHidden/>
          </w:rPr>
          <w:fldChar w:fldCharType="begin"/>
        </w:r>
        <w:r>
          <w:rPr>
            <w:noProof/>
            <w:webHidden/>
          </w:rPr>
          <w:instrText xml:space="preserve"> PAGEREF _Toc455073117 \h </w:instrText>
        </w:r>
        <w:r>
          <w:rPr>
            <w:noProof/>
            <w:webHidden/>
          </w:rPr>
        </w:r>
      </w:ins>
      <w:r>
        <w:rPr>
          <w:noProof/>
          <w:webHidden/>
        </w:rPr>
        <w:fldChar w:fldCharType="separate"/>
      </w:r>
      <w:ins w:id="215" w:author="Mihai Budiu" w:date="2016-06-30T18:02:00Z">
        <w:r>
          <w:rPr>
            <w:noProof/>
            <w:webHidden/>
          </w:rPr>
          <w:t>46</w:t>
        </w:r>
        <w:r>
          <w:rPr>
            <w:noProof/>
            <w:webHidden/>
          </w:rPr>
          <w:fldChar w:fldCharType="end"/>
        </w:r>
        <w:r w:rsidRPr="007D6959">
          <w:rPr>
            <w:rStyle w:val="Hyperlink"/>
            <w:noProof/>
          </w:rPr>
          <w:fldChar w:fldCharType="end"/>
        </w:r>
      </w:ins>
    </w:p>
    <w:p w14:paraId="13FCFC93" w14:textId="3E796A80" w:rsidR="00DB42E5" w:rsidRDefault="00DB42E5">
      <w:pPr>
        <w:pStyle w:val="TOC2"/>
        <w:tabs>
          <w:tab w:val="left" w:pos="960"/>
          <w:tab w:val="right" w:leader="dot" w:pos="8630"/>
        </w:tabs>
        <w:rPr>
          <w:ins w:id="216" w:author="Mihai Budiu" w:date="2016-06-30T18:02:00Z"/>
          <w:rFonts w:asciiTheme="minorHAnsi" w:eastAsiaTheme="minorEastAsia" w:hAnsiTheme="minorHAnsi" w:cstheme="minorBidi"/>
          <w:noProof/>
          <w:sz w:val="22"/>
          <w:szCs w:val="22"/>
        </w:rPr>
      </w:pPr>
      <w:ins w:id="21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10.7</w:t>
        </w:r>
        <w:r>
          <w:rPr>
            <w:rFonts w:asciiTheme="minorHAnsi" w:eastAsiaTheme="minorEastAsia" w:hAnsiTheme="minorHAnsi" w:cstheme="minorBidi"/>
            <w:noProof/>
            <w:sz w:val="22"/>
            <w:szCs w:val="22"/>
          </w:rPr>
          <w:tab/>
        </w:r>
        <w:r w:rsidRPr="007D6959">
          <w:rPr>
            <w:rStyle w:val="Hyperlink"/>
            <w:noProof/>
          </w:rPr>
          <w:t>Variable bit-string operations</w:t>
        </w:r>
        <w:r>
          <w:rPr>
            <w:noProof/>
            <w:webHidden/>
          </w:rPr>
          <w:tab/>
        </w:r>
        <w:r>
          <w:rPr>
            <w:noProof/>
            <w:webHidden/>
          </w:rPr>
          <w:fldChar w:fldCharType="begin"/>
        </w:r>
        <w:r>
          <w:rPr>
            <w:noProof/>
            <w:webHidden/>
          </w:rPr>
          <w:instrText xml:space="preserve"> PAGEREF _Toc455073118 \h </w:instrText>
        </w:r>
        <w:r>
          <w:rPr>
            <w:noProof/>
            <w:webHidden/>
          </w:rPr>
        </w:r>
      </w:ins>
      <w:r>
        <w:rPr>
          <w:noProof/>
          <w:webHidden/>
        </w:rPr>
        <w:fldChar w:fldCharType="separate"/>
      </w:r>
      <w:ins w:id="218" w:author="Mihai Budiu" w:date="2016-06-30T18:02:00Z">
        <w:r>
          <w:rPr>
            <w:noProof/>
            <w:webHidden/>
          </w:rPr>
          <w:t>47</w:t>
        </w:r>
        <w:r>
          <w:rPr>
            <w:noProof/>
            <w:webHidden/>
          </w:rPr>
          <w:fldChar w:fldCharType="end"/>
        </w:r>
        <w:r w:rsidRPr="007D6959">
          <w:rPr>
            <w:rStyle w:val="Hyperlink"/>
            <w:noProof/>
          </w:rPr>
          <w:fldChar w:fldCharType="end"/>
        </w:r>
      </w:ins>
    </w:p>
    <w:p w14:paraId="6B7251D1" w14:textId="5FC3C7D9" w:rsidR="00DB42E5" w:rsidRDefault="00DB42E5">
      <w:pPr>
        <w:pStyle w:val="TOC2"/>
        <w:tabs>
          <w:tab w:val="left" w:pos="960"/>
          <w:tab w:val="right" w:leader="dot" w:pos="8630"/>
        </w:tabs>
        <w:rPr>
          <w:ins w:id="219" w:author="Mihai Budiu" w:date="2016-06-30T18:02:00Z"/>
          <w:rFonts w:asciiTheme="minorHAnsi" w:eastAsiaTheme="minorEastAsia" w:hAnsiTheme="minorHAnsi" w:cstheme="minorBidi"/>
          <w:noProof/>
          <w:sz w:val="22"/>
          <w:szCs w:val="22"/>
        </w:rPr>
      </w:pPr>
      <w:ins w:id="22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"_Toc455073119"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10.8</w:t>
        </w:r>
        <w:r>
          <w:rPr>
            <w:rFonts w:asciiTheme="minorHAnsi" w:eastAsiaTheme="minorEastAsia" w:hAnsiTheme="minorHAnsi" w:cstheme="minorBidi"/>
            <w:noProof/>
            <w:sz w:val="22"/>
            <w:szCs w:val="22"/>
          </w:rPr>
          <w:tab/>
        </w:r>
        <w:r w:rsidRPr="007D6959">
          <w:rPr>
            <w:rStyle w:val="Hyperlink"/>
            <w:noProof/>
          </w:rPr>
          <w:t>Casts</w:t>
        </w:r>
        <w:r>
          <w:rPr>
            <w:noProof/>
            <w:webHidden/>
          </w:rPr>
          <w:tab/>
        </w:r>
        <w:r>
          <w:rPr>
            <w:noProof/>
            <w:webHidden/>
          </w:rPr>
          <w:fldChar w:fldCharType="begin"/>
        </w:r>
        <w:r>
          <w:rPr>
            <w:noProof/>
            <w:webHidden/>
          </w:rPr>
          <w:instrText xml:space="preserve"> PAGEREF _Toc455073119 \h </w:instrText>
        </w:r>
        <w:r>
          <w:rPr>
            <w:noProof/>
            <w:webHidden/>
          </w:rPr>
        </w:r>
      </w:ins>
      <w:r>
        <w:rPr>
          <w:noProof/>
          <w:webHidden/>
        </w:rPr>
        <w:fldChar w:fldCharType="separate"/>
      </w:r>
      <w:ins w:id="221" w:author="Mihai Budiu" w:date="2016-06-30T18:02:00Z">
        <w:r>
          <w:rPr>
            <w:noProof/>
            <w:webHidden/>
          </w:rPr>
          <w:t>47</w:t>
        </w:r>
        <w:r>
          <w:rPr>
            <w:noProof/>
            <w:webHidden/>
          </w:rPr>
          <w:fldChar w:fldCharType="end"/>
        </w:r>
        <w:r w:rsidRPr="007D6959">
          <w:rPr>
            <w:rStyle w:val="Hyperlink"/>
            <w:noProof/>
          </w:rPr>
          <w:fldChar w:fldCharType="end"/>
        </w:r>
      </w:ins>
    </w:p>
    <w:p w14:paraId="1BB9A488" w14:textId="78BBC019" w:rsidR="00DB42E5" w:rsidRDefault="00DB42E5">
      <w:pPr>
        <w:pStyle w:val="TOC3"/>
        <w:tabs>
          <w:tab w:val="left" w:pos="1440"/>
          <w:tab w:val="right" w:leader="dot" w:pos="8630"/>
        </w:tabs>
        <w:rPr>
          <w:ins w:id="222" w:author="Mihai Budiu" w:date="2016-06-30T18:02:00Z"/>
          <w:rFonts w:asciiTheme="minorHAnsi" w:eastAsiaTheme="minorEastAsia" w:hAnsiTheme="minorHAnsi" w:cstheme="minorBidi"/>
          <w:noProof/>
          <w:sz w:val="22"/>
          <w:szCs w:val="22"/>
        </w:rPr>
      </w:pPr>
      <w:ins w:id="22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10.8.1</w:t>
        </w:r>
        <w:r>
          <w:rPr>
            <w:rFonts w:asciiTheme="minorHAnsi" w:eastAsiaTheme="minorEastAsia" w:hAnsiTheme="minorHAnsi" w:cstheme="minorBidi"/>
            <w:noProof/>
            <w:sz w:val="22"/>
            <w:szCs w:val="22"/>
          </w:rPr>
          <w:tab/>
        </w:r>
        <w:r w:rsidRPr="007D6959">
          <w:rPr>
            <w:rStyle w:val="Hyperlink"/>
            <w:noProof/>
          </w:rPr>
          <w:t>Explicit casts</w:t>
        </w:r>
        <w:r>
          <w:rPr>
            <w:noProof/>
            <w:webHidden/>
          </w:rPr>
          <w:tab/>
        </w:r>
        <w:r>
          <w:rPr>
            <w:noProof/>
            <w:webHidden/>
          </w:rPr>
          <w:fldChar w:fldCharType="begin"/>
        </w:r>
        <w:r>
          <w:rPr>
            <w:noProof/>
            <w:webHidden/>
          </w:rPr>
          <w:instrText xml:space="preserve"> PAGEREF _Toc455073120 \h </w:instrText>
        </w:r>
        <w:r>
          <w:rPr>
            <w:noProof/>
            <w:webHidden/>
          </w:rPr>
        </w:r>
      </w:ins>
      <w:r>
        <w:rPr>
          <w:noProof/>
          <w:webHidden/>
        </w:rPr>
        <w:fldChar w:fldCharType="separate"/>
      </w:r>
      <w:ins w:id="224" w:author="Mihai Budiu" w:date="2016-06-30T18:02:00Z">
        <w:r>
          <w:rPr>
            <w:noProof/>
            <w:webHidden/>
          </w:rPr>
          <w:t>47</w:t>
        </w:r>
        <w:r>
          <w:rPr>
            <w:noProof/>
            <w:webHidden/>
          </w:rPr>
          <w:fldChar w:fldCharType="end"/>
        </w:r>
        <w:r w:rsidRPr="007D6959">
          <w:rPr>
            <w:rStyle w:val="Hyperlink"/>
            <w:noProof/>
          </w:rPr>
          <w:fldChar w:fldCharType="end"/>
        </w:r>
      </w:ins>
    </w:p>
    <w:p w14:paraId="3BE9B492" w14:textId="22942059" w:rsidR="00DB42E5" w:rsidRDefault="00DB42E5">
      <w:pPr>
        <w:pStyle w:val="TOC3"/>
        <w:tabs>
          <w:tab w:val="left" w:pos="1440"/>
          <w:tab w:val="right" w:leader="dot" w:pos="8630"/>
        </w:tabs>
        <w:rPr>
          <w:ins w:id="225" w:author="Mihai Budiu" w:date="2016-06-30T18:02:00Z"/>
          <w:rFonts w:asciiTheme="minorHAnsi" w:eastAsiaTheme="minorEastAsia" w:hAnsiTheme="minorHAnsi" w:cstheme="minorBidi"/>
          <w:noProof/>
          <w:sz w:val="22"/>
          <w:szCs w:val="22"/>
        </w:rPr>
      </w:pPr>
      <w:ins w:id="22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10.8.2</w:t>
        </w:r>
        <w:r>
          <w:rPr>
            <w:rFonts w:asciiTheme="minorHAnsi" w:eastAsiaTheme="minorEastAsia" w:hAnsiTheme="minorHAnsi" w:cstheme="minorBidi"/>
            <w:noProof/>
            <w:sz w:val="22"/>
            <w:szCs w:val="22"/>
          </w:rPr>
          <w:tab/>
        </w:r>
        <w:r w:rsidRPr="007D6959">
          <w:rPr>
            <w:rStyle w:val="Hyperlink"/>
            <w:noProof/>
          </w:rPr>
          <w:t>Implicit casts</w:t>
        </w:r>
        <w:r>
          <w:rPr>
            <w:noProof/>
            <w:webHidden/>
          </w:rPr>
          <w:tab/>
        </w:r>
        <w:r>
          <w:rPr>
            <w:noProof/>
            <w:webHidden/>
          </w:rPr>
          <w:fldChar w:fldCharType="begin"/>
        </w:r>
        <w:r>
          <w:rPr>
            <w:noProof/>
            <w:webHidden/>
          </w:rPr>
          <w:instrText xml:space="preserve"> PAGEREF _Toc455073121 \h </w:instrText>
        </w:r>
        <w:r>
          <w:rPr>
            <w:noProof/>
            <w:webHidden/>
          </w:rPr>
        </w:r>
      </w:ins>
      <w:r>
        <w:rPr>
          <w:noProof/>
          <w:webHidden/>
        </w:rPr>
        <w:fldChar w:fldCharType="separate"/>
      </w:r>
      <w:ins w:id="227" w:author="Mihai Budiu" w:date="2016-06-30T18:02:00Z">
        <w:r>
          <w:rPr>
            <w:noProof/>
            <w:webHidden/>
          </w:rPr>
          <w:t>48</w:t>
        </w:r>
        <w:r>
          <w:rPr>
            <w:noProof/>
            <w:webHidden/>
          </w:rPr>
          <w:fldChar w:fldCharType="end"/>
        </w:r>
        <w:r w:rsidRPr="007D6959">
          <w:rPr>
            <w:rStyle w:val="Hyperlink"/>
            <w:noProof/>
          </w:rPr>
          <w:fldChar w:fldCharType="end"/>
        </w:r>
      </w:ins>
    </w:p>
    <w:p w14:paraId="0FC1239A" w14:textId="58FE42A8" w:rsidR="00DB42E5" w:rsidRDefault="00DB42E5">
      <w:pPr>
        <w:pStyle w:val="TOC3"/>
        <w:tabs>
          <w:tab w:val="left" w:pos="1440"/>
          <w:tab w:val="right" w:leader="dot" w:pos="8630"/>
        </w:tabs>
        <w:rPr>
          <w:ins w:id="228" w:author="Mihai Budiu" w:date="2016-06-30T18:02:00Z"/>
          <w:rFonts w:asciiTheme="minorHAnsi" w:eastAsiaTheme="minorEastAsia" w:hAnsiTheme="minorHAnsi" w:cstheme="minorBidi"/>
          <w:noProof/>
          <w:sz w:val="22"/>
          <w:szCs w:val="22"/>
        </w:rPr>
      </w:pPr>
      <w:ins w:id="22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10.8.3</w:t>
        </w:r>
        <w:r>
          <w:rPr>
            <w:rFonts w:asciiTheme="minorHAnsi" w:eastAsiaTheme="minorEastAsia" w:hAnsiTheme="minorHAnsi" w:cstheme="minorBidi"/>
            <w:noProof/>
            <w:sz w:val="22"/>
            <w:szCs w:val="22"/>
          </w:rPr>
          <w:tab/>
        </w:r>
        <w:r w:rsidRPr="007D6959">
          <w:rPr>
            <w:rStyle w:val="Hyperlink"/>
            <w:noProof/>
          </w:rPr>
          <w:t>Illegal arithmetic expressions</w:t>
        </w:r>
        <w:r>
          <w:rPr>
            <w:noProof/>
            <w:webHidden/>
          </w:rPr>
          <w:tab/>
        </w:r>
        <w:r>
          <w:rPr>
            <w:noProof/>
            <w:webHidden/>
          </w:rPr>
          <w:fldChar w:fldCharType="begin"/>
        </w:r>
        <w:r>
          <w:rPr>
            <w:noProof/>
            <w:webHidden/>
          </w:rPr>
          <w:instrText xml:space="preserve"> PAGEREF _Toc455073122 \h </w:instrText>
        </w:r>
        <w:r>
          <w:rPr>
            <w:noProof/>
            <w:webHidden/>
          </w:rPr>
        </w:r>
      </w:ins>
      <w:r>
        <w:rPr>
          <w:noProof/>
          <w:webHidden/>
        </w:rPr>
        <w:fldChar w:fldCharType="separate"/>
      </w:r>
      <w:ins w:id="230" w:author="Mihai Budiu" w:date="2016-06-30T18:02:00Z">
        <w:r>
          <w:rPr>
            <w:noProof/>
            <w:webHidden/>
          </w:rPr>
          <w:t>48</w:t>
        </w:r>
        <w:r>
          <w:rPr>
            <w:noProof/>
            <w:webHidden/>
          </w:rPr>
          <w:fldChar w:fldCharType="end"/>
        </w:r>
        <w:r w:rsidRPr="007D6959">
          <w:rPr>
            <w:rStyle w:val="Hyperlink"/>
            <w:noProof/>
          </w:rPr>
          <w:fldChar w:fldCharType="end"/>
        </w:r>
      </w:ins>
    </w:p>
    <w:p w14:paraId="7F7F8742" w14:textId="00B0D43C" w:rsidR="00DB42E5" w:rsidRDefault="00DB42E5">
      <w:pPr>
        <w:pStyle w:val="TOC2"/>
        <w:tabs>
          <w:tab w:val="left" w:pos="960"/>
          <w:tab w:val="right" w:leader="dot" w:pos="8630"/>
        </w:tabs>
        <w:rPr>
          <w:ins w:id="231" w:author="Mihai Budiu" w:date="2016-06-30T18:02:00Z"/>
          <w:rFonts w:asciiTheme="minorHAnsi" w:eastAsiaTheme="minorEastAsia" w:hAnsiTheme="minorHAnsi" w:cstheme="minorBidi"/>
          <w:noProof/>
          <w:sz w:val="22"/>
          <w:szCs w:val="22"/>
        </w:rPr>
      </w:pPr>
      <w:ins w:id="23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10.9</w:t>
        </w:r>
        <w:r>
          <w:rPr>
            <w:rFonts w:asciiTheme="minorHAnsi" w:eastAsiaTheme="minorEastAsia" w:hAnsiTheme="minorHAnsi" w:cstheme="minorBidi"/>
            <w:noProof/>
            <w:sz w:val="22"/>
            <w:szCs w:val="22"/>
          </w:rPr>
          <w:tab/>
        </w:r>
        <w:r w:rsidRPr="007D6959">
          <w:rPr>
            <w:rStyle w:val="Hyperlink"/>
            <w:noProof/>
          </w:rPr>
          <w:t>Tuple expressions</w:t>
        </w:r>
        <w:r>
          <w:rPr>
            <w:noProof/>
            <w:webHidden/>
          </w:rPr>
          <w:tab/>
        </w:r>
        <w:r>
          <w:rPr>
            <w:noProof/>
            <w:webHidden/>
          </w:rPr>
          <w:fldChar w:fldCharType="begin"/>
        </w:r>
        <w:r>
          <w:rPr>
            <w:noProof/>
            <w:webHidden/>
          </w:rPr>
          <w:instrText xml:space="preserve"> PAGEREF _Toc455073123 \h </w:instrText>
        </w:r>
        <w:r>
          <w:rPr>
            <w:noProof/>
            <w:webHidden/>
          </w:rPr>
        </w:r>
      </w:ins>
      <w:r>
        <w:rPr>
          <w:noProof/>
          <w:webHidden/>
        </w:rPr>
        <w:fldChar w:fldCharType="separate"/>
      </w:r>
      <w:ins w:id="233" w:author="Mihai Budiu" w:date="2016-06-30T18:02:00Z">
        <w:r>
          <w:rPr>
            <w:noProof/>
            <w:webHidden/>
          </w:rPr>
          <w:t>49</w:t>
        </w:r>
        <w:r>
          <w:rPr>
            <w:noProof/>
            <w:webHidden/>
          </w:rPr>
          <w:fldChar w:fldCharType="end"/>
        </w:r>
        <w:r w:rsidRPr="007D6959">
          <w:rPr>
            <w:rStyle w:val="Hyperlink"/>
            <w:noProof/>
          </w:rPr>
          <w:fldChar w:fldCharType="end"/>
        </w:r>
      </w:ins>
    </w:p>
    <w:p w14:paraId="5A74F7A5" w14:textId="4AB44C6E" w:rsidR="00DB42E5" w:rsidRDefault="00DB42E5">
      <w:pPr>
        <w:pStyle w:val="TOC2"/>
        <w:tabs>
          <w:tab w:val="left" w:pos="960"/>
          <w:tab w:val="right" w:leader="dot" w:pos="8630"/>
        </w:tabs>
        <w:rPr>
          <w:ins w:id="234" w:author="Mihai Budiu" w:date="2016-06-30T18:02:00Z"/>
          <w:rFonts w:asciiTheme="minorHAnsi" w:eastAsiaTheme="minorEastAsia" w:hAnsiTheme="minorHAnsi" w:cstheme="minorBidi"/>
          <w:noProof/>
          <w:sz w:val="22"/>
          <w:szCs w:val="22"/>
        </w:rPr>
      </w:pPr>
      <w:ins w:id="23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10.10</w:t>
        </w:r>
        <w:r>
          <w:rPr>
            <w:rFonts w:asciiTheme="minorHAnsi" w:eastAsiaTheme="minorEastAsia" w:hAnsiTheme="minorHAnsi" w:cstheme="minorBidi"/>
            <w:noProof/>
            <w:sz w:val="22"/>
            <w:szCs w:val="22"/>
          </w:rPr>
          <w:tab/>
        </w:r>
        <w:r w:rsidRPr="007D6959">
          <w:rPr>
            <w:rStyle w:val="Hyperlink"/>
            <w:noProof/>
          </w:rPr>
          <w:t>List expressions</w:t>
        </w:r>
        <w:r>
          <w:rPr>
            <w:noProof/>
            <w:webHidden/>
          </w:rPr>
          <w:tab/>
        </w:r>
        <w:r>
          <w:rPr>
            <w:noProof/>
            <w:webHidden/>
          </w:rPr>
          <w:fldChar w:fldCharType="begin"/>
        </w:r>
        <w:r>
          <w:rPr>
            <w:noProof/>
            <w:webHidden/>
          </w:rPr>
          <w:instrText xml:space="preserve"> PAGEREF _Toc455073124 \h </w:instrText>
        </w:r>
        <w:r>
          <w:rPr>
            <w:noProof/>
            <w:webHidden/>
          </w:rPr>
        </w:r>
      </w:ins>
      <w:r>
        <w:rPr>
          <w:noProof/>
          <w:webHidden/>
        </w:rPr>
        <w:fldChar w:fldCharType="separate"/>
      </w:r>
      <w:ins w:id="236" w:author="Mihai Budiu" w:date="2016-06-30T18:02:00Z">
        <w:r>
          <w:rPr>
            <w:noProof/>
            <w:webHidden/>
          </w:rPr>
          <w:t>49</w:t>
        </w:r>
        <w:r>
          <w:rPr>
            <w:noProof/>
            <w:webHidden/>
          </w:rPr>
          <w:fldChar w:fldCharType="end"/>
        </w:r>
        <w:r w:rsidRPr="007D6959">
          <w:rPr>
            <w:rStyle w:val="Hyperlink"/>
            <w:noProof/>
          </w:rPr>
          <w:fldChar w:fldCharType="end"/>
        </w:r>
      </w:ins>
    </w:p>
    <w:p w14:paraId="544D5AC5" w14:textId="40CB7505" w:rsidR="00DB42E5" w:rsidRDefault="00DB42E5">
      <w:pPr>
        <w:pStyle w:val="TOC2"/>
        <w:tabs>
          <w:tab w:val="left" w:pos="960"/>
          <w:tab w:val="right" w:leader="dot" w:pos="8630"/>
        </w:tabs>
        <w:rPr>
          <w:ins w:id="237" w:author="Mihai Budiu" w:date="2016-06-30T18:02:00Z"/>
          <w:rFonts w:asciiTheme="minorHAnsi" w:eastAsiaTheme="minorEastAsia" w:hAnsiTheme="minorHAnsi" w:cstheme="minorBidi"/>
          <w:noProof/>
          <w:sz w:val="22"/>
          <w:szCs w:val="22"/>
        </w:rPr>
      </w:pPr>
      <w:ins w:id="23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w:t>
        </w:r>
        <w:r>
          <w:rPr>
            <w:rFonts w:asciiTheme="minorHAnsi" w:eastAsiaTheme="minorEastAsia" w:hAnsiTheme="minorHAnsi" w:cstheme="minorBidi"/>
            <w:noProof/>
            <w:sz w:val="22"/>
            <w:szCs w:val="22"/>
          </w:rPr>
          <w:tab/>
        </w:r>
        <w:r w:rsidRPr="007D6959">
          <w:rPr>
            <w:rStyle w:val="Hyperlink"/>
            <w:noProof/>
          </w:rPr>
          <w:t>Set expressions</w:t>
        </w:r>
        <w:r>
          <w:rPr>
            <w:noProof/>
            <w:webHidden/>
          </w:rPr>
          <w:tab/>
        </w:r>
        <w:r>
          <w:rPr>
            <w:noProof/>
            <w:webHidden/>
          </w:rPr>
          <w:fldChar w:fldCharType="begin"/>
        </w:r>
        <w:r>
          <w:rPr>
            <w:noProof/>
            <w:webHidden/>
          </w:rPr>
          <w:instrText xml:space="preserve"> PAGEREF _Toc455073125 \h </w:instrText>
        </w:r>
        <w:r>
          <w:rPr>
            <w:noProof/>
            <w:webHidden/>
          </w:rPr>
        </w:r>
      </w:ins>
      <w:r>
        <w:rPr>
          <w:noProof/>
          <w:webHidden/>
        </w:rPr>
        <w:fldChar w:fldCharType="separate"/>
      </w:r>
      <w:ins w:id="239" w:author="Mihai Budiu" w:date="2016-06-30T18:02:00Z">
        <w:r>
          <w:rPr>
            <w:noProof/>
            <w:webHidden/>
          </w:rPr>
          <w:t>50</w:t>
        </w:r>
        <w:r>
          <w:rPr>
            <w:noProof/>
            <w:webHidden/>
          </w:rPr>
          <w:fldChar w:fldCharType="end"/>
        </w:r>
        <w:r w:rsidRPr="007D6959">
          <w:rPr>
            <w:rStyle w:val="Hyperlink"/>
            <w:noProof/>
          </w:rPr>
          <w:fldChar w:fldCharType="end"/>
        </w:r>
      </w:ins>
    </w:p>
    <w:p w14:paraId="36A00BA3" w14:textId="3412C248" w:rsidR="00DB42E5" w:rsidRDefault="00DB42E5">
      <w:pPr>
        <w:pStyle w:val="TOC3"/>
        <w:tabs>
          <w:tab w:val="left" w:pos="1440"/>
          <w:tab w:val="right" w:leader="dot" w:pos="8630"/>
        </w:tabs>
        <w:rPr>
          <w:ins w:id="240" w:author="Mihai Budiu" w:date="2016-06-30T18:02:00Z"/>
          <w:rFonts w:asciiTheme="minorHAnsi" w:eastAsiaTheme="minorEastAsia" w:hAnsiTheme="minorHAnsi" w:cstheme="minorBidi"/>
          <w:noProof/>
          <w:sz w:val="22"/>
          <w:szCs w:val="22"/>
        </w:rPr>
      </w:pPr>
      <w:ins w:id="24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10.11.1</w:t>
        </w:r>
        <w:r>
          <w:rPr>
            <w:rFonts w:asciiTheme="minorHAnsi" w:eastAsiaTheme="minorEastAsia" w:hAnsiTheme="minorHAnsi" w:cstheme="minorBidi"/>
            <w:noProof/>
            <w:sz w:val="22"/>
            <w:szCs w:val="22"/>
          </w:rPr>
          <w:tab/>
        </w:r>
        <w:r w:rsidRPr="007D6959">
          <w:rPr>
            <w:rStyle w:val="Hyperlink"/>
            <w:noProof/>
          </w:rPr>
          <w:t>Singleton sets</w:t>
        </w:r>
        <w:r>
          <w:rPr>
            <w:noProof/>
            <w:webHidden/>
          </w:rPr>
          <w:tab/>
        </w:r>
        <w:r>
          <w:rPr>
            <w:noProof/>
            <w:webHidden/>
          </w:rPr>
          <w:fldChar w:fldCharType="begin"/>
        </w:r>
        <w:r>
          <w:rPr>
            <w:noProof/>
            <w:webHidden/>
          </w:rPr>
          <w:instrText xml:space="preserve"> PAGEREF _Toc455073126 \h </w:instrText>
        </w:r>
        <w:r>
          <w:rPr>
            <w:noProof/>
            <w:webHidden/>
          </w:rPr>
        </w:r>
      </w:ins>
      <w:r>
        <w:rPr>
          <w:noProof/>
          <w:webHidden/>
        </w:rPr>
        <w:fldChar w:fldCharType="separate"/>
      </w:r>
      <w:ins w:id="242" w:author="Mihai Budiu" w:date="2016-06-30T18:02:00Z">
        <w:r>
          <w:rPr>
            <w:noProof/>
            <w:webHidden/>
          </w:rPr>
          <w:t>51</w:t>
        </w:r>
        <w:r>
          <w:rPr>
            <w:noProof/>
            <w:webHidden/>
          </w:rPr>
          <w:fldChar w:fldCharType="end"/>
        </w:r>
        <w:r w:rsidRPr="007D6959">
          <w:rPr>
            <w:rStyle w:val="Hyperlink"/>
            <w:noProof/>
          </w:rPr>
          <w:fldChar w:fldCharType="end"/>
        </w:r>
      </w:ins>
    </w:p>
    <w:p w14:paraId="34EB3E6A" w14:textId="1105AE6A" w:rsidR="00DB42E5" w:rsidRDefault="00DB42E5">
      <w:pPr>
        <w:pStyle w:val="TOC3"/>
        <w:tabs>
          <w:tab w:val="left" w:pos="1440"/>
          <w:tab w:val="right" w:leader="dot" w:pos="8630"/>
        </w:tabs>
        <w:rPr>
          <w:ins w:id="243" w:author="Mihai Budiu" w:date="2016-06-30T18:02:00Z"/>
          <w:rFonts w:asciiTheme="minorHAnsi" w:eastAsiaTheme="minorEastAsia" w:hAnsiTheme="minorHAnsi" w:cstheme="minorBidi"/>
          <w:noProof/>
          <w:sz w:val="22"/>
          <w:szCs w:val="22"/>
        </w:rPr>
      </w:pPr>
      <w:ins w:id="24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10.11.2</w:t>
        </w:r>
        <w:r>
          <w:rPr>
            <w:rFonts w:asciiTheme="minorHAnsi" w:eastAsiaTheme="minorEastAsia" w:hAnsiTheme="minorHAnsi" w:cstheme="minorBidi"/>
            <w:noProof/>
            <w:sz w:val="22"/>
            <w:szCs w:val="22"/>
          </w:rPr>
          <w:tab/>
        </w:r>
        <w:r w:rsidRPr="007D6959">
          <w:rPr>
            <w:rStyle w:val="Hyperlink"/>
            <w:noProof/>
          </w:rPr>
          <w:t>The universal set</w:t>
        </w:r>
        <w:r>
          <w:rPr>
            <w:noProof/>
            <w:webHidden/>
          </w:rPr>
          <w:tab/>
        </w:r>
        <w:r>
          <w:rPr>
            <w:noProof/>
            <w:webHidden/>
          </w:rPr>
          <w:fldChar w:fldCharType="begin"/>
        </w:r>
        <w:r>
          <w:rPr>
            <w:noProof/>
            <w:webHidden/>
          </w:rPr>
          <w:instrText xml:space="preserve"> PAGEREF _Toc455073127 \h </w:instrText>
        </w:r>
        <w:r>
          <w:rPr>
            <w:noProof/>
            <w:webHidden/>
          </w:rPr>
        </w:r>
      </w:ins>
      <w:r>
        <w:rPr>
          <w:noProof/>
          <w:webHidden/>
        </w:rPr>
        <w:fldChar w:fldCharType="separate"/>
      </w:r>
      <w:ins w:id="245" w:author="Mihai Budiu" w:date="2016-06-30T18:02:00Z">
        <w:r>
          <w:rPr>
            <w:noProof/>
            <w:webHidden/>
          </w:rPr>
          <w:t>51</w:t>
        </w:r>
        <w:r>
          <w:rPr>
            <w:noProof/>
            <w:webHidden/>
          </w:rPr>
          <w:fldChar w:fldCharType="end"/>
        </w:r>
        <w:r w:rsidRPr="007D6959">
          <w:rPr>
            <w:rStyle w:val="Hyperlink"/>
            <w:noProof/>
          </w:rPr>
          <w:fldChar w:fldCharType="end"/>
        </w:r>
      </w:ins>
    </w:p>
    <w:p w14:paraId="3FC625F3" w14:textId="7C157540" w:rsidR="00DB42E5" w:rsidRDefault="00DB42E5">
      <w:pPr>
        <w:pStyle w:val="TOC3"/>
        <w:tabs>
          <w:tab w:val="left" w:pos="1440"/>
          <w:tab w:val="right" w:leader="dot" w:pos="8630"/>
        </w:tabs>
        <w:rPr>
          <w:ins w:id="246" w:author="Mihai Budiu" w:date="2016-06-30T18:02:00Z"/>
          <w:rFonts w:asciiTheme="minorHAnsi" w:eastAsiaTheme="minorEastAsia" w:hAnsiTheme="minorHAnsi" w:cstheme="minorBidi"/>
          <w:noProof/>
          <w:sz w:val="22"/>
          <w:szCs w:val="22"/>
        </w:rPr>
      </w:pPr>
      <w:ins w:id="24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10.11.3</w:t>
        </w:r>
        <w:r>
          <w:rPr>
            <w:rFonts w:asciiTheme="minorHAnsi" w:eastAsiaTheme="minorEastAsia" w:hAnsiTheme="minorHAnsi" w:cstheme="minorBidi"/>
            <w:noProof/>
            <w:sz w:val="22"/>
            <w:szCs w:val="22"/>
          </w:rPr>
          <w:tab/>
        </w:r>
        <w:r w:rsidRPr="007D6959">
          <w:rPr>
            <w:rStyle w:val="Hyperlink"/>
            <w:noProof/>
          </w:rPr>
          <w:t>Cubes</w:t>
        </w:r>
        <w:r>
          <w:rPr>
            <w:noProof/>
            <w:webHidden/>
          </w:rPr>
          <w:tab/>
        </w:r>
        <w:r>
          <w:rPr>
            <w:noProof/>
            <w:webHidden/>
          </w:rPr>
          <w:fldChar w:fldCharType="begin"/>
        </w:r>
        <w:r>
          <w:rPr>
            <w:noProof/>
            <w:webHidden/>
          </w:rPr>
          <w:instrText xml:space="preserve"> PAGEREF _Toc455073128 \h </w:instrText>
        </w:r>
        <w:r>
          <w:rPr>
            <w:noProof/>
            <w:webHidden/>
          </w:rPr>
        </w:r>
      </w:ins>
      <w:r>
        <w:rPr>
          <w:noProof/>
          <w:webHidden/>
        </w:rPr>
        <w:fldChar w:fldCharType="separate"/>
      </w:r>
      <w:ins w:id="248" w:author="Mihai Budiu" w:date="2016-06-30T18:02:00Z">
        <w:r>
          <w:rPr>
            <w:noProof/>
            <w:webHidden/>
          </w:rPr>
          <w:t>51</w:t>
        </w:r>
        <w:r>
          <w:rPr>
            <w:noProof/>
            <w:webHidden/>
          </w:rPr>
          <w:fldChar w:fldCharType="end"/>
        </w:r>
        <w:r w:rsidRPr="007D6959">
          <w:rPr>
            <w:rStyle w:val="Hyperlink"/>
            <w:noProof/>
          </w:rPr>
          <w:fldChar w:fldCharType="end"/>
        </w:r>
      </w:ins>
    </w:p>
    <w:p w14:paraId="2FAAB305" w14:textId="74CBA7DE" w:rsidR="00DB42E5" w:rsidRDefault="00DB42E5">
      <w:pPr>
        <w:pStyle w:val="TOC3"/>
        <w:tabs>
          <w:tab w:val="left" w:pos="1440"/>
          <w:tab w:val="right" w:leader="dot" w:pos="8630"/>
        </w:tabs>
        <w:rPr>
          <w:ins w:id="249" w:author="Mihai Budiu" w:date="2016-06-30T18:02:00Z"/>
          <w:rFonts w:asciiTheme="minorHAnsi" w:eastAsiaTheme="minorEastAsia" w:hAnsiTheme="minorHAnsi" w:cstheme="minorBidi"/>
          <w:noProof/>
          <w:sz w:val="22"/>
          <w:szCs w:val="22"/>
        </w:rPr>
      </w:pPr>
      <w:ins w:id="25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"_Toc455073129"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10.11.4</w:t>
        </w:r>
        <w:r>
          <w:rPr>
            <w:rFonts w:asciiTheme="minorHAnsi" w:eastAsiaTheme="minorEastAsia" w:hAnsiTheme="minorHAnsi" w:cstheme="minorBidi"/>
            <w:noProof/>
            <w:sz w:val="22"/>
            <w:szCs w:val="22"/>
          </w:rPr>
          <w:tab/>
        </w:r>
        <w:r w:rsidRPr="007D6959">
          <w:rPr>
            <w:rStyle w:val="Hyperlink"/>
            <w:noProof/>
          </w:rPr>
          <w:t>Ranges</w:t>
        </w:r>
        <w:r>
          <w:rPr>
            <w:noProof/>
            <w:webHidden/>
          </w:rPr>
          <w:tab/>
        </w:r>
        <w:r>
          <w:rPr>
            <w:noProof/>
            <w:webHidden/>
          </w:rPr>
          <w:fldChar w:fldCharType="begin"/>
        </w:r>
        <w:r>
          <w:rPr>
            <w:noProof/>
            <w:webHidden/>
          </w:rPr>
          <w:instrText xml:space="preserve"> PAGEREF _Toc455073129 \h </w:instrText>
        </w:r>
        <w:r>
          <w:rPr>
            <w:noProof/>
            <w:webHidden/>
          </w:rPr>
        </w:r>
      </w:ins>
      <w:r>
        <w:rPr>
          <w:noProof/>
          <w:webHidden/>
        </w:rPr>
        <w:fldChar w:fldCharType="separate"/>
      </w:r>
      <w:ins w:id="251" w:author="Mihai Budiu" w:date="2016-06-30T18:02:00Z">
        <w:r>
          <w:rPr>
            <w:noProof/>
            <w:webHidden/>
          </w:rPr>
          <w:t>52</w:t>
        </w:r>
        <w:r>
          <w:rPr>
            <w:noProof/>
            <w:webHidden/>
          </w:rPr>
          <w:fldChar w:fldCharType="end"/>
        </w:r>
        <w:r w:rsidRPr="007D6959">
          <w:rPr>
            <w:rStyle w:val="Hyperlink"/>
            <w:noProof/>
          </w:rPr>
          <w:fldChar w:fldCharType="end"/>
        </w:r>
      </w:ins>
    </w:p>
    <w:p w14:paraId="42A29531" w14:textId="1F3D2232" w:rsidR="00DB42E5" w:rsidRDefault="00DB42E5">
      <w:pPr>
        <w:pStyle w:val="TOC3"/>
        <w:tabs>
          <w:tab w:val="left" w:pos="1440"/>
          <w:tab w:val="right" w:leader="dot" w:pos="8630"/>
        </w:tabs>
        <w:rPr>
          <w:ins w:id="252" w:author="Mihai Budiu" w:date="2016-06-30T18:02:00Z"/>
          <w:rFonts w:asciiTheme="minorHAnsi" w:eastAsiaTheme="minorEastAsia" w:hAnsiTheme="minorHAnsi" w:cstheme="minorBidi"/>
          <w:noProof/>
          <w:sz w:val="22"/>
          <w:szCs w:val="22"/>
        </w:rPr>
      </w:pPr>
      <w:ins w:id="25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10.11.5</w:t>
        </w:r>
        <w:r>
          <w:rPr>
            <w:rFonts w:asciiTheme="minorHAnsi" w:eastAsiaTheme="minorEastAsia" w:hAnsiTheme="minorHAnsi" w:cstheme="minorBidi"/>
            <w:noProof/>
            <w:sz w:val="22"/>
            <w:szCs w:val="22"/>
          </w:rPr>
          <w:tab/>
        </w:r>
        <w:r w:rsidRPr="007D6959">
          <w:rPr>
            <w:rStyle w:val="Hyperlink"/>
            <w:noProof/>
          </w:rPr>
          <w:t>Tuples</w:t>
        </w:r>
        <w:r>
          <w:rPr>
            <w:noProof/>
            <w:webHidden/>
          </w:rPr>
          <w:tab/>
        </w:r>
        <w:r>
          <w:rPr>
            <w:noProof/>
            <w:webHidden/>
          </w:rPr>
          <w:fldChar w:fldCharType="begin"/>
        </w:r>
        <w:r>
          <w:rPr>
            <w:noProof/>
            <w:webHidden/>
          </w:rPr>
          <w:instrText xml:space="preserve"> PAGEREF _Toc455073130 \h </w:instrText>
        </w:r>
        <w:r>
          <w:rPr>
            <w:noProof/>
            <w:webHidden/>
          </w:rPr>
        </w:r>
      </w:ins>
      <w:r>
        <w:rPr>
          <w:noProof/>
          <w:webHidden/>
        </w:rPr>
        <w:fldChar w:fldCharType="separate"/>
      </w:r>
      <w:ins w:id="254" w:author="Mihai Budiu" w:date="2016-06-30T18:02:00Z">
        <w:r>
          <w:rPr>
            <w:noProof/>
            <w:webHidden/>
          </w:rPr>
          <w:t>52</w:t>
        </w:r>
        <w:r>
          <w:rPr>
            <w:noProof/>
            <w:webHidden/>
          </w:rPr>
          <w:fldChar w:fldCharType="end"/>
        </w:r>
        <w:r w:rsidRPr="007D6959">
          <w:rPr>
            <w:rStyle w:val="Hyperlink"/>
            <w:noProof/>
          </w:rPr>
          <w:fldChar w:fldCharType="end"/>
        </w:r>
      </w:ins>
    </w:p>
    <w:p w14:paraId="7242527D" w14:textId="0A9E7A8A" w:rsidR="00DB42E5" w:rsidRDefault="00DB42E5">
      <w:pPr>
        <w:pStyle w:val="TOC2"/>
        <w:tabs>
          <w:tab w:val="left" w:pos="960"/>
          <w:tab w:val="right" w:leader="dot" w:pos="8630"/>
        </w:tabs>
        <w:rPr>
          <w:ins w:id="255" w:author="Mihai Budiu" w:date="2016-06-30T18:02:00Z"/>
          <w:rFonts w:asciiTheme="minorHAnsi" w:eastAsiaTheme="minorEastAsia" w:hAnsiTheme="minorHAnsi" w:cstheme="minorBidi"/>
          <w:noProof/>
          <w:sz w:val="22"/>
          <w:szCs w:val="22"/>
        </w:rPr>
      </w:pPr>
      <w:ins w:id="25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10.12</w:t>
        </w:r>
        <w:r>
          <w:rPr>
            <w:rFonts w:asciiTheme="minorHAnsi" w:eastAsiaTheme="minorEastAsia" w:hAnsiTheme="minorHAnsi" w:cstheme="minorBidi"/>
            <w:noProof/>
            <w:sz w:val="22"/>
            <w:szCs w:val="22"/>
          </w:rPr>
          <w:tab/>
        </w:r>
        <w:r w:rsidRPr="007D6959">
          <w:rPr>
            <w:rStyle w:val="Hyperlink"/>
            <w:noProof/>
          </w:rPr>
          <w:t xml:space="preserve">Operations on </w:t>
        </w:r>
        <w:r w:rsidRPr="007D6959">
          <w:rPr>
            <w:rStyle w:val="Hyperlink"/>
            <w:rFonts w:ascii="Consolas" w:hAnsi="Consolas"/>
            <w:noProof/>
          </w:rPr>
          <w:t>struct</w:t>
        </w:r>
        <w:r w:rsidRPr="007D6959">
          <w:rPr>
            <w:rStyle w:val="Hyperlink"/>
            <w:noProof/>
          </w:rPr>
          <w:t xml:space="preserve"> types</w:t>
        </w:r>
        <w:r>
          <w:rPr>
            <w:noProof/>
            <w:webHidden/>
          </w:rPr>
          <w:tab/>
        </w:r>
        <w:r>
          <w:rPr>
            <w:noProof/>
            <w:webHidden/>
          </w:rPr>
          <w:fldChar w:fldCharType="begin"/>
        </w:r>
        <w:r>
          <w:rPr>
            <w:noProof/>
            <w:webHidden/>
          </w:rPr>
          <w:instrText xml:space="preserve"> PAGEREF _Toc455073131 \h </w:instrText>
        </w:r>
        <w:r>
          <w:rPr>
            <w:noProof/>
            <w:webHidden/>
          </w:rPr>
        </w:r>
      </w:ins>
      <w:r>
        <w:rPr>
          <w:noProof/>
          <w:webHidden/>
        </w:rPr>
        <w:fldChar w:fldCharType="separate"/>
      </w:r>
      <w:ins w:id="257" w:author="Mihai Budiu" w:date="2016-06-30T18:02:00Z">
        <w:r>
          <w:rPr>
            <w:noProof/>
            <w:webHidden/>
          </w:rPr>
          <w:t>52</w:t>
        </w:r>
        <w:r>
          <w:rPr>
            <w:noProof/>
            <w:webHidden/>
          </w:rPr>
          <w:fldChar w:fldCharType="end"/>
        </w:r>
        <w:r w:rsidRPr="007D6959">
          <w:rPr>
            <w:rStyle w:val="Hyperlink"/>
            <w:noProof/>
          </w:rPr>
          <w:fldChar w:fldCharType="end"/>
        </w:r>
      </w:ins>
    </w:p>
    <w:p w14:paraId="75636F81" w14:textId="1ABD63B5" w:rsidR="00DB42E5" w:rsidRDefault="00DB42E5">
      <w:pPr>
        <w:pStyle w:val="TOC2"/>
        <w:tabs>
          <w:tab w:val="left" w:pos="960"/>
          <w:tab w:val="right" w:leader="dot" w:pos="8630"/>
        </w:tabs>
        <w:rPr>
          <w:ins w:id="258" w:author="Mihai Budiu" w:date="2016-06-30T18:02:00Z"/>
          <w:rFonts w:asciiTheme="minorHAnsi" w:eastAsiaTheme="minorEastAsia" w:hAnsiTheme="minorHAnsi" w:cstheme="minorBidi"/>
          <w:noProof/>
          <w:sz w:val="22"/>
          <w:szCs w:val="22"/>
        </w:rPr>
      </w:pPr>
      <w:ins w:id="25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10.13</w:t>
        </w:r>
        <w:r>
          <w:rPr>
            <w:rFonts w:asciiTheme="minorHAnsi" w:eastAsiaTheme="minorEastAsia" w:hAnsiTheme="minorHAnsi" w:cstheme="minorBidi"/>
            <w:noProof/>
            <w:sz w:val="22"/>
            <w:szCs w:val="22"/>
          </w:rPr>
          <w:tab/>
        </w:r>
        <w:r w:rsidRPr="007D6959">
          <w:rPr>
            <w:rStyle w:val="Hyperlink"/>
            <w:noProof/>
          </w:rPr>
          <w:t>Operations on headers</w:t>
        </w:r>
        <w:r>
          <w:rPr>
            <w:noProof/>
            <w:webHidden/>
          </w:rPr>
          <w:tab/>
        </w:r>
        <w:r>
          <w:rPr>
            <w:noProof/>
            <w:webHidden/>
          </w:rPr>
          <w:fldChar w:fldCharType="begin"/>
        </w:r>
        <w:r>
          <w:rPr>
            <w:noProof/>
            <w:webHidden/>
          </w:rPr>
          <w:instrText xml:space="preserve"> PAGEREF _Toc455073132 \h </w:instrText>
        </w:r>
        <w:r>
          <w:rPr>
            <w:noProof/>
            <w:webHidden/>
          </w:rPr>
        </w:r>
      </w:ins>
      <w:r>
        <w:rPr>
          <w:noProof/>
          <w:webHidden/>
        </w:rPr>
        <w:fldChar w:fldCharType="separate"/>
      </w:r>
      <w:ins w:id="260" w:author="Mihai Budiu" w:date="2016-06-30T18:02:00Z">
        <w:r>
          <w:rPr>
            <w:noProof/>
            <w:webHidden/>
          </w:rPr>
          <w:t>52</w:t>
        </w:r>
        <w:r>
          <w:rPr>
            <w:noProof/>
            <w:webHidden/>
          </w:rPr>
          <w:fldChar w:fldCharType="end"/>
        </w:r>
        <w:r w:rsidRPr="007D6959">
          <w:rPr>
            <w:rStyle w:val="Hyperlink"/>
            <w:noProof/>
          </w:rPr>
          <w:fldChar w:fldCharType="end"/>
        </w:r>
      </w:ins>
    </w:p>
    <w:p w14:paraId="02B9AFDD" w14:textId="73A4671F" w:rsidR="00DB42E5" w:rsidRDefault="00DB42E5">
      <w:pPr>
        <w:pStyle w:val="TOC2"/>
        <w:tabs>
          <w:tab w:val="left" w:pos="960"/>
          <w:tab w:val="right" w:leader="dot" w:pos="8630"/>
        </w:tabs>
        <w:rPr>
          <w:ins w:id="261" w:author="Mihai Budiu" w:date="2016-06-30T18:02:00Z"/>
          <w:rFonts w:asciiTheme="minorHAnsi" w:eastAsiaTheme="minorEastAsia" w:hAnsiTheme="minorHAnsi" w:cstheme="minorBidi"/>
          <w:noProof/>
          <w:sz w:val="22"/>
          <w:szCs w:val="22"/>
        </w:rPr>
      </w:pPr>
      <w:ins w:id="26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10.14</w:t>
        </w:r>
        <w:r>
          <w:rPr>
            <w:rFonts w:asciiTheme="minorHAnsi" w:eastAsiaTheme="minorEastAsia" w:hAnsiTheme="minorHAnsi" w:cstheme="minorBidi"/>
            <w:noProof/>
            <w:sz w:val="22"/>
            <w:szCs w:val="22"/>
          </w:rPr>
          <w:tab/>
        </w:r>
        <w:r w:rsidRPr="007D6959">
          <w:rPr>
            <w:rStyle w:val="Hyperlink"/>
            <w:noProof/>
          </w:rPr>
          <w:t>Expressions on header stacks</w:t>
        </w:r>
        <w:r>
          <w:rPr>
            <w:noProof/>
            <w:webHidden/>
          </w:rPr>
          <w:tab/>
        </w:r>
        <w:r>
          <w:rPr>
            <w:noProof/>
            <w:webHidden/>
          </w:rPr>
          <w:fldChar w:fldCharType="begin"/>
        </w:r>
        <w:r>
          <w:rPr>
            <w:noProof/>
            <w:webHidden/>
          </w:rPr>
          <w:instrText xml:space="preserve"> PAGEREF _Toc455073133 \h </w:instrText>
        </w:r>
        <w:r>
          <w:rPr>
            <w:noProof/>
            <w:webHidden/>
          </w:rPr>
        </w:r>
      </w:ins>
      <w:r>
        <w:rPr>
          <w:noProof/>
          <w:webHidden/>
        </w:rPr>
        <w:fldChar w:fldCharType="separate"/>
      </w:r>
      <w:ins w:id="263" w:author="Mihai Budiu" w:date="2016-06-30T18:02:00Z">
        <w:r>
          <w:rPr>
            <w:noProof/>
            <w:webHidden/>
          </w:rPr>
          <w:t>53</w:t>
        </w:r>
        <w:r>
          <w:rPr>
            <w:noProof/>
            <w:webHidden/>
          </w:rPr>
          <w:fldChar w:fldCharType="end"/>
        </w:r>
        <w:r w:rsidRPr="007D6959">
          <w:rPr>
            <w:rStyle w:val="Hyperlink"/>
            <w:noProof/>
          </w:rPr>
          <w:fldChar w:fldCharType="end"/>
        </w:r>
      </w:ins>
    </w:p>
    <w:p w14:paraId="289C5879" w14:textId="2C5694E2" w:rsidR="00DB42E5" w:rsidRDefault="00DB42E5">
      <w:pPr>
        <w:pStyle w:val="TOC2"/>
        <w:tabs>
          <w:tab w:val="left" w:pos="960"/>
          <w:tab w:val="right" w:leader="dot" w:pos="8630"/>
        </w:tabs>
        <w:rPr>
          <w:ins w:id="264" w:author="Mihai Budiu" w:date="2016-06-30T18:02:00Z"/>
          <w:rFonts w:asciiTheme="minorHAnsi" w:eastAsiaTheme="minorEastAsia" w:hAnsiTheme="minorHAnsi" w:cstheme="minorBidi"/>
          <w:noProof/>
          <w:sz w:val="22"/>
          <w:szCs w:val="22"/>
        </w:rPr>
      </w:pPr>
      <w:ins w:id="26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10.15</w:t>
        </w:r>
        <w:r>
          <w:rPr>
            <w:rFonts w:asciiTheme="minorHAnsi" w:eastAsiaTheme="minorEastAsia" w:hAnsiTheme="minorHAnsi" w:cstheme="minorBidi"/>
            <w:noProof/>
            <w:sz w:val="22"/>
            <w:szCs w:val="22"/>
          </w:rPr>
          <w:tab/>
        </w:r>
        <w:r w:rsidRPr="007D6959">
          <w:rPr>
            <w:rStyle w:val="Hyperlink"/>
            <w:noProof/>
          </w:rPr>
          <w:t>Function calls, method invocations</w:t>
        </w:r>
        <w:r>
          <w:rPr>
            <w:noProof/>
            <w:webHidden/>
          </w:rPr>
          <w:tab/>
        </w:r>
        <w:r>
          <w:rPr>
            <w:noProof/>
            <w:webHidden/>
          </w:rPr>
          <w:fldChar w:fldCharType="begin"/>
        </w:r>
        <w:r>
          <w:rPr>
            <w:noProof/>
            <w:webHidden/>
          </w:rPr>
          <w:instrText xml:space="preserve"> PAGEREF _Toc455073134 \h </w:instrText>
        </w:r>
        <w:r>
          <w:rPr>
            <w:noProof/>
            <w:webHidden/>
          </w:rPr>
        </w:r>
      </w:ins>
      <w:r>
        <w:rPr>
          <w:noProof/>
          <w:webHidden/>
        </w:rPr>
        <w:fldChar w:fldCharType="separate"/>
      </w:r>
      <w:ins w:id="266" w:author="Mihai Budiu" w:date="2016-06-30T18:02:00Z">
        <w:r>
          <w:rPr>
            <w:noProof/>
            <w:webHidden/>
          </w:rPr>
          <w:t>54</w:t>
        </w:r>
        <w:r>
          <w:rPr>
            <w:noProof/>
            <w:webHidden/>
          </w:rPr>
          <w:fldChar w:fldCharType="end"/>
        </w:r>
        <w:r w:rsidRPr="007D6959">
          <w:rPr>
            <w:rStyle w:val="Hyperlink"/>
            <w:noProof/>
          </w:rPr>
          <w:fldChar w:fldCharType="end"/>
        </w:r>
      </w:ins>
    </w:p>
    <w:p w14:paraId="10FAF3BA" w14:textId="347B8DE1" w:rsidR="00DB42E5" w:rsidRDefault="00DB42E5">
      <w:pPr>
        <w:pStyle w:val="TOC2"/>
        <w:tabs>
          <w:tab w:val="left" w:pos="960"/>
          <w:tab w:val="right" w:leader="dot" w:pos="8630"/>
        </w:tabs>
        <w:rPr>
          <w:ins w:id="267" w:author="Mihai Budiu" w:date="2016-06-30T18:02:00Z"/>
          <w:rFonts w:asciiTheme="minorHAnsi" w:eastAsiaTheme="minorEastAsia" w:hAnsiTheme="minorHAnsi" w:cstheme="minorBidi"/>
          <w:noProof/>
          <w:sz w:val="22"/>
          <w:szCs w:val="22"/>
        </w:rPr>
      </w:pPr>
      <w:ins w:id="26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10.16</w:t>
        </w:r>
        <w:r>
          <w:rPr>
            <w:rFonts w:asciiTheme="minorHAnsi" w:eastAsiaTheme="minorEastAsia" w:hAnsiTheme="minorHAnsi" w:cstheme="minorBidi"/>
            <w:noProof/>
            <w:sz w:val="22"/>
            <w:szCs w:val="22"/>
          </w:rPr>
          <w:tab/>
        </w:r>
        <w:r w:rsidRPr="007D6959">
          <w:rPr>
            <w:rStyle w:val="Hyperlink"/>
            <w:noProof/>
          </w:rPr>
          <w:t>Constructor invocations</w:t>
        </w:r>
        <w:r>
          <w:rPr>
            <w:noProof/>
            <w:webHidden/>
          </w:rPr>
          <w:tab/>
        </w:r>
        <w:r>
          <w:rPr>
            <w:noProof/>
            <w:webHidden/>
          </w:rPr>
          <w:fldChar w:fldCharType="begin"/>
        </w:r>
        <w:r>
          <w:rPr>
            <w:noProof/>
            <w:webHidden/>
          </w:rPr>
          <w:instrText xml:space="preserve"> PAGEREF _Toc455073135 \h </w:instrText>
        </w:r>
        <w:r>
          <w:rPr>
            <w:noProof/>
            <w:webHidden/>
          </w:rPr>
        </w:r>
      </w:ins>
      <w:r>
        <w:rPr>
          <w:noProof/>
          <w:webHidden/>
        </w:rPr>
        <w:fldChar w:fldCharType="separate"/>
      </w:r>
      <w:ins w:id="269" w:author="Mihai Budiu" w:date="2016-06-30T18:02:00Z">
        <w:r>
          <w:rPr>
            <w:noProof/>
            <w:webHidden/>
          </w:rPr>
          <w:t>54</w:t>
        </w:r>
        <w:r>
          <w:rPr>
            <w:noProof/>
            <w:webHidden/>
          </w:rPr>
          <w:fldChar w:fldCharType="end"/>
        </w:r>
        <w:r w:rsidRPr="007D6959">
          <w:rPr>
            <w:rStyle w:val="Hyperlink"/>
            <w:noProof/>
          </w:rPr>
          <w:fldChar w:fldCharType="end"/>
        </w:r>
      </w:ins>
    </w:p>
    <w:p w14:paraId="0664E1EB" w14:textId="2C9F7AB6" w:rsidR="00DB42E5" w:rsidRDefault="00DB42E5">
      <w:pPr>
        <w:pStyle w:val="TOC1"/>
        <w:rPr>
          <w:ins w:id="270" w:author="Mihai Budiu" w:date="2016-06-30T18:02:00Z"/>
          <w:rFonts w:asciiTheme="minorHAnsi" w:eastAsiaTheme="minorEastAsia" w:hAnsiTheme="minorHAnsi" w:cstheme="minorBidi"/>
          <w:noProof/>
          <w:sz w:val="22"/>
          <w:szCs w:val="22"/>
        </w:rPr>
      </w:pPr>
      <w:ins w:id="271" w:author="Mihai Budiu" w:date="2016-06-30T18:02:00Z">
        <w:r w:rsidRPr="007D6959">
          <w:rPr>
            <w:rStyle w:val="Hyperlink"/>
            <w:noProof/>
          </w:rPr>
          <w:lastRenderedPageBreak/>
          <w:fldChar w:fldCharType="begin"/>
        </w:r>
        <w:r w:rsidRPr="007D6959">
          <w:rPr>
            <w:rStyle w:val="Hyperlink"/>
            <w:noProof/>
          </w:rPr>
          <w:instrText xml:space="preserve"> </w:instrText>
        </w:r>
        <w:r>
          <w:rPr>
            <w:noProof/>
          </w:rPr>
          <w:instrText>HYPERLINK \l "_Toc455073136"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11</w:t>
        </w:r>
        <w:r>
          <w:rPr>
            <w:rFonts w:asciiTheme="minorHAnsi" w:eastAsiaTheme="minorEastAsia" w:hAnsiTheme="minorHAnsi" w:cstheme="minorBidi"/>
            <w:noProof/>
            <w:sz w:val="22"/>
            <w:szCs w:val="22"/>
          </w:rPr>
          <w:tab/>
        </w:r>
        <w:r w:rsidRPr="007D6959">
          <w:rPr>
            <w:rStyle w:val="Hyperlink"/>
            <w:noProof/>
          </w:rPr>
          <w:t>Constants and variable declarations</w:t>
        </w:r>
        <w:r>
          <w:rPr>
            <w:noProof/>
            <w:webHidden/>
          </w:rPr>
          <w:tab/>
        </w:r>
        <w:r>
          <w:rPr>
            <w:noProof/>
            <w:webHidden/>
          </w:rPr>
          <w:fldChar w:fldCharType="begin"/>
        </w:r>
        <w:r>
          <w:rPr>
            <w:noProof/>
            <w:webHidden/>
          </w:rPr>
          <w:instrText xml:space="preserve"> PAGEREF _Toc455073136 \h </w:instrText>
        </w:r>
        <w:r>
          <w:rPr>
            <w:noProof/>
            <w:webHidden/>
          </w:rPr>
        </w:r>
      </w:ins>
      <w:r>
        <w:rPr>
          <w:noProof/>
          <w:webHidden/>
        </w:rPr>
        <w:fldChar w:fldCharType="separate"/>
      </w:r>
      <w:ins w:id="272" w:author="Mihai Budiu" w:date="2016-06-30T18:02:00Z">
        <w:r>
          <w:rPr>
            <w:noProof/>
            <w:webHidden/>
          </w:rPr>
          <w:t>55</w:t>
        </w:r>
        <w:r>
          <w:rPr>
            <w:noProof/>
            <w:webHidden/>
          </w:rPr>
          <w:fldChar w:fldCharType="end"/>
        </w:r>
        <w:r w:rsidRPr="007D6959">
          <w:rPr>
            <w:rStyle w:val="Hyperlink"/>
            <w:noProof/>
          </w:rPr>
          <w:fldChar w:fldCharType="end"/>
        </w:r>
      </w:ins>
    </w:p>
    <w:p w14:paraId="673BA273" w14:textId="55607CCA" w:rsidR="00DB42E5" w:rsidRDefault="00DB42E5">
      <w:pPr>
        <w:pStyle w:val="TOC2"/>
        <w:tabs>
          <w:tab w:val="left" w:pos="960"/>
          <w:tab w:val="right" w:leader="dot" w:pos="8630"/>
        </w:tabs>
        <w:rPr>
          <w:ins w:id="273" w:author="Mihai Budiu" w:date="2016-06-30T18:02:00Z"/>
          <w:rFonts w:asciiTheme="minorHAnsi" w:eastAsiaTheme="minorEastAsia" w:hAnsiTheme="minorHAnsi" w:cstheme="minorBidi"/>
          <w:noProof/>
          <w:sz w:val="22"/>
          <w:szCs w:val="22"/>
        </w:rPr>
      </w:pPr>
      <w:ins w:id="27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11.1</w:t>
        </w:r>
        <w:r>
          <w:rPr>
            <w:rFonts w:asciiTheme="minorHAnsi" w:eastAsiaTheme="minorEastAsia" w:hAnsiTheme="minorHAnsi" w:cstheme="minorBidi"/>
            <w:noProof/>
            <w:sz w:val="22"/>
            <w:szCs w:val="22"/>
          </w:rPr>
          <w:tab/>
        </w:r>
        <w:r w:rsidRPr="007D6959">
          <w:rPr>
            <w:rStyle w:val="Hyperlink"/>
            <w:noProof/>
          </w:rPr>
          <w:t>Constants</w:t>
        </w:r>
        <w:r>
          <w:rPr>
            <w:noProof/>
            <w:webHidden/>
          </w:rPr>
          <w:tab/>
        </w:r>
        <w:r>
          <w:rPr>
            <w:noProof/>
            <w:webHidden/>
          </w:rPr>
          <w:fldChar w:fldCharType="begin"/>
        </w:r>
        <w:r>
          <w:rPr>
            <w:noProof/>
            <w:webHidden/>
          </w:rPr>
          <w:instrText xml:space="preserve"> PAGEREF _Toc455073137 \h </w:instrText>
        </w:r>
        <w:r>
          <w:rPr>
            <w:noProof/>
            <w:webHidden/>
          </w:rPr>
        </w:r>
      </w:ins>
      <w:r>
        <w:rPr>
          <w:noProof/>
          <w:webHidden/>
        </w:rPr>
        <w:fldChar w:fldCharType="separate"/>
      </w:r>
      <w:ins w:id="275" w:author="Mihai Budiu" w:date="2016-06-30T18:02:00Z">
        <w:r>
          <w:rPr>
            <w:noProof/>
            <w:webHidden/>
          </w:rPr>
          <w:t>55</w:t>
        </w:r>
        <w:r>
          <w:rPr>
            <w:noProof/>
            <w:webHidden/>
          </w:rPr>
          <w:fldChar w:fldCharType="end"/>
        </w:r>
        <w:r w:rsidRPr="007D6959">
          <w:rPr>
            <w:rStyle w:val="Hyperlink"/>
            <w:noProof/>
          </w:rPr>
          <w:fldChar w:fldCharType="end"/>
        </w:r>
      </w:ins>
    </w:p>
    <w:p w14:paraId="75D40AD0" w14:textId="2416B986" w:rsidR="00DB42E5" w:rsidRDefault="00DB42E5">
      <w:pPr>
        <w:pStyle w:val="TOC2"/>
        <w:tabs>
          <w:tab w:val="left" w:pos="960"/>
          <w:tab w:val="right" w:leader="dot" w:pos="8630"/>
        </w:tabs>
        <w:rPr>
          <w:ins w:id="276" w:author="Mihai Budiu" w:date="2016-06-30T18:02:00Z"/>
          <w:rFonts w:asciiTheme="minorHAnsi" w:eastAsiaTheme="minorEastAsia" w:hAnsiTheme="minorHAnsi" w:cstheme="minorBidi"/>
          <w:noProof/>
          <w:sz w:val="22"/>
          <w:szCs w:val="22"/>
        </w:rPr>
      </w:pPr>
      <w:ins w:id="27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11.2</w:t>
        </w:r>
        <w:r>
          <w:rPr>
            <w:rFonts w:asciiTheme="minorHAnsi" w:eastAsiaTheme="minorEastAsia" w:hAnsiTheme="minorHAnsi" w:cstheme="minorBidi"/>
            <w:noProof/>
            <w:sz w:val="22"/>
            <w:szCs w:val="22"/>
          </w:rPr>
          <w:tab/>
        </w:r>
        <w:r w:rsidRPr="007D6959">
          <w:rPr>
            <w:rStyle w:val="Hyperlink"/>
            <w:noProof/>
          </w:rPr>
          <w:t>Variables</w:t>
        </w:r>
        <w:r>
          <w:rPr>
            <w:noProof/>
            <w:webHidden/>
          </w:rPr>
          <w:tab/>
        </w:r>
        <w:r>
          <w:rPr>
            <w:noProof/>
            <w:webHidden/>
          </w:rPr>
          <w:fldChar w:fldCharType="begin"/>
        </w:r>
        <w:r>
          <w:rPr>
            <w:noProof/>
            <w:webHidden/>
          </w:rPr>
          <w:instrText xml:space="preserve"> PAGEREF _Toc455073138 \h </w:instrText>
        </w:r>
        <w:r>
          <w:rPr>
            <w:noProof/>
            <w:webHidden/>
          </w:rPr>
        </w:r>
      </w:ins>
      <w:r>
        <w:rPr>
          <w:noProof/>
          <w:webHidden/>
        </w:rPr>
        <w:fldChar w:fldCharType="separate"/>
      </w:r>
      <w:ins w:id="278" w:author="Mihai Budiu" w:date="2016-06-30T18:02:00Z">
        <w:r>
          <w:rPr>
            <w:noProof/>
            <w:webHidden/>
          </w:rPr>
          <w:t>55</w:t>
        </w:r>
        <w:r>
          <w:rPr>
            <w:noProof/>
            <w:webHidden/>
          </w:rPr>
          <w:fldChar w:fldCharType="end"/>
        </w:r>
        <w:r w:rsidRPr="007D6959">
          <w:rPr>
            <w:rStyle w:val="Hyperlink"/>
            <w:noProof/>
          </w:rPr>
          <w:fldChar w:fldCharType="end"/>
        </w:r>
      </w:ins>
    </w:p>
    <w:p w14:paraId="62AFC320" w14:textId="1ABF7C96" w:rsidR="00DB42E5" w:rsidRDefault="00DB42E5">
      <w:pPr>
        <w:pStyle w:val="TOC2"/>
        <w:tabs>
          <w:tab w:val="left" w:pos="960"/>
          <w:tab w:val="right" w:leader="dot" w:pos="8630"/>
        </w:tabs>
        <w:rPr>
          <w:ins w:id="279" w:author="Mihai Budiu" w:date="2016-06-30T18:02:00Z"/>
          <w:rFonts w:asciiTheme="minorHAnsi" w:eastAsiaTheme="minorEastAsia" w:hAnsiTheme="minorHAnsi" w:cstheme="minorBidi"/>
          <w:noProof/>
          <w:sz w:val="22"/>
          <w:szCs w:val="22"/>
        </w:rPr>
      </w:pPr>
      <w:ins w:id="28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"_Toc455073139"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11.3</w:t>
        </w:r>
        <w:r>
          <w:rPr>
            <w:rFonts w:asciiTheme="minorHAnsi" w:eastAsiaTheme="minorEastAsia" w:hAnsiTheme="minorHAnsi" w:cstheme="minorBidi"/>
            <w:noProof/>
            <w:sz w:val="22"/>
            <w:szCs w:val="22"/>
          </w:rPr>
          <w:tab/>
        </w:r>
        <w:r w:rsidRPr="007D6959">
          <w:rPr>
            <w:rStyle w:val="Hyperlink"/>
            <w:noProof/>
          </w:rPr>
          <w:t>Instantiations</w:t>
        </w:r>
        <w:r>
          <w:rPr>
            <w:noProof/>
            <w:webHidden/>
          </w:rPr>
          <w:tab/>
        </w:r>
        <w:r>
          <w:rPr>
            <w:noProof/>
            <w:webHidden/>
          </w:rPr>
          <w:fldChar w:fldCharType="begin"/>
        </w:r>
        <w:r>
          <w:rPr>
            <w:noProof/>
            <w:webHidden/>
          </w:rPr>
          <w:instrText xml:space="preserve"> PAGEREF _Toc455073139 \h </w:instrText>
        </w:r>
        <w:r>
          <w:rPr>
            <w:noProof/>
            <w:webHidden/>
          </w:rPr>
        </w:r>
      </w:ins>
      <w:r>
        <w:rPr>
          <w:noProof/>
          <w:webHidden/>
        </w:rPr>
        <w:fldChar w:fldCharType="separate"/>
      </w:r>
      <w:ins w:id="281" w:author="Mihai Budiu" w:date="2016-06-30T18:02:00Z">
        <w:r>
          <w:rPr>
            <w:noProof/>
            <w:webHidden/>
          </w:rPr>
          <w:t>56</w:t>
        </w:r>
        <w:r>
          <w:rPr>
            <w:noProof/>
            <w:webHidden/>
          </w:rPr>
          <w:fldChar w:fldCharType="end"/>
        </w:r>
        <w:r w:rsidRPr="007D6959">
          <w:rPr>
            <w:rStyle w:val="Hyperlink"/>
            <w:noProof/>
          </w:rPr>
          <w:fldChar w:fldCharType="end"/>
        </w:r>
      </w:ins>
    </w:p>
    <w:p w14:paraId="0BDD7C51" w14:textId="10C16257" w:rsidR="00DB42E5" w:rsidRDefault="00DB42E5">
      <w:pPr>
        <w:pStyle w:val="TOC1"/>
        <w:rPr>
          <w:ins w:id="282" w:author="Mihai Budiu" w:date="2016-06-30T18:02:00Z"/>
          <w:rFonts w:asciiTheme="minorHAnsi" w:eastAsiaTheme="minorEastAsia" w:hAnsiTheme="minorHAnsi" w:cstheme="minorBidi"/>
          <w:noProof/>
          <w:sz w:val="22"/>
          <w:szCs w:val="22"/>
        </w:rPr>
      </w:pPr>
      <w:ins w:id="28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w:t>
        </w:r>
        <w:r>
          <w:rPr>
            <w:rFonts w:asciiTheme="minorHAnsi" w:eastAsiaTheme="minorEastAsia" w:hAnsiTheme="minorHAnsi" w:cstheme="minorBidi"/>
            <w:noProof/>
            <w:sz w:val="22"/>
            <w:szCs w:val="22"/>
          </w:rPr>
          <w:tab/>
        </w:r>
        <w:r w:rsidRPr="007D6959">
          <w:rPr>
            <w:rStyle w:val="Hyperlink"/>
            <w:noProof/>
          </w:rPr>
          <w:t>Statements</w:t>
        </w:r>
        <w:r>
          <w:rPr>
            <w:noProof/>
            <w:webHidden/>
          </w:rPr>
          <w:tab/>
        </w:r>
        <w:r>
          <w:rPr>
            <w:noProof/>
            <w:webHidden/>
          </w:rPr>
          <w:fldChar w:fldCharType="begin"/>
        </w:r>
        <w:r>
          <w:rPr>
            <w:noProof/>
            <w:webHidden/>
          </w:rPr>
          <w:instrText xml:space="preserve"> PAGEREF _Toc455073140 \h </w:instrText>
        </w:r>
        <w:r>
          <w:rPr>
            <w:noProof/>
            <w:webHidden/>
          </w:rPr>
        </w:r>
      </w:ins>
      <w:r>
        <w:rPr>
          <w:noProof/>
          <w:webHidden/>
        </w:rPr>
        <w:fldChar w:fldCharType="separate"/>
      </w:r>
      <w:ins w:id="284" w:author="Mihai Budiu" w:date="2016-06-30T18:02:00Z">
        <w:r>
          <w:rPr>
            <w:noProof/>
            <w:webHidden/>
          </w:rPr>
          <w:t>56</w:t>
        </w:r>
        <w:r>
          <w:rPr>
            <w:noProof/>
            <w:webHidden/>
          </w:rPr>
          <w:fldChar w:fldCharType="end"/>
        </w:r>
        <w:r w:rsidRPr="007D6959">
          <w:rPr>
            <w:rStyle w:val="Hyperlink"/>
            <w:noProof/>
          </w:rPr>
          <w:fldChar w:fldCharType="end"/>
        </w:r>
      </w:ins>
    </w:p>
    <w:p w14:paraId="4AF6F329" w14:textId="3BE9C2A6" w:rsidR="00DB42E5" w:rsidRDefault="00DB42E5">
      <w:pPr>
        <w:pStyle w:val="TOC2"/>
        <w:tabs>
          <w:tab w:val="left" w:pos="960"/>
          <w:tab w:val="right" w:leader="dot" w:pos="8630"/>
        </w:tabs>
        <w:rPr>
          <w:ins w:id="285" w:author="Mihai Budiu" w:date="2016-06-30T18:02:00Z"/>
          <w:rFonts w:asciiTheme="minorHAnsi" w:eastAsiaTheme="minorEastAsia" w:hAnsiTheme="minorHAnsi" w:cstheme="minorBidi"/>
          <w:noProof/>
          <w:sz w:val="22"/>
          <w:szCs w:val="22"/>
        </w:rPr>
      </w:pPr>
      <w:ins w:id="28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12.1</w:t>
        </w:r>
        <w:r>
          <w:rPr>
            <w:rFonts w:asciiTheme="minorHAnsi" w:eastAsiaTheme="minorEastAsia" w:hAnsiTheme="minorHAnsi" w:cstheme="minorBidi"/>
            <w:noProof/>
            <w:sz w:val="22"/>
            <w:szCs w:val="22"/>
          </w:rPr>
          <w:tab/>
        </w:r>
        <w:r w:rsidRPr="007D6959">
          <w:rPr>
            <w:rStyle w:val="Hyperlink"/>
            <w:noProof/>
          </w:rPr>
          <w:t>Assignment</w:t>
        </w:r>
        <w:r>
          <w:rPr>
            <w:noProof/>
            <w:webHidden/>
          </w:rPr>
          <w:tab/>
        </w:r>
        <w:r>
          <w:rPr>
            <w:noProof/>
            <w:webHidden/>
          </w:rPr>
          <w:fldChar w:fldCharType="begin"/>
        </w:r>
        <w:r>
          <w:rPr>
            <w:noProof/>
            <w:webHidden/>
          </w:rPr>
          <w:instrText xml:space="preserve"> PAGEREF _Toc455073141 \h </w:instrText>
        </w:r>
        <w:r>
          <w:rPr>
            <w:noProof/>
            <w:webHidden/>
          </w:rPr>
        </w:r>
      </w:ins>
      <w:r>
        <w:rPr>
          <w:noProof/>
          <w:webHidden/>
        </w:rPr>
        <w:fldChar w:fldCharType="separate"/>
      </w:r>
      <w:ins w:id="287" w:author="Mihai Budiu" w:date="2016-06-30T18:02:00Z">
        <w:r>
          <w:rPr>
            <w:noProof/>
            <w:webHidden/>
          </w:rPr>
          <w:t>57</w:t>
        </w:r>
        <w:r>
          <w:rPr>
            <w:noProof/>
            <w:webHidden/>
          </w:rPr>
          <w:fldChar w:fldCharType="end"/>
        </w:r>
        <w:r w:rsidRPr="007D6959">
          <w:rPr>
            <w:rStyle w:val="Hyperlink"/>
            <w:noProof/>
          </w:rPr>
          <w:fldChar w:fldCharType="end"/>
        </w:r>
      </w:ins>
    </w:p>
    <w:p w14:paraId="7EDB4D86" w14:textId="6C5DE496" w:rsidR="00DB42E5" w:rsidRDefault="00DB42E5">
      <w:pPr>
        <w:pStyle w:val="TOC3"/>
        <w:tabs>
          <w:tab w:val="left" w:pos="1440"/>
          <w:tab w:val="right" w:leader="dot" w:pos="8630"/>
        </w:tabs>
        <w:rPr>
          <w:ins w:id="288" w:author="Mihai Budiu" w:date="2016-06-30T18:02:00Z"/>
          <w:rFonts w:asciiTheme="minorHAnsi" w:eastAsiaTheme="minorEastAsia" w:hAnsiTheme="minorHAnsi" w:cstheme="minorBidi"/>
          <w:noProof/>
          <w:sz w:val="22"/>
          <w:szCs w:val="22"/>
        </w:rPr>
      </w:pPr>
      <w:ins w:id="28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12.1.1</w:t>
        </w:r>
        <w:r>
          <w:rPr>
            <w:rFonts w:asciiTheme="minorHAnsi" w:eastAsiaTheme="minorEastAsia" w:hAnsiTheme="minorHAnsi" w:cstheme="minorBidi"/>
            <w:noProof/>
            <w:sz w:val="22"/>
            <w:szCs w:val="22"/>
          </w:rPr>
          <w:tab/>
        </w:r>
        <w:r w:rsidRPr="007D6959">
          <w:rPr>
            <w:rStyle w:val="Hyperlink"/>
            <w:noProof/>
          </w:rPr>
          <w:t>L-values</w:t>
        </w:r>
        <w:r>
          <w:rPr>
            <w:noProof/>
            <w:webHidden/>
          </w:rPr>
          <w:tab/>
        </w:r>
        <w:r>
          <w:rPr>
            <w:noProof/>
            <w:webHidden/>
          </w:rPr>
          <w:fldChar w:fldCharType="begin"/>
        </w:r>
        <w:r>
          <w:rPr>
            <w:noProof/>
            <w:webHidden/>
          </w:rPr>
          <w:instrText xml:space="preserve"> PAGEREF _Toc455073142 \h </w:instrText>
        </w:r>
        <w:r>
          <w:rPr>
            <w:noProof/>
            <w:webHidden/>
          </w:rPr>
        </w:r>
      </w:ins>
      <w:r>
        <w:rPr>
          <w:noProof/>
          <w:webHidden/>
        </w:rPr>
        <w:fldChar w:fldCharType="separate"/>
      </w:r>
      <w:ins w:id="290" w:author="Mihai Budiu" w:date="2016-06-30T18:02:00Z">
        <w:r>
          <w:rPr>
            <w:noProof/>
            <w:webHidden/>
          </w:rPr>
          <w:t>57</w:t>
        </w:r>
        <w:r>
          <w:rPr>
            <w:noProof/>
            <w:webHidden/>
          </w:rPr>
          <w:fldChar w:fldCharType="end"/>
        </w:r>
        <w:r w:rsidRPr="007D6959">
          <w:rPr>
            <w:rStyle w:val="Hyperlink"/>
            <w:noProof/>
          </w:rPr>
          <w:fldChar w:fldCharType="end"/>
        </w:r>
      </w:ins>
    </w:p>
    <w:p w14:paraId="3E3A0185" w14:textId="0A294A62" w:rsidR="00DB42E5" w:rsidRDefault="00DB42E5">
      <w:pPr>
        <w:pStyle w:val="TOC2"/>
        <w:tabs>
          <w:tab w:val="left" w:pos="960"/>
          <w:tab w:val="right" w:leader="dot" w:pos="8630"/>
        </w:tabs>
        <w:rPr>
          <w:ins w:id="291" w:author="Mihai Budiu" w:date="2016-06-30T18:02:00Z"/>
          <w:rFonts w:asciiTheme="minorHAnsi" w:eastAsiaTheme="minorEastAsia" w:hAnsiTheme="minorHAnsi" w:cstheme="minorBidi"/>
          <w:noProof/>
          <w:sz w:val="22"/>
          <w:szCs w:val="22"/>
        </w:rPr>
      </w:pPr>
      <w:ins w:id="29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12.2</w:t>
        </w:r>
        <w:r>
          <w:rPr>
            <w:rFonts w:asciiTheme="minorHAnsi" w:eastAsiaTheme="minorEastAsia" w:hAnsiTheme="minorHAnsi" w:cstheme="minorBidi"/>
            <w:noProof/>
            <w:sz w:val="22"/>
            <w:szCs w:val="22"/>
          </w:rPr>
          <w:tab/>
        </w:r>
        <w:r w:rsidRPr="007D6959">
          <w:rPr>
            <w:rStyle w:val="Hyperlink"/>
            <w:noProof/>
          </w:rPr>
          <w:t>The empty statement</w:t>
        </w:r>
        <w:r>
          <w:rPr>
            <w:noProof/>
            <w:webHidden/>
          </w:rPr>
          <w:tab/>
        </w:r>
        <w:r>
          <w:rPr>
            <w:noProof/>
            <w:webHidden/>
          </w:rPr>
          <w:fldChar w:fldCharType="begin"/>
        </w:r>
        <w:r>
          <w:rPr>
            <w:noProof/>
            <w:webHidden/>
          </w:rPr>
          <w:instrText xml:space="preserve"> PAGEREF _Toc455073143 \h </w:instrText>
        </w:r>
        <w:r>
          <w:rPr>
            <w:noProof/>
            <w:webHidden/>
          </w:rPr>
        </w:r>
      </w:ins>
      <w:r>
        <w:rPr>
          <w:noProof/>
          <w:webHidden/>
        </w:rPr>
        <w:fldChar w:fldCharType="separate"/>
      </w:r>
      <w:ins w:id="293" w:author="Mihai Budiu" w:date="2016-06-30T18:02:00Z">
        <w:r>
          <w:rPr>
            <w:noProof/>
            <w:webHidden/>
          </w:rPr>
          <w:t>58</w:t>
        </w:r>
        <w:r>
          <w:rPr>
            <w:noProof/>
            <w:webHidden/>
          </w:rPr>
          <w:fldChar w:fldCharType="end"/>
        </w:r>
        <w:r w:rsidRPr="007D6959">
          <w:rPr>
            <w:rStyle w:val="Hyperlink"/>
            <w:noProof/>
          </w:rPr>
          <w:fldChar w:fldCharType="end"/>
        </w:r>
      </w:ins>
    </w:p>
    <w:p w14:paraId="52591E43" w14:textId="2A50B7F5" w:rsidR="00DB42E5" w:rsidRDefault="00DB42E5">
      <w:pPr>
        <w:pStyle w:val="TOC2"/>
        <w:tabs>
          <w:tab w:val="left" w:pos="960"/>
          <w:tab w:val="right" w:leader="dot" w:pos="8630"/>
        </w:tabs>
        <w:rPr>
          <w:ins w:id="294" w:author="Mihai Budiu" w:date="2016-06-30T18:02:00Z"/>
          <w:rFonts w:asciiTheme="minorHAnsi" w:eastAsiaTheme="minorEastAsia" w:hAnsiTheme="minorHAnsi" w:cstheme="minorBidi"/>
          <w:noProof/>
          <w:sz w:val="22"/>
          <w:szCs w:val="22"/>
        </w:rPr>
      </w:pPr>
      <w:ins w:id="29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12.3</w:t>
        </w:r>
        <w:r>
          <w:rPr>
            <w:rFonts w:asciiTheme="minorHAnsi" w:eastAsiaTheme="minorEastAsia" w:hAnsiTheme="minorHAnsi" w:cstheme="minorBidi"/>
            <w:noProof/>
            <w:sz w:val="22"/>
            <w:szCs w:val="22"/>
          </w:rPr>
          <w:tab/>
        </w:r>
        <w:r w:rsidRPr="007D6959">
          <w:rPr>
            <w:rStyle w:val="Hyperlink"/>
            <w:noProof/>
          </w:rPr>
          <w:t>The block statement</w:t>
        </w:r>
        <w:r>
          <w:rPr>
            <w:noProof/>
            <w:webHidden/>
          </w:rPr>
          <w:tab/>
        </w:r>
        <w:r>
          <w:rPr>
            <w:noProof/>
            <w:webHidden/>
          </w:rPr>
          <w:fldChar w:fldCharType="begin"/>
        </w:r>
        <w:r>
          <w:rPr>
            <w:noProof/>
            <w:webHidden/>
          </w:rPr>
          <w:instrText xml:space="preserve"> PAGEREF _Toc455073144 \h </w:instrText>
        </w:r>
        <w:r>
          <w:rPr>
            <w:noProof/>
            <w:webHidden/>
          </w:rPr>
        </w:r>
      </w:ins>
      <w:r>
        <w:rPr>
          <w:noProof/>
          <w:webHidden/>
        </w:rPr>
        <w:fldChar w:fldCharType="separate"/>
      </w:r>
      <w:ins w:id="296" w:author="Mihai Budiu" w:date="2016-06-30T18:02:00Z">
        <w:r>
          <w:rPr>
            <w:noProof/>
            <w:webHidden/>
          </w:rPr>
          <w:t>58</w:t>
        </w:r>
        <w:r>
          <w:rPr>
            <w:noProof/>
            <w:webHidden/>
          </w:rPr>
          <w:fldChar w:fldCharType="end"/>
        </w:r>
        <w:r w:rsidRPr="007D6959">
          <w:rPr>
            <w:rStyle w:val="Hyperlink"/>
            <w:noProof/>
          </w:rPr>
          <w:fldChar w:fldCharType="end"/>
        </w:r>
      </w:ins>
    </w:p>
    <w:p w14:paraId="3FEACD1A" w14:textId="62066FD5" w:rsidR="00DB42E5" w:rsidRDefault="00DB42E5">
      <w:pPr>
        <w:pStyle w:val="TOC2"/>
        <w:tabs>
          <w:tab w:val="left" w:pos="960"/>
          <w:tab w:val="right" w:leader="dot" w:pos="8630"/>
        </w:tabs>
        <w:rPr>
          <w:ins w:id="297" w:author="Mihai Budiu" w:date="2016-06-30T18:02:00Z"/>
          <w:rFonts w:asciiTheme="minorHAnsi" w:eastAsiaTheme="minorEastAsia" w:hAnsiTheme="minorHAnsi" w:cstheme="minorBidi"/>
          <w:noProof/>
          <w:sz w:val="22"/>
          <w:szCs w:val="22"/>
        </w:rPr>
      </w:pPr>
      <w:ins w:id="29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12.4</w:t>
        </w:r>
        <w:r>
          <w:rPr>
            <w:rFonts w:asciiTheme="minorHAnsi" w:eastAsiaTheme="minorEastAsia" w:hAnsiTheme="minorHAnsi" w:cstheme="minorBidi"/>
            <w:noProof/>
            <w:sz w:val="22"/>
            <w:szCs w:val="22"/>
          </w:rPr>
          <w:tab/>
        </w:r>
        <w:r w:rsidRPr="007D6959">
          <w:rPr>
            <w:rStyle w:val="Hyperlink"/>
            <w:noProof/>
          </w:rPr>
          <w:t>The return statement</w:t>
        </w:r>
        <w:r>
          <w:rPr>
            <w:noProof/>
            <w:webHidden/>
          </w:rPr>
          <w:tab/>
        </w:r>
        <w:r>
          <w:rPr>
            <w:noProof/>
            <w:webHidden/>
          </w:rPr>
          <w:fldChar w:fldCharType="begin"/>
        </w:r>
        <w:r>
          <w:rPr>
            <w:noProof/>
            <w:webHidden/>
          </w:rPr>
          <w:instrText xml:space="preserve"> PAGEREF _Toc455073145 \h </w:instrText>
        </w:r>
        <w:r>
          <w:rPr>
            <w:noProof/>
            <w:webHidden/>
          </w:rPr>
        </w:r>
      </w:ins>
      <w:r>
        <w:rPr>
          <w:noProof/>
          <w:webHidden/>
        </w:rPr>
        <w:fldChar w:fldCharType="separate"/>
      </w:r>
      <w:ins w:id="299" w:author="Mihai Budiu" w:date="2016-06-30T18:02:00Z">
        <w:r>
          <w:rPr>
            <w:noProof/>
            <w:webHidden/>
          </w:rPr>
          <w:t>58</w:t>
        </w:r>
        <w:r>
          <w:rPr>
            <w:noProof/>
            <w:webHidden/>
          </w:rPr>
          <w:fldChar w:fldCharType="end"/>
        </w:r>
        <w:r w:rsidRPr="007D6959">
          <w:rPr>
            <w:rStyle w:val="Hyperlink"/>
            <w:noProof/>
          </w:rPr>
          <w:fldChar w:fldCharType="end"/>
        </w:r>
      </w:ins>
    </w:p>
    <w:p w14:paraId="2DCB3357" w14:textId="4EA874C6" w:rsidR="00DB42E5" w:rsidRDefault="00DB42E5">
      <w:pPr>
        <w:pStyle w:val="TOC2"/>
        <w:tabs>
          <w:tab w:val="left" w:pos="960"/>
          <w:tab w:val="right" w:leader="dot" w:pos="8630"/>
        </w:tabs>
        <w:rPr>
          <w:ins w:id="300" w:author="Mihai Budiu" w:date="2016-06-30T18:02:00Z"/>
          <w:rFonts w:asciiTheme="minorHAnsi" w:eastAsiaTheme="minorEastAsia" w:hAnsiTheme="minorHAnsi" w:cstheme="minorBidi"/>
          <w:noProof/>
          <w:sz w:val="22"/>
          <w:szCs w:val="22"/>
        </w:rPr>
      </w:pPr>
      <w:ins w:id="30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12.5</w:t>
        </w:r>
        <w:r>
          <w:rPr>
            <w:rFonts w:asciiTheme="minorHAnsi" w:eastAsiaTheme="minorEastAsia" w:hAnsiTheme="minorHAnsi" w:cstheme="minorBidi"/>
            <w:noProof/>
            <w:sz w:val="22"/>
            <w:szCs w:val="22"/>
          </w:rPr>
          <w:tab/>
        </w:r>
        <w:r w:rsidRPr="007D6959">
          <w:rPr>
            <w:rStyle w:val="Hyperlink"/>
            <w:noProof/>
          </w:rPr>
          <w:t>The exit statement</w:t>
        </w:r>
        <w:r>
          <w:rPr>
            <w:noProof/>
            <w:webHidden/>
          </w:rPr>
          <w:tab/>
        </w:r>
        <w:r>
          <w:rPr>
            <w:noProof/>
            <w:webHidden/>
          </w:rPr>
          <w:fldChar w:fldCharType="begin"/>
        </w:r>
        <w:r>
          <w:rPr>
            <w:noProof/>
            <w:webHidden/>
          </w:rPr>
          <w:instrText xml:space="preserve"> PAGEREF _Toc455073146 \h </w:instrText>
        </w:r>
        <w:r>
          <w:rPr>
            <w:noProof/>
            <w:webHidden/>
          </w:rPr>
        </w:r>
      </w:ins>
      <w:r>
        <w:rPr>
          <w:noProof/>
          <w:webHidden/>
        </w:rPr>
        <w:fldChar w:fldCharType="separate"/>
      </w:r>
      <w:ins w:id="302" w:author="Mihai Budiu" w:date="2016-06-30T18:02:00Z">
        <w:r>
          <w:rPr>
            <w:noProof/>
            <w:webHidden/>
          </w:rPr>
          <w:t>58</w:t>
        </w:r>
        <w:r>
          <w:rPr>
            <w:noProof/>
            <w:webHidden/>
          </w:rPr>
          <w:fldChar w:fldCharType="end"/>
        </w:r>
        <w:r w:rsidRPr="007D6959">
          <w:rPr>
            <w:rStyle w:val="Hyperlink"/>
            <w:noProof/>
          </w:rPr>
          <w:fldChar w:fldCharType="end"/>
        </w:r>
      </w:ins>
    </w:p>
    <w:p w14:paraId="677D62BA" w14:textId="0BB85C2C" w:rsidR="00DB42E5" w:rsidRDefault="00DB42E5">
      <w:pPr>
        <w:pStyle w:val="TOC2"/>
        <w:tabs>
          <w:tab w:val="left" w:pos="960"/>
          <w:tab w:val="right" w:leader="dot" w:pos="8630"/>
        </w:tabs>
        <w:rPr>
          <w:ins w:id="303" w:author="Mihai Budiu" w:date="2016-06-30T18:02:00Z"/>
          <w:rFonts w:asciiTheme="minorHAnsi" w:eastAsiaTheme="minorEastAsia" w:hAnsiTheme="minorHAnsi" w:cstheme="minorBidi"/>
          <w:noProof/>
          <w:sz w:val="22"/>
          <w:szCs w:val="22"/>
        </w:rPr>
      </w:pPr>
      <w:ins w:id="30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12.6</w:t>
        </w:r>
        <w:r>
          <w:rPr>
            <w:rFonts w:asciiTheme="minorHAnsi" w:eastAsiaTheme="minorEastAsia" w:hAnsiTheme="minorHAnsi" w:cstheme="minorBidi"/>
            <w:noProof/>
            <w:sz w:val="22"/>
            <w:szCs w:val="22"/>
          </w:rPr>
          <w:tab/>
        </w:r>
        <w:r w:rsidRPr="007D6959">
          <w:rPr>
            <w:rStyle w:val="Hyperlink"/>
            <w:noProof/>
          </w:rPr>
          <w:t>The conditional statement</w:t>
        </w:r>
        <w:r>
          <w:rPr>
            <w:noProof/>
            <w:webHidden/>
          </w:rPr>
          <w:tab/>
        </w:r>
        <w:r>
          <w:rPr>
            <w:noProof/>
            <w:webHidden/>
          </w:rPr>
          <w:fldChar w:fldCharType="begin"/>
        </w:r>
        <w:r>
          <w:rPr>
            <w:noProof/>
            <w:webHidden/>
          </w:rPr>
          <w:instrText xml:space="preserve"> PAGEREF _Toc455073147 \h </w:instrText>
        </w:r>
        <w:r>
          <w:rPr>
            <w:noProof/>
            <w:webHidden/>
          </w:rPr>
        </w:r>
      </w:ins>
      <w:r>
        <w:rPr>
          <w:noProof/>
          <w:webHidden/>
        </w:rPr>
        <w:fldChar w:fldCharType="separate"/>
      </w:r>
      <w:ins w:id="305" w:author="Mihai Budiu" w:date="2016-06-30T18:02:00Z">
        <w:r>
          <w:rPr>
            <w:noProof/>
            <w:webHidden/>
          </w:rPr>
          <w:t>59</w:t>
        </w:r>
        <w:r>
          <w:rPr>
            <w:noProof/>
            <w:webHidden/>
          </w:rPr>
          <w:fldChar w:fldCharType="end"/>
        </w:r>
        <w:r w:rsidRPr="007D6959">
          <w:rPr>
            <w:rStyle w:val="Hyperlink"/>
            <w:noProof/>
          </w:rPr>
          <w:fldChar w:fldCharType="end"/>
        </w:r>
      </w:ins>
    </w:p>
    <w:p w14:paraId="50415668" w14:textId="37E7B52C" w:rsidR="00DB42E5" w:rsidRDefault="00DB42E5">
      <w:pPr>
        <w:pStyle w:val="TOC2"/>
        <w:tabs>
          <w:tab w:val="left" w:pos="960"/>
          <w:tab w:val="right" w:leader="dot" w:pos="8630"/>
        </w:tabs>
        <w:rPr>
          <w:ins w:id="306" w:author="Mihai Budiu" w:date="2016-06-30T18:02:00Z"/>
          <w:rFonts w:asciiTheme="minorHAnsi" w:eastAsiaTheme="minorEastAsia" w:hAnsiTheme="minorHAnsi" w:cstheme="minorBidi"/>
          <w:noProof/>
          <w:sz w:val="22"/>
          <w:szCs w:val="22"/>
        </w:rPr>
      </w:pPr>
      <w:ins w:id="30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12.7</w:t>
        </w:r>
        <w:r>
          <w:rPr>
            <w:rFonts w:asciiTheme="minorHAnsi" w:eastAsiaTheme="minorEastAsia" w:hAnsiTheme="minorHAnsi" w:cstheme="minorBidi"/>
            <w:noProof/>
            <w:sz w:val="22"/>
            <w:szCs w:val="22"/>
          </w:rPr>
          <w:tab/>
        </w:r>
        <w:r w:rsidRPr="007D6959">
          <w:rPr>
            <w:rStyle w:val="Hyperlink"/>
            <w:noProof/>
          </w:rPr>
          <w:t>The switch statement</w:t>
        </w:r>
        <w:r>
          <w:rPr>
            <w:noProof/>
            <w:webHidden/>
          </w:rPr>
          <w:tab/>
        </w:r>
        <w:r>
          <w:rPr>
            <w:noProof/>
            <w:webHidden/>
          </w:rPr>
          <w:fldChar w:fldCharType="begin"/>
        </w:r>
        <w:r>
          <w:rPr>
            <w:noProof/>
            <w:webHidden/>
          </w:rPr>
          <w:instrText xml:space="preserve"> PAGEREF _Toc455073148 \h </w:instrText>
        </w:r>
        <w:r>
          <w:rPr>
            <w:noProof/>
            <w:webHidden/>
          </w:rPr>
        </w:r>
      </w:ins>
      <w:r>
        <w:rPr>
          <w:noProof/>
          <w:webHidden/>
        </w:rPr>
        <w:fldChar w:fldCharType="separate"/>
      </w:r>
      <w:ins w:id="308" w:author="Mihai Budiu" w:date="2016-06-30T18:02:00Z">
        <w:r>
          <w:rPr>
            <w:noProof/>
            <w:webHidden/>
          </w:rPr>
          <w:t>59</w:t>
        </w:r>
        <w:r>
          <w:rPr>
            <w:noProof/>
            <w:webHidden/>
          </w:rPr>
          <w:fldChar w:fldCharType="end"/>
        </w:r>
        <w:r w:rsidRPr="007D6959">
          <w:rPr>
            <w:rStyle w:val="Hyperlink"/>
            <w:noProof/>
          </w:rPr>
          <w:fldChar w:fldCharType="end"/>
        </w:r>
      </w:ins>
    </w:p>
    <w:p w14:paraId="759CAFA4" w14:textId="117EFDC1" w:rsidR="00DB42E5" w:rsidRDefault="00DB42E5">
      <w:pPr>
        <w:pStyle w:val="TOC1"/>
        <w:rPr>
          <w:ins w:id="309" w:author="Mihai Budiu" w:date="2016-06-30T18:02:00Z"/>
          <w:rFonts w:asciiTheme="minorHAnsi" w:eastAsiaTheme="minorEastAsia" w:hAnsiTheme="minorHAnsi" w:cstheme="minorBidi"/>
          <w:noProof/>
          <w:sz w:val="22"/>
          <w:szCs w:val="22"/>
        </w:rPr>
      </w:pPr>
      <w:ins w:id="31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"_Toc455073149"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w:t>
        </w:r>
        <w:r>
          <w:rPr>
            <w:rFonts w:asciiTheme="minorHAnsi" w:eastAsiaTheme="minorEastAsia" w:hAnsiTheme="minorHAnsi" w:cstheme="minorBidi"/>
            <w:noProof/>
            <w:sz w:val="22"/>
            <w:szCs w:val="22"/>
          </w:rPr>
          <w:tab/>
        </w:r>
        <w:r w:rsidRPr="007D6959">
          <w:rPr>
            <w:rStyle w:val="Hyperlink"/>
            <w:noProof/>
          </w:rPr>
          <w:t>Packet parsing in P4</w:t>
        </w:r>
        <w:r>
          <w:rPr>
            <w:noProof/>
            <w:webHidden/>
          </w:rPr>
          <w:tab/>
        </w:r>
        <w:r>
          <w:rPr>
            <w:noProof/>
            <w:webHidden/>
          </w:rPr>
          <w:fldChar w:fldCharType="begin"/>
        </w:r>
        <w:r>
          <w:rPr>
            <w:noProof/>
            <w:webHidden/>
          </w:rPr>
          <w:instrText xml:space="preserve"> PAGEREF _Toc455073149 \h </w:instrText>
        </w:r>
        <w:r>
          <w:rPr>
            <w:noProof/>
            <w:webHidden/>
          </w:rPr>
        </w:r>
      </w:ins>
      <w:r>
        <w:rPr>
          <w:noProof/>
          <w:webHidden/>
        </w:rPr>
        <w:fldChar w:fldCharType="separate"/>
      </w:r>
      <w:ins w:id="311" w:author="Mihai Budiu" w:date="2016-06-30T18:02:00Z">
        <w:r>
          <w:rPr>
            <w:noProof/>
            <w:webHidden/>
          </w:rPr>
          <w:t>60</w:t>
        </w:r>
        <w:r>
          <w:rPr>
            <w:noProof/>
            <w:webHidden/>
          </w:rPr>
          <w:fldChar w:fldCharType="end"/>
        </w:r>
        <w:r w:rsidRPr="007D6959">
          <w:rPr>
            <w:rStyle w:val="Hyperlink"/>
            <w:noProof/>
          </w:rPr>
          <w:fldChar w:fldCharType="end"/>
        </w:r>
      </w:ins>
    </w:p>
    <w:p w14:paraId="170B1AF2" w14:textId="75681614" w:rsidR="00DB42E5" w:rsidRDefault="00DB42E5">
      <w:pPr>
        <w:pStyle w:val="TOC2"/>
        <w:tabs>
          <w:tab w:val="left" w:pos="960"/>
          <w:tab w:val="right" w:leader="dot" w:pos="8630"/>
        </w:tabs>
        <w:rPr>
          <w:ins w:id="312" w:author="Mihai Budiu" w:date="2016-06-30T18:02:00Z"/>
          <w:rFonts w:asciiTheme="minorHAnsi" w:eastAsiaTheme="minorEastAsia" w:hAnsiTheme="minorHAnsi" w:cstheme="minorBidi"/>
          <w:noProof/>
          <w:sz w:val="22"/>
          <w:szCs w:val="22"/>
        </w:rPr>
      </w:pPr>
      <w:ins w:id="31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13.1</w:t>
        </w:r>
        <w:r>
          <w:rPr>
            <w:rFonts w:asciiTheme="minorHAnsi" w:eastAsiaTheme="minorEastAsia" w:hAnsiTheme="minorHAnsi" w:cstheme="minorBidi"/>
            <w:noProof/>
            <w:sz w:val="22"/>
            <w:szCs w:val="22"/>
          </w:rPr>
          <w:tab/>
        </w:r>
        <w:r w:rsidRPr="007D6959">
          <w:rPr>
            <w:rStyle w:val="Hyperlink"/>
            <w:noProof/>
          </w:rPr>
          <w:t>Parser states</w:t>
        </w:r>
        <w:r>
          <w:rPr>
            <w:noProof/>
            <w:webHidden/>
          </w:rPr>
          <w:tab/>
        </w:r>
        <w:r>
          <w:rPr>
            <w:noProof/>
            <w:webHidden/>
          </w:rPr>
          <w:fldChar w:fldCharType="begin"/>
        </w:r>
        <w:r>
          <w:rPr>
            <w:noProof/>
            <w:webHidden/>
          </w:rPr>
          <w:instrText xml:space="preserve"> PAGEREF _Toc455073150 \h </w:instrText>
        </w:r>
        <w:r>
          <w:rPr>
            <w:noProof/>
            <w:webHidden/>
          </w:rPr>
        </w:r>
      </w:ins>
      <w:r>
        <w:rPr>
          <w:noProof/>
          <w:webHidden/>
        </w:rPr>
        <w:fldChar w:fldCharType="separate"/>
      </w:r>
      <w:ins w:id="314" w:author="Mihai Budiu" w:date="2016-06-30T18:02:00Z">
        <w:r>
          <w:rPr>
            <w:noProof/>
            <w:webHidden/>
          </w:rPr>
          <w:t>60</w:t>
        </w:r>
        <w:r>
          <w:rPr>
            <w:noProof/>
            <w:webHidden/>
          </w:rPr>
          <w:fldChar w:fldCharType="end"/>
        </w:r>
        <w:r w:rsidRPr="007D6959">
          <w:rPr>
            <w:rStyle w:val="Hyperlink"/>
            <w:noProof/>
          </w:rPr>
          <w:fldChar w:fldCharType="end"/>
        </w:r>
      </w:ins>
    </w:p>
    <w:p w14:paraId="20156CD7" w14:textId="246D88AC" w:rsidR="00DB42E5" w:rsidRDefault="00DB42E5">
      <w:pPr>
        <w:pStyle w:val="TOC2"/>
        <w:tabs>
          <w:tab w:val="left" w:pos="960"/>
          <w:tab w:val="right" w:leader="dot" w:pos="8630"/>
        </w:tabs>
        <w:rPr>
          <w:ins w:id="315" w:author="Mihai Budiu" w:date="2016-06-30T18:02:00Z"/>
          <w:rFonts w:asciiTheme="minorHAnsi" w:eastAsiaTheme="minorEastAsia" w:hAnsiTheme="minorHAnsi" w:cstheme="minorBidi"/>
          <w:noProof/>
          <w:sz w:val="22"/>
          <w:szCs w:val="22"/>
        </w:rPr>
      </w:pPr>
      <w:ins w:id="31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13.2</w:t>
        </w:r>
        <w:r>
          <w:rPr>
            <w:rFonts w:asciiTheme="minorHAnsi" w:eastAsiaTheme="minorEastAsia" w:hAnsiTheme="minorHAnsi" w:cstheme="minorBidi"/>
            <w:noProof/>
            <w:sz w:val="22"/>
            <w:szCs w:val="22"/>
          </w:rPr>
          <w:tab/>
        </w:r>
        <w:r w:rsidRPr="007D6959">
          <w:rPr>
            <w:rStyle w:val="Hyperlink"/>
            <w:noProof/>
          </w:rPr>
          <w:t>Parser declarations</w:t>
        </w:r>
        <w:r>
          <w:rPr>
            <w:noProof/>
            <w:webHidden/>
          </w:rPr>
          <w:tab/>
        </w:r>
        <w:r>
          <w:rPr>
            <w:noProof/>
            <w:webHidden/>
          </w:rPr>
          <w:fldChar w:fldCharType="begin"/>
        </w:r>
        <w:r>
          <w:rPr>
            <w:noProof/>
            <w:webHidden/>
          </w:rPr>
          <w:instrText xml:space="preserve"> PAGEREF _Toc455073151 \h </w:instrText>
        </w:r>
        <w:r>
          <w:rPr>
            <w:noProof/>
            <w:webHidden/>
          </w:rPr>
        </w:r>
      </w:ins>
      <w:r>
        <w:rPr>
          <w:noProof/>
          <w:webHidden/>
        </w:rPr>
        <w:fldChar w:fldCharType="separate"/>
      </w:r>
      <w:ins w:id="317" w:author="Mihai Budiu" w:date="2016-06-30T18:02:00Z">
        <w:r>
          <w:rPr>
            <w:noProof/>
            <w:webHidden/>
          </w:rPr>
          <w:t>60</w:t>
        </w:r>
        <w:r>
          <w:rPr>
            <w:noProof/>
            <w:webHidden/>
          </w:rPr>
          <w:fldChar w:fldCharType="end"/>
        </w:r>
        <w:r w:rsidRPr="007D6959">
          <w:rPr>
            <w:rStyle w:val="Hyperlink"/>
            <w:noProof/>
          </w:rPr>
          <w:fldChar w:fldCharType="end"/>
        </w:r>
      </w:ins>
    </w:p>
    <w:p w14:paraId="70FD2D0C" w14:textId="3FAAE36F" w:rsidR="00DB42E5" w:rsidRDefault="00DB42E5">
      <w:pPr>
        <w:pStyle w:val="TOC2"/>
        <w:tabs>
          <w:tab w:val="left" w:pos="960"/>
          <w:tab w:val="right" w:leader="dot" w:pos="8630"/>
        </w:tabs>
        <w:rPr>
          <w:ins w:id="318" w:author="Mihai Budiu" w:date="2016-06-30T18:02:00Z"/>
          <w:rFonts w:asciiTheme="minorHAnsi" w:eastAsiaTheme="minorEastAsia" w:hAnsiTheme="minorHAnsi" w:cstheme="minorBidi"/>
          <w:noProof/>
          <w:sz w:val="22"/>
          <w:szCs w:val="22"/>
        </w:rPr>
      </w:pPr>
      <w:ins w:id="31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13.3</w:t>
        </w:r>
        <w:r>
          <w:rPr>
            <w:rFonts w:asciiTheme="minorHAnsi" w:eastAsiaTheme="minorEastAsia" w:hAnsiTheme="minorHAnsi" w:cstheme="minorBidi"/>
            <w:noProof/>
            <w:sz w:val="22"/>
            <w:szCs w:val="22"/>
          </w:rPr>
          <w:tab/>
        </w:r>
        <w:r w:rsidRPr="007D6959">
          <w:rPr>
            <w:rStyle w:val="Hyperlink"/>
            <w:noProof/>
          </w:rPr>
          <w:t>The Parser abstract machine</w:t>
        </w:r>
        <w:r>
          <w:rPr>
            <w:noProof/>
            <w:webHidden/>
          </w:rPr>
          <w:tab/>
        </w:r>
        <w:r>
          <w:rPr>
            <w:noProof/>
            <w:webHidden/>
          </w:rPr>
          <w:fldChar w:fldCharType="begin"/>
        </w:r>
        <w:r>
          <w:rPr>
            <w:noProof/>
            <w:webHidden/>
          </w:rPr>
          <w:instrText xml:space="preserve"> PAGEREF _Toc455073152 \h </w:instrText>
        </w:r>
        <w:r>
          <w:rPr>
            <w:noProof/>
            <w:webHidden/>
          </w:rPr>
        </w:r>
      </w:ins>
      <w:r>
        <w:rPr>
          <w:noProof/>
          <w:webHidden/>
        </w:rPr>
        <w:fldChar w:fldCharType="separate"/>
      </w:r>
      <w:ins w:id="320" w:author="Mihai Budiu" w:date="2016-06-30T18:02:00Z">
        <w:r>
          <w:rPr>
            <w:noProof/>
            <w:webHidden/>
          </w:rPr>
          <w:t>61</w:t>
        </w:r>
        <w:r>
          <w:rPr>
            <w:noProof/>
            <w:webHidden/>
          </w:rPr>
          <w:fldChar w:fldCharType="end"/>
        </w:r>
        <w:r w:rsidRPr="007D6959">
          <w:rPr>
            <w:rStyle w:val="Hyperlink"/>
            <w:noProof/>
          </w:rPr>
          <w:fldChar w:fldCharType="end"/>
        </w:r>
      </w:ins>
    </w:p>
    <w:p w14:paraId="3BB6275C" w14:textId="6F449955" w:rsidR="00DB42E5" w:rsidRDefault="00DB42E5">
      <w:pPr>
        <w:pStyle w:val="TOC2"/>
        <w:tabs>
          <w:tab w:val="left" w:pos="960"/>
          <w:tab w:val="right" w:leader="dot" w:pos="8630"/>
        </w:tabs>
        <w:rPr>
          <w:ins w:id="321" w:author="Mihai Budiu" w:date="2016-06-30T18:02:00Z"/>
          <w:rFonts w:asciiTheme="minorHAnsi" w:eastAsiaTheme="minorEastAsia" w:hAnsiTheme="minorHAnsi" w:cstheme="minorBidi"/>
          <w:noProof/>
          <w:sz w:val="22"/>
          <w:szCs w:val="22"/>
        </w:rPr>
      </w:pPr>
      <w:ins w:id="32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13.4</w:t>
        </w:r>
        <w:r>
          <w:rPr>
            <w:rFonts w:asciiTheme="minorHAnsi" w:eastAsiaTheme="minorEastAsia" w:hAnsiTheme="minorHAnsi" w:cstheme="minorBidi"/>
            <w:noProof/>
            <w:sz w:val="22"/>
            <w:szCs w:val="22"/>
          </w:rPr>
          <w:tab/>
        </w:r>
        <w:r w:rsidRPr="007D6959">
          <w:rPr>
            <w:rStyle w:val="Hyperlink"/>
            <w:noProof/>
          </w:rPr>
          <w:t>Parser states</w:t>
        </w:r>
        <w:r>
          <w:rPr>
            <w:noProof/>
            <w:webHidden/>
          </w:rPr>
          <w:tab/>
        </w:r>
        <w:r>
          <w:rPr>
            <w:noProof/>
            <w:webHidden/>
          </w:rPr>
          <w:fldChar w:fldCharType="begin"/>
        </w:r>
        <w:r>
          <w:rPr>
            <w:noProof/>
            <w:webHidden/>
          </w:rPr>
          <w:instrText xml:space="preserve"> PAGEREF _Toc455073153 \h </w:instrText>
        </w:r>
        <w:r>
          <w:rPr>
            <w:noProof/>
            <w:webHidden/>
          </w:rPr>
        </w:r>
      </w:ins>
      <w:r>
        <w:rPr>
          <w:noProof/>
          <w:webHidden/>
        </w:rPr>
        <w:fldChar w:fldCharType="separate"/>
      </w:r>
      <w:ins w:id="323" w:author="Mihai Budiu" w:date="2016-06-30T18:02:00Z">
        <w:r>
          <w:rPr>
            <w:noProof/>
            <w:webHidden/>
          </w:rPr>
          <w:t>61</w:t>
        </w:r>
        <w:r>
          <w:rPr>
            <w:noProof/>
            <w:webHidden/>
          </w:rPr>
          <w:fldChar w:fldCharType="end"/>
        </w:r>
        <w:r w:rsidRPr="007D6959">
          <w:rPr>
            <w:rStyle w:val="Hyperlink"/>
            <w:noProof/>
          </w:rPr>
          <w:fldChar w:fldCharType="end"/>
        </w:r>
      </w:ins>
    </w:p>
    <w:p w14:paraId="5610D3F4" w14:textId="2BA2C2CC" w:rsidR="00DB42E5" w:rsidRDefault="00DB42E5">
      <w:pPr>
        <w:pStyle w:val="TOC2"/>
        <w:tabs>
          <w:tab w:val="left" w:pos="960"/>
          <w:tab w:val="right" w:leader="dot" w:pos="8630"/>
        </w:tabs>
        <w:rPr>
          <w:ins w:id="324" w:author="Mihai Budiu" w:date="2016-06-30T18:02:00Z"/>
          <w:rFonts w:asciiTheme="minorHAnsi" w:eastAsiaTheme="minorEastAsia" w:hAnsiTheme="minorHAnsi" w:cstheme="minorBidi"/>
          <w:noProof/>
          <w:sz w:val="22"/>
          <w:szCs w:val="22"/>
        </w:rPr>
      </w:pPr>
      <w:ins w:id="32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13.5</w:t>
        </w:r>
        <w:r>
          <w:rPr>
            <w:rFonts w:asciiTheme="minorHAnsi" w:eastAsiaTheme="minorEastAsia" w:hAnsiTheme="minorHAnsi" w:cstheme="minorBidi"/>
            <w:noProof/>
            <w:sz w:val="22"/>
            <w:szCs w:val="22"/>
          </w:rPr>
          <w:tab/>
        </w:r>
        <w:r w:rsidRPr="007D6959">
          <w:rPr>
            <w:rStyle w:val="Hyperlink"/>
            <w:noProof/>
          </w:rPr>
          <w:t>Transition statements</w:t>
        </w:r>
        <w:r>
          <w:rPr>
            <w:noProof/>
            <w:webHidden/>
          </w:rPr>
          <w:tab/>
        </w:r>
        <w:r>
          <w:rPr>
            <w:noProof/>
            <w:webHidden/>
          </w:rPr>
          <w:fldChar w:fldCharType="begin"/>
        </w:r>
        <w:r>
          <w:rPr>
            <w:noProof/>
            <w:webHidden/>
          </w:rPr>
          <w:instrText xml:space="preserve"> PAGEREF _Toc455073154 \h </w:instrText>
        </w:r>
        <w:r>
          <w:rPr>
            <w:noProof/>
            <w:webHidden/>
          </w:rPr>
        </w:r>
      </w:ins>
      <w:r>
        <w:rPr>
          <w:noProof/>
          <w:webHidden/>
        </w:rPr>
        <w:fldChar w:fldCharType="separate"/>
      </w:r>
      <w:ins w:id="326" w:author="Mihai Budiu" w:date="2016-06-30T18:02:00Z">
        <w:r>
          <w:rPr>
            <w:noProof/>
            <w:webHidden/>
          </w:rPr>
          <w:t>62</w:t>
        </w:r>
        <w:r>
          <w:rPr>
            <w:noProof/>
            <w:webHidden/>
          </w:rPr>
          <w:fldChar w:fldCharType="end"/>
        </w:r>
        <w:r w:rsidRPr="007D6959">
          <w:rPr>
            <w:rStyle w:val="Hyperlink"/>
            <w:noProof/>
          </w:rPr>
          <w:fldChar w:fldCharType="end"/>
        </w:r>
      </w:ins>
    </w:p>
    <w:p w14:paraId="5EA0282E" w14:textId="7AB017DF" w:rsidR="00DB42E5" w:rsidRDefault="00DB42E5">
      <w:pPr>
        <w:pStyle w:val="TOC2"/>
        <w:tabs>
          <w:tab w:val="left" w:pos="960"/>
          <w:tab w:val="right" w:leader="dot" w:pos="8630"/>
        </w:tabs>
        <w:rPr>
          <w:ins w:id="327" w:author="Mihai Budiu" w:date="2016-06-30T18:02:00Z"/>
          <w:rFonts w:asciiTheme="minorHAnsi" w:eastAsiaTheme="minorEastAsia" w:hAnsiTheme="minorHAnsi" w:cstheme="minorBidi"/>
          <w:noProof/>
          <w:sz w:val="22"/>
          <w:szCs w:val="22"/>
        </w:rPr>
      </w:pPr>
      <w:ins w:id="32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13.6</w:t>
        </w:r>
        <w:r>
          <w:rPr>
            <w:rFonts w:asciiTheme="minorHAnsi" w:eastAsiaTheme="minorEastAsia" w:hAnsiTheme="minorHAnsi" w:cstheme="minorBidi"/>
            <w:noProof/>
            <w:sz w:val="22"/>
            <w:szCs w:val="22"/>
          </w:rPr>
          <w:tab/>
        </w:r>
        <w:r w:rsidRPr="007D6959">
          <w:rPr>
            <w:rStyle w:val="Hyperlink"/>
            <w:noProof/>
          </w:rPr>
          <w:t>Select expressions</w:t>
        </w:r>
        <w:r>
          <w:rPr>
            <w:noProof/>
            <w:webHidden/>
          </w:rPr>
          <w:tab/>
        </w:r>
        <w:r>
          <w:rPr>
            <w:noProof/>
            <w:webHidden/>
          </w:rPr>
          <w:fldChar w:fldCharType="begin"/>
        </w:r>
        <w:r>
          <w:rPr>
            <w:noProof/>
            <w:webHidden/>
          </w:rPr>
          <w:instrText xml:space="preserve"> PAGEREF _Toc455073155 \h </w:instrText>
        </w:r>
        <w:r>
          <w:rPr>
            <w:noProof/>
            <w:webHidden/>
          </w:rPr>
        </w:r>
      </w:ins>
      <w:r>
        <w:rPr>
          <w:noProof/>
          <w:webHidden/>
        </w:rPr>
        <w:fldChar w:fldCharType="separate"/>
      </w:r>
      <w:ins w:id="329" w:author="Mihai Budiu" w:date="2016-06-30T18:02:00Z">
        <w:r>
          <w:rPr>
            <w:noProof/>
            <w:webHidden/>
          </w:rPr>
          <w:t>63</w:t>
        </w:r>
        <w:r>
          <w:rPr>
            <w:noProof/>
            <w:webHidden/>
          </w:rPr>
          <w:fldChar w:fldCharType="end"/>
        </w:r>
        <w:r w:rsidRPr="007D6959">
          <w:rPr>
            <w:rStyle w:val="Hyperlink"/>
            <w:noProof/>
          </w:rPr>
          <w:fldChar w:fldCharType="end"/>
        </w:r>
      </w:ins>
    </w:p>
    <w:p w14:paraId="4132662C" w14:textId="67BD018A" w:rsidR="00DB42E5" w:rsidRDefault="00DB42E5">
      <w:pPr>
        <w:pStyle w:val="TOC2"/>
        <w:tabs>
          <w:tab w:val="left" w:pos="960"/>
          <w:tab w:val="right" w:leader="dot" w:pos="8630"/>
        </w:tabs>
        <w:rPr>
          <w:ins w:id="330" w:author="Mihai Budiu" w:date="2016-06-30T18:02:00Z"/>
          <w:rFonts w:asciiTheme="minorHAnsi" w:eastAsiaTheme="minorEastAsia" w:hAnsiTheme="minorHAnsi" w:cstheme="minorBidi"/>
          <w:noProof/>
          <w:sz w:val="22"/>
          <w:szCs w:val="22"/>
        </w:rPr>
      </w:pPr>
      <w:ins w:id="33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13.7</w:t>
        </w:r>
        <w:r>
          <w:rPr>
            <w:rFonts w:asciiTheme="minorHAnsi" w:eastAsiaTheme="minorEastAsia" w:hAnsiTheme="minorHAnsi" w:cstheme="minorBidi"/>
            <w:noProof/>
            <w:sz w:val="22"/>
            <w:szCs w:val="22"/>
          </w:rPr>
          <w:tab/>
        </w:r>
        <w:r w:rsidRPr="007D6959">
          <w:rPr>
            <w:rStyle w:val="Hyperlink"/>
            <w:rFonts w:ascii="Consolas" w:hAnsi="Consolas"/>
            <w:noProof/>
          </w:rPr>
          <w:t>verify</w:t>
        </w:r>
        <w:r>
          <w:rPr>
            <w:noProof/>
            <w:webHidden/>
          </w:rPr>
          <w:tab/>
        </w:r>
        <w:r>
          <w:rPr>
            <w:noProof/>
            <w:webHidden/>
          </w:rPr>
          <w:fldChar w:fldCharType="begin"/>
        </w:r>
        <w:r>
          <w:rPr>
            <w:noProof/>
            <w:webHidden/>
          </w:rPr>
          <w:instrText xml:space="preserve"> PAGEREF _Toc455073156 \h </w:instrText>
        </w:r>
        <w:r>
          <w:rPr>
            <w:noProof/>
            <w:webHidden/>
          </w:rPr>
        </w:r>
      </w:ins>
      <w:r>
        <w:rPr>
          <w:noProof/>
          <w:webHidden/>
        </w:rPr>
        <w:fldChar w:fldCharType="separate"/>
      </w:r>
      <w:ins w:id="332" w:author="Mihai Budiu" w:date="2016-06-30T18:02:00Z">
        <w:r>
          <w:rPr>
            <w:noProof/>
            <w:webHidden/>
          </w:rPr>
          <w:t>64</w:t>
        </w:r>
        <w:r>
          <w:rPr>
            <w:noProof/>
            <w:webHidden/>
          </w:rPr>
          <w:fldChar w:fldCharType="end"/>
        </w:r>
        <w:r w:rsidRPr="007D6959">
          <w:rPr>
            <w:rStyle w:val="Hyperlink"/>
            <w:noProof/>
          </w:rPr>
          <w:fldChar w:fldCharType="end"/>
        </w:r>
      </w:ins>
    </w:p>
    <w:p w14:paraId="45866A52" w14:textId="5CAAFC4D" w:rsidR="00DB42E5" w:rsidRDefault="00DB42E5">
      <w:pPr>
        <w:pStyle w:val="TOC2"/>
        <w:tabs>
          <w:tab w:val="left" w:pos="960"/>
          <w:tab w:val="right" w:leader="dot" w:pos="8630"/>
        </w:tabs>
        <w:rPr>
          <w:ins w:id="333" w:author="Mihai Budiu" w:date="2016-06-30T18:02:00Z"/>
          <w:rFonts w:asciiTheme="minorHAnsi" w:eastAsiaTheme="minorEastAsia" w:hAnsiTheme="minorHAnsi" w:cstheme="minorBidi"/>
          <w:noProof/>
          <w:sz w:val="22"/>
          <w:szCs w:val="22"/>
        </w:rPr>
      </w:pPr>
      <w:ins w:id="33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13.8</w:t>
        </w:r>
        <w:r>
          <w:rPr>
            <w:rFonts w:asciiTheme="minorHAnsi" w:eastAsiaTheme="minorEastAsia" w:hAnsiTheme="minorHAnsi" w:cstheme="minorBidi"/>
            <w:noProof/>
            <w:sz w:val="22"/>
            <w:szCs w:val="22"/>
          </w:rPr>
          <w:tab/>
        </w:r>
        <w:r w:rsidRPr="007D6959">
          <w:rPr>
            <w:rStyle w:val="Hyperlink"/>
            <w:noProof/>
          </w:rPr>
          <w:t>Data extraction from packets</w:t>
        </w:r>
        <w:r>
          <w:rPr>
            <w:noProof/>
            <w:webHidden/>
          </w:rPr>
          <w:tab/>
        </w:r>
        <w:r>
          <w:rPr>
            <w:noProof/>
            <w:webHidden/>
          </w:rPr>
          <w:fldChar w:fldCharType="begin"/>
        </w:r>
        <w:r>
          <w:rPr>
            <w:noProof/>
            <w:webHidden/>
          </w:rPr>
          <w:instrText xml:space="preserve"> PAGEREF _Toc455073157 \h </w:instrText>
        </w:r>
        <w:r>
          <w:rPr>
            <w:noProof/>
            <w:webHidden/>
          </w:rPr>
        </w:r>
      </w:ins>
      <w:r>
        <w:rPr>
          <w:noProof/>
          <w:webHidden/>
        </w:rPr>
        <w:fldChar w:fldCharType="separate"/>
      </w:r>
      <w:ins w:id="335" w:author="Mihai Budiu" w:date="2016-06-30T18:02:00Z">
        <w:r>
          <w:rPr>
            <w:noProof/>
            <w:webHidden/>
          </w:rPr>
          <w:t>64</w:t>
        </w:r>
        <w:r>
          <w:rPr>
            <w:noProof/>
            <w:webHidden/>
          </w:rPr>
          <w:fldChar w:fldCharType="end"/>
        </w:r>
        <w:r w:rsidRPr="007D6959">
          <w:rPr>
            <w:rStyle w:val="Hyperlink"/>
            <w:noProof/>
          </w:rPr>
          <w:fldChar w:fldCharType="end"/>
        </w:r>
      </w:ins>
    </w:p>
    <w:p w14:paraId="50A99871" w14:textId="5E8C9F72" w:rsidR="00DB42E5" w:rsidRDefault="00DB42E5">
      <w:pPr>
        <w:pStyle w:val="TOC3"/>
        <w:tabs>
          <w:tab w:val="left" w:pos="1440"/>
          <w:tab w:val="right" w:leader="dot" w:pos="8630"/>
        </w:tabs>
        <w:rPr>
          <w:ins w:id="336" w:author="Mihai Budiu" w:date="2016-06-30T18:02:00Z"/>
          <w:rFonts w:asciiTheme="minorHAnsi" w:eastAsiaTheme="minorEastAsia" w:hAnsiTheme="minorHAnsi" w:cstheme="minorBidi"/>
          <w:noProof/>
          <w:sz w:val="22"/>
          <w:szCs w:val="22"/>
        </w:rPr>
      </w:pPr>
      <w:ins w:id="33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13.8.1</w:t>
        </w:r>
        <w:r>
          <w:rPr>
            <w:rFonts w:asciiTheme="minorHAnsi" w:eastAsiaTheme="minorEastAsia" w:hAnsiTheme="minorHAnsi" w:cstheme="minorBidi"/>
            <w:noProof/>
            <w:sz w:val="22"/>
            <w:szCs w:val="22"/>
          </w:rPr>
          <w:tab/>
        </w:r>
        <w:r w:rsidRPr="007D6959">
          <w:rPr>
            <w:rStyle w:val="Hyperlink"/>
            <w:noProof/>
          </w:rPr>
          <w:t>packet_in.extract – single argument</w:t>
        </w:r>
        <w:r>
          <w:rPr>
            <w:noProof/>
            <w:webHidden/>
          </w:rPr>
          <w:tab/>
        </w:r>
        <w:r>
          <w:rPr>
            <w:noProof/>
            <w:webHidden/>
          </w:rPr>
          <w:fldChar w:fldCharType="begin"/>
        </w:r>
        <w:r>
          <w:rPr>
            <w:noProof/>
            <w:webHidden/>
          </w:rPr>
          <w:instrText xml:space="preserve"> PAGEREF _Toc455073158 \h </w:instrText>
        </w:r>
        <w:r>
          <w:rPr>
            <w:noProof/>
            <w:webHidden/>
          </w:rPr>
        </w:r>
      </w:ins>
      <w:r>
        <w:rPr>
          <w:noProof/>
          <w:webHidden/>
        </w:rPr>
        <w:fldChar w:fldCharType="separate"/>
      </w:r>
      <w:ins w:id="338" w:author="Mihai Budiu" w:date="2016-06-30T18:02:00Z">
        <w:r>
          <w:rPr>
            <w:noProof/>
            <w:webHidden/>
          </w:rPr>
          <w:t>65</w:t>
        </w:r>
        <w:r>
          <w:rPr>
            <w:noProof/>
            <w:webHidden/>
          </w:rPr>
          <w:fldChar w:fldCharType="end"/>
        </w:r>
        <w:r w:rsidRPr="007D6959">
          <w:rPr>
            <w:rStyle w:val="Hyperlink"/>
            <w:noProof/>
          </w:rPr>
          <w:fldChar w:fldCharType="end"/>
        </w:r>
      </w:ins>
    </w:p>
    <w:p w14:paraId="1549F9ED" w14:textId="5C00A085" w:rsidR="00DB42E5" w:rsidRDefault="00DB42E5">
      <w:pPr>
        <w:pStyle w:val="TOC3"/>
        <w:tabs>
          <w:tab w:val="left" w:pos="1440"/>
          <w:tab w:val="right" w:leader="dot" w:pos="8630"/>
        </w:tabs>
        <w:rPr>
          <w:ins w:id="339" w:author="Mihai Budiu" w:date="2016-06-30T18:02:00Z"/>
          <w:rFonts w:asciiTheme="minorHAnsi" w:eastAsiaTheme="minorEastAsia" w:hAnsiTheme="minorHAnsi" w:cstheme="minorBidi"/>
          <w:noProof/>
          <w:sz w:val="22"/>
          <w:szCs w:val="22"/>
        </w:rPr>
      </w:pPr>
      <w:ins w:id="34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"_Toc455073159"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13.8.2</w:t>
        </w:r>
        <w:r>
          <w:rPr>
            <w:rFonts w:asciiTheme="minorHAnsi" w:eastAsiaTheme="minorEastAsia" w:hAnsiTheme="minorHAnsi" w:cstheme="minorBidi"/>
            <w:noProof/>
            <w:sz w:val="22"/>
            <w:szCs w:val="22"/>
          </w:rPr>
          <w:tab/>
        </w:r>
        <w:r w:rsidRPr="007D6959">
          <w:rPr>
            <w:rStyle w:val="Hyperlink"/>
            <w:noProof/>
          </w:rPr>
          <w:t>Packet.extract – two arguments</w:t>
        </w:r>
        <w:r>
          <w:rPr>
            <w:noProof/>
            <w:webHidden/>
          </w:rPr>
          <w:tab/>
        </w:r>
        <w:r>
          <w:rPr>
            <w:noProof/>
            <w:webHidden/>
          </w:rPr>
          <w:fldChar w:fldCharType="begin"/>
        </w:r>
        <w:r>
          <w:rPr>
            <w:noProof/>
            <w:webHidden/>
          </w:rPr>
          <w:instrText xml:space="preserve"> PAGEREF _Toc455073159 \h </w:instrText>
        </w:r>
        <w:r>
          <w:rPr>
            <w:noProof/>
            <w:webHidden/>
          </w:rPr>
        </w:r>
      </w:ins>
      <w:r>
        <w:rPr>
          <w:noProof/>
          <w:webHidden/>
        </w:rPr>
        <w:fldChar w:fldCharType="separate"/>
      </w:r>
      <w:ins w:id="341" w:author="Mihai Budiu" w:date="2016-06-30T18:02:00Z">
        <w:r>
          <w:rPr>
            <w:noProof/>
            <w:webHidden/>
          </w:rPr>
          <w:t>65</w:t>
        </w:r>
        <w:r>
          <w:rPr>
            <w:noProof/>
            <w:webHidden/>
          </w:rPr>
          <w:fldChar w:fldCharType="end"/>
        </w:r>
        <w:r w:rsidRPr="007D6959">
          <w:rPr>
            <w:rStyle w:val="Hyperlink"/>
            <w:noProof/>
          </w:rPr>
          <w:fldChar w:fldCharType="end"/>
        </w:r>
      </w:ins>
    </w:p>
    <w:p w14:paraId="5205A887" w14:textId="1DF55E6B" w:rsidR="00DB42E5" w:rsidRDefault="00DB42E5">
      <w:pPr>
        <w:pStyle w:val="TOC3"/>
        <w:tabs>
          <w:tab w:val="left" w:pos="1440"/>
          <w:tab w:val="right" w:leader="dot" w:pos="8630"/>
        </w:tabs>
        <w:rPr>
          <w:ins w:id="342" w:author="Mihai Budiu" w:date="2016-06-30T18:02:00Z"/>
          <w:rFonts w:asciiTheme="minorHAnsi" w:eastAsiaTheme="minorEastAsia" w:hAnsiTheme="minorHAnsi" w:cstheme="minorBidi"/>
          <w:noProof/>
          <w:sz w:val="22"/>
          <w:szCs w:val="22"/>
        </w:rPr>
      </w:pPr>
      <w:ins w:id="34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13.8.3</w:t>
        </w:r>
        <w:r>
          <w:rPr>
            <w:rFonts w:asciiTheme="minorHAnsi" w:eastAsiaTheme="minorEastAsia" w:hAnsiTheme="minorHAnsi" w:cstheme="minorBidi"/>
            <w:noProof/>
            <w:sz w:val="22"/>
            <w:szCs w:val="22"/>
          </w:rPr>
          <w:tab/>
        </w:r>
        <w:r w:rsidRPr="007D6959">
          <w:rPr>
            <w:rStyle w:val="Hyperlink"/>
            <w:noProof/>
          </w:rPr>
          <w:t>packet_in.lookahead</w:t>
        </w:r>
        <w:r>
          <w:rPr>
            <w:noProof/>
            <w:webHidden/>
          </w:rPr>
          <w:tab/>
        </w:r>
        <w:r>
          <w:rPr>
            <w:noProof/>
            <w:webHidden/>
          </w:rPr>
          <w:fldChar w:fldCharType="begin"/>
        </w:r>
        <w:r>
          <w:rPr>
            <w:noProof/>
            <w:webHidden/>
          </w:rPr>
          <w:instrText xml:space="preserve"> PAGEREF _Toc455073160 \h </w:instrText>
        </w:r>
        <w:r>
          <w:rPr>
            <w:noProof/>
            <w:webHidden/>
          </w:rPr>
        </w:r>
      </w:ins>
      <w:r>
        <w:rPr>
          <w:noProof/>
          <w:webHidden/>
        </w:rPr>
        <w:fldChar w:fldCharType="separate"/>
      </w:r>
      <w:ins w:id="344" w:author="Mihai Budiu" w:date="2016-06-30T18:02:00Z">
        <w:r>
          <w:rPr>
            <w:noProof/>
            <w:webHidden/>
          </w:rPr>
          <w:t>67</w:t>
        </w:r>
        <w:r>
          <w:rPr>
            <w:noProof/>
            <w:webHidden/>
          </w:rPr>
          <w:fldChar w:fldCharType="end"/>
        </w:r>
        <w:r w:rsidRPr="007D6959">
          <w:rPr>
            <w:rStyle w:val="Hyperlink"/>
            <w:noProof/>
          </w:rPr>
          <w:fldChar w:fldCharType="end"/>
        </w:r>
      </w:ins>
    </w:p>
    <w:p w14:paraId="3E1F1C0F" w14:textId="45585F92" w:rsidR="00DB42E5" w:rsidRDefault="00DB42E5">
      <w:pPr>
        <w:pStyle w:val="TOC3"/>
        <w:tabs>
          <w:tab w:val="left" w:pos="1440"/>
          <w:tab w:val="right" w:leader="dot" w:pos="8630"/>
        </w:tabs>
        <w:rPr>
          <w:ins w:id="345" w:author="Mihai Budiu" w:date="2016-06-30T18:02:00Z"/>
          <w:rFonts w:asciiTheme="minorHAnsi" w:eastAsiaTheme="minorEastAsia" w:hAnsiTheme="minorHAnsi" w:cstheme="minorBidi"/>
          <w:noProof/>
          <w:sz w:val="22"/>
          <w:szCs w:val="22"/>
        </w:rPr>
      </w:pPr>
      <w:ins w:id="34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13.8.4</w:t>
        </w:r>
        <w:r>
          <w:rPr>
            <w:rFonts w:asciiTheme="minorHAnsi" w:eastAsiaTheme="minorEastAsia" w:hAnsiTheme="minorHAnsi" w:cstheme="minorBidi"/>
            <w:noProof/>
            <w:sz w:val="22"/>
            <w:szCs w:val="22"/>
          </w:rPr>
          <w:tab/>
        </w:r>
        <w:r w:rsidRPr="007D6959">
          <w:rPr>
            <w:rStyle w:val="Hyperlink"/>
            <w:noProof/>
          </w:rPr>
          <w:t>Skipping bits</w:t>
        </w:r>
        <w:r>
          <w:rPr>
            <w:noProof/>
            <w:webHidden/>
          </w:rPr>
          <w:tab/>
        </w:r>
        <w:r>
          <w:rPr>
            <w:noProof/>
            <w:webHidden/>
          </w:rPr>
          <w:fldChar w:fldCharType="begin"/>
        </w:r>
        <w:r>
          <w:rPr>
            <w:noProof/>
            <w:webHidden/>
          </w:rPr>
          <w:instrText xml:space="preserve"> PAGEREF _Toc455073161 \h </w:instrText>
        </w:r>
        <w:r>
          <w:rPr>
            <w:noProof/>
            <w:webHidden/>
          </w:rPr>
        </w:r>
      </w:ins>
      <w:r>
        <w:rPr>
          <w:noProof/>
          <w:webHidden/>
        </w:rPr>
        <w:fldChar w:fldCharType="separate"/>
      </w:r>
      <w:ins w:id="347" w:author="Mihai Budiu" w:date="2016-06-30T18:02:00Z">
        <w:r>
          <w:rPr>
            <w:noProof/>
            <w:webHidden/>
          </w:rPr>
          <w:t>67</w:t>
        </w:r>
        <w:r>
          <w:rPr>
            <w:noProof/>
            <w:webHidden/>
          </w:rPr>
          <w:fldChar w:fldCharType="end"/>
        </w:r>
        <w:r w:rsidRPr="007D6959">
          <w:rPr>
            <w:rStyle w:val="Hyperlink"/>
            <w:noProof/>
          </w:rPr>
          <w:fldChar w:fldCharType="end"/>
        </w:r>
      </w:ins>
    </w:p>
    <w:p w14:paraId="4A843D32" w14:textId="54A42DC5" w:rsidR="00DB42E5" w:rsidRDefault="00DB42E5">
      <w:pPr>
        <w:pStyle w:val="TOC2"/>
        <w:tabs>
          <w:tab w:val="left" w:pos="960"/>
          <w:tab w:val="right" w:leader="dot" w:pos="8630"/>
        </w:tabs>
        <w:rPr>
          <w:ins w:id="348" w:author="Mihai Budiu" w:date="2016-06-30T18:02:00Z"/>
          <w:rFonts w:asciiTheme="minorHAnsi" w:eastAsiaTheme="minorEastAsia" w:hAnsiTheme="minorHAnsi" w:cstheme="minorBidi"/>
          <w:noProof/>
          <w:sz w:val="22"/>
          <w:szCs w:val="22"/>
        </w:rPr>
      </w:pPr>
      <w:ins w:id="34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13.9</w:t>
        </w:r>
        <w:r>
          <w:rPr>
            <w:rFonts w:asciiTheme="minorHAnsi" w:eastAsiaTheme="minorEastAsia" w:hAnsiTheme="minorHAnsi" w:cstheme="minorBidi"/>
            <w:noProof/>
            <w:sz w:val="22"/>
            <w:szCs w:val="22"/>
          </w:rPr>
          <w:tab/>
        </w:r>
        <w:r w:rsidRPr="007D6959">
          <w:rPr>
            <w:rStyle w:val="Hyperlink"/>
            <w:noProof/>
          </w:rPr>
          <w:t>Parsing header stacks</w:t>
        </w:r>
        <w:r>
          <w:rPr>
            <w:noProof/>
            <w:webHidden/>
          </w:rPr>
          <w:tab/>
        </w:r>
        <w:r>
          <w:rPr>
            <w:noProof/>
            <w:webHidden/>
          </w:rPr>
          <w:fldChar w:fldCharType="begin"/>
        </w:r>
        <w:r>
          <w:rPr>
            <w:noProof/>
            <w:webHidden/>
          </w:rPr>
          <w:instrText xml:space="preserve"> PAGEREF _Toc455073162 \h </w:instrText>
        </w:r>
        <w:r>
          <w:rPr>
            <w:noProof/>
            <w:webHidden/>
          </w:rPr>
        </w:r>
      </w:ins>
      <w:r>
        <w:rPr>
          <w:noProof/>
          <w:webHidden/>
        </w:rPr>
        <w:fldChar w:fldCharType="separate"/>
      </w:r>
      <w:ins w:id="350" w:author="Mihai Budiu" w:date="2016-06-30T18:02:00Z">
        <w:r>
          <w:rPr>
            <w:noProof/>
            <w:webHidden/>
          </w:rPr>
          <w:t>68</w:t>
        </w:r>
        <w:r>
          <w:rPr>
            <w:noProof/>
            <w:webHidden/>
          </w:rPr>
          <w:fldChar w:fldCharType="end"/>
        </w:r>
        <w:r w:rsidRPr="007D6959">
          <w:rPr>
            <w:rStyle w:val="Hyperlink"/>
            <w:noProof/>
          </w:rPr>
          <w:fldChar w:fldCharType="end"/>
        </w:r>
      </w:ins>
    </w:p>
    <w:p w14:paraId="4E2C8785" w14:textId="5F0C2B6F" w:rsidR="00DB42E5" w:rsidRDefault="00DB42E5">
      <w:pPr>
        <w:pStyle w:val="TOC2"/>
        <w:tabs>
          <w:tab w:val="left" w:pos="960"/>
          <w:tab w:val="right" w:leader="dot" w:pos="8630"/>
        </w:tabs>
        <w:rPr>
          <w:ins w:id="351" w:author="Mihai Budiu" w:date="2016-06-30T18:02:00Z"/>
          <w:rFonts w:asciiTheme="minorHAnsi" w:eastAsiaTheme="minorEastAsia" w:hAnsiTheme="minorHAnsi" w:cstheme="minorBidi"/>
          <w:noProof/>
          <w:sz w:val="22"/>
          <w:szCs w:val="22"/>
        </w:rPr>
      </w:pPr>
      <w:ins w:id="35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13.10</w:t>
        </w:r>
        <w:r>
          <w:rPr>
            <w:rFonts w:asciiTheme="minorHAnsi" w:eastAsiaTheme="minorEastAsia" w:hAnsiTheme="minorHAnsi" w:cstheme="minorBidi"/>
            <w:noProof/>
            <w:sz w:val="22"/>
            <w:szCs w:val="22"/>
          </w:rPr>
          <w:tab/>
        </w:r>
        <w:r w:rsidRPr="007D6959">
          <w:rPr>
            <w:rStyle w:val="Hyperlink"/>
            <w:noProof/>
          </w:rPr>
          <w:t>Invoking sub-parsers</w:t>
        </w:r>
        <w:r>
          <w:rPr>
            <w:noProof/>
            <w:webHidden/>
          </w:rPr>
          <w:tab/>
        </w:r>
        <w:r>
          <w:rPr>
            <w:noProof/>
            <w:webHidden/>
          </w:rPr>
          <w:fldChar w:fldCharType="begin"/>
        </w:r>
        <w:r>
          <w:rPr>
            <w:noProof/>
            <w:webHidden/>
          </w:rPr>
          <w:instrText xml:space="preserve"> PAGEREF _Toc455073163 \h </w:instrText>
        </w:r>
        <w:r>
          <w:rPr>
            <w:noProof/>
            <w:webHidden/>
          </w:rPr>
        </w:r>
      </w:ins>
      <w:r>
        <w:rPr>
          <w:noProof/>
          <w:webHidden/>
        </w:rPr>
        <w:fldChar w:fldCharType="separate"/>
      </w:r>
      <w:ins w:id="353" w:author="Mihai Budiu" w:date="2016-06-30T18:02:00Z">
        <w:r>
          <w:rPr>
            <w:noProof/>
            <w:webHidden/>
          </w:rPr>
          <w:t>69</w:t>
        </w:r>
        <w:r>
          <w:rPr>
            <w:noProof/>
            <w:webHidden/>
          </w:rPr>
          <w:fldChar w:fldCharType="end"/>
        </w:r>
        <w:r w:rsidRPr="007D6959">
          <w:rPr>
            <w:rStyle w:val="Hyperlink"/>
            <w:noProof/>
          </w:rPr>
          <w:fldChar w:fldCharType="end"/>
        </w:r>
      </w:ins>
    </w:p>
    <w:p w14:paraId="1D57E9C9" w14:textId="102AF84D" w:rsidR="00DB42E5" w:rsidRDefault="00DB42E5">
      <w:pPr>
        <w:pStyle w:val="TOC2"/>
        <w:tabs>
          <w:tab w:val="left" w:pos="960"/>
          <w:tab w:val="right" w:leader="dot" w:pos="8630"/>
        </w:tabs>
        <w:rPr>
          <w:ins w:id="354" w:author="Mihai Budiu" w:date="2016-06-30T18:02:00Z"/>
          <w:rFonts w:asciiTheme="minorHAnsi" w:eastAsiaTheme="minorEastAsia" w:hAnsiTheme="minorHAnsi" w:cstheme="minorBidi"/>
          <w:noProof/>
          <w:sz w:val="22"/>
          <w:szCs w:val="22"/>
        </w:rPr>
      </w:pPr>
      <w:ins w:id="35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13.11</w:t>
        </w:r>
        <w:r>
          <w:rPr>
            <w:rFonts w:asciiTheme="minorHAnsi" w:eastAsiaTheme="minorEastAsia" w:hAnsiTheme="minorHAnsi" w:cstheme="minorBidi"/>
            <w:noProof/>
            <w:sz w:val="22"/>
            <w:szCs w:val="22"/>
          </w:rPr>
          <w:tab/>
        </w:r>
        <w:r w:rsidRPr="007D6959">
          <w:rPr>
            <w:rStyle w:val="Hyperlink"/>
            <w:noProof/>
          </w:rPr>
          <w:t>Unrolling parser loops</w:t>
        </w:r>
        <w:r>
          <w:rPr>
            <w:noProof/>
            <w:webHidden/>
          </w:rPr>
          <w:tab/>
        </w:r>
        <w:r>
          <w:rPr>
            <w:noProof/>
            <w:webHidden/>
          </w:rPr>
          <w:fldChar w:fldCharType="begin"/>
        </w:r>
        <w:r>
          <w:rPr>
            <w:noProof/>
            <w:webHidden/>
          </w:rPr>
          <w:instrText xml:space="preserve"> PAGEREF _Toc455073164 \h </w:instrText>
        </w:r>
        <w:r>
          <w:rPr>
            <w:noProof/>
            <w:webHidden/>
          </w:rPr>
        </w:r>
      </w:ins>
      <w:r>
        <w:rPr>
          <w:noProof/>
          <w:webHidden/>
        </w:rPr>
        <w:fldChar w:fldCharType="separate"/>
      </w:r>
      <w:ins w:id="356" w:author="Mihai Budiu" w:date="2016-06-30T18:02:00Z">
        <w:r>
          <w:rPr>
            <w:noProof/>
            <w:webHidden/>
          </w:rPr>
          <w:t>70</w:t>
        </w:r>
        <w:r>
          <w:rPr>
            <w:noProof/>
            <w:webHidden/>
          </w:rPr>
          <w:fldChar w:fldCharType="end"/>
        </w:r>
        <w:r w:rsidRPr="007D6959">
          <w:rPr>
            <w:rStyle w:val="Hyperlink"/>
            <w:noProof/>
          </w:rPr>
          <w:fldChar w:fldCharType="end"/>
        </w:r>
      </w:ins>
    </w:p>
    <w:p w14:paraId="50B09025" w14:textId="6D6742BE" w:rsidR="00DB42E5" w:rsidRDefault="00DB42E5">
      <w:pPr>
        <w:pStyle w:val="TOC1"/>
        <w:rPr>
          <w:ins w:id="357" w:author="Mihai Budiu" w:date="2016-06-30T18:02:00Z"/>
          <w:rFonts w:asciiTheme="minorHAnsi" w:eastAsiaTheme="minorEastAsia" w:hAnsiTheme="minorHAnsi" w:cstheme="minorBidi"/>
          <w:noProof/>
          <w:sz w:val="22"/>
          <w:szCs w:val="22"/>
        </w:rPr>
      </w:pPr>
      <w:ins w:id="35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w:t>
        </w:r>
        <w:r>
          <w:rPr>
            <w:rFonts w:asciiTheme="minorHAnsi" w:eastAsiaTheme="minorEastAsia" w:hAnsiTheme="minorHAnsi" w:cstheme="minorBidi"/>
            <w:noProof/>
            <w:sz w:val="22"/>
            <w:szCs w:val="22"/>
          </w:rPr>
          <w:tab/>
        </w:r>
        <w:r w:rsidRPr="007D6959">
          <w:rPr>
            <w:rStyle w:val="Hyperlink"/>
            <w:noProof/>
          </w:rPr>
          <w:t>Control blocks</w:t>
        </w:r>
        <w:r>
          <w:rPr>
            <w:noProof/>
            <w:webHidden/>
          </w:rPr>
          <w:tab/>
        </w:r>
        <w:r>
          <w:rPr>
            <w:noProof/>
            <w:webHidden/>
          </w:rPr>
          <w:fldChar w:fldCharType="begin"/>
        </w:r>
        <w:r>
          <w:rPr>
            <w:noProof/>
            <w:webHidden/>
          </w:rPr>
          <w:instrText xml:space="preserve"> PAGEREF _Toc455073165 \h </w:instrText>
        </w:r>
        <w:r>
          <w:rPr>
            <w:noProof/>
            <w:webHidden/>
          </w:rPr>
        </w:r>
      </w:ins>
      <w:r>
        <w:rPr>
          <w:noProof/>
          <w:webHidden/>
        </w:rPr>
        <w:fldChar w:fldCharType="separate"/>
      </w:r>
      <w:ins w:id="359" w:author="Mihai Budiu" w:date="2016-06-30T18:02:00Z">
        <w:r>
          <w:rPr>
            <w:noProof/>
            <w:webHidden/>
          </w:rPr>
          <w:t>70</w:t>
        </w:r>
        <w:r>
          <w:rPr>
            <w:noProof/>
            <w:webHidden/>
          </w:rPr>
          <w:fldChar w:fldCharType="end"/>
        </w:r>
        <w:r w:rsidRPr="007D6959">
          <w:rPr>
            <w:rStyle w:val="Hyperlink"/>
            <w:noProof/>
          </w:rPr>
          <w:fldChar w:fldCharType="end"/>
        </w:r>
      </w:ins>
    </w:p>
    <w:p w14:paraId="2096CA43" w14:textId="6EE983E3" w:rsidR="00DB42E5" w:rsidRDefault="00DB42E5">
      <w:pPr>
        <w:pStyle w:val="TOC2"/>
        <w:tabs>
          <w:tab w:val="left" w:pos="960"/>
          <w:tab w:val="right" w:leader="dot" w:pos="8630"/>
        </w:tabs>
        <w:rPr>
          <w:ins w:id="360" w:author="Mihai Budiu" w:date="2016-06-30T18:02:00Z"/>
          <w:rFonts w:asciiTheme="minorHAnsi" w:eastAsiaTheme="minorEastAsia" w:hAnsiTheme="minorHAnsi" w:cstheme="minorBidi"/>
          <w:noProof/>
          <w:sz w:val="22"/>
          <w:szCs w:val="22"/>
        </w:rPr>
      </w:pPr>
      <w:ins w:id="36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14.1</w:t>
        </w:r>
        <w:r>
          <w:rPr>
            <w:rFonts w:asciiTheme="minorHAnsi" w:eastAsiaTheme="minorEastAsia" w:hAnsiTheme="minorHAnsi" w:cstheme="minorBidi"/>
            <w:noProof/>
            <w:sz w:val="22"/>
            <w:szCs w:val="22"/>
          </w:rPr>
          <w:tab/>
        </w:r>
        <w:r w:rsidRPr="007D6959">
          <w:rPr>
            <w:rStyle w:val="Hyperlink"/>
            <w:noProof/>
          </w:rPr>
          <w:t>Actions</w:t>
        </w:r>
        <w:r>
          <w:rPr>
            <w:noProof/>
            <w:webHidden/>
          </w:rPr>
          <w:tab/>
        </w:r>
        <w:r>
          <w:rPr>
            <w:noProof/>
            <w:webHidden/>
          </w:rPr>
          <w:fldChar w:fldCharType="begin"/>
        </w:r>
        <w:r>
          <w:rPr>
            <w:noProof/>
            <w:webHidden/>
          </w:rPr>
          <w:instrText xml:space="preserve"> PAGEREF _Toc455073166 \h </w:instrText>
        </w:r>
        <w:r>
          <w:rPr>
            <w:noProof/>
            <w:webHidden/>
          </w:rPr>
        </w:r>
      </w:ins>
      <w:r>
        <w:rPr>
          <w:noProof/>
          <w:webHidden/>
        </w:rPr>
        <w:fldChar w:fldCharType="separate"/>
      </w:r>
      <w:ins w:id="362" w:author="Mihai Budiu" w:date="2016-06-30T18:02:00Z">
        <w:r>
          <w:rPr>
            <w:noProof/>
            <w:webHidden/>
          </w:rPr>
          <w:t>71</w:t>
        </w:r>
        <w:r>
          <w:rPr>
            <w:noProof/>
            <w:webHidden/>
          </w:rPr>
          <w:fldChar w:fldCharType="end"/>
        </w:r>
        <w:r w:rsidRPr="007D6959">
          <w:rPr>
            <w:rStyle w:val="Hyperlink"/>
            <w:noProof/>
          </w:rPr>
          <w:fldChar w:fldCharType="end"/>
        </w:r>
      </w:ins>
    </w:p>
    <w:p w14:paraId="53DA389E" w14:textId="4A6F2C05" w:rsidR="00DB42E5" w:rsidRDefault="00DB42E5">
      <w:pPr>
        <w:pStyle w:val="TOC3"/>
        <w:tabs>
          <w:tab w:val="left" w:pos="1440"/>
          <w:tab w:val="right" w:leader="dot" w:pos="8630"/>
        </w:tabs>
        <w:rPr>
          <w:ins w:id="363" w:author="Mihai Budiu" w:date="2016-06-30T18:02:00Z"/>
          <w:rFonts w:asciiTheme="minorHAnsi" w:eastAsiaTheme="minorEastAsia" w:hAnsiTheme="minorHAnsi" w:cstheme="minorBidi"/>
          <w:noProof/>
          <w:sz w:val="22"/>
          <w:szCs w:val="22"/>
        </w:rPr>
      </w:pPr>
      <w:ins w:id="36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14.1.1</w:t>
        </w:r>
        <w:r>
          <w:rPr>
            <w:rFonts w:asciiTheme="minorHAnsi" w:eastAsiaTheme="minorEastAsia" w:hAnsiTheme="minorHAnsi" w:cstheme="minorBidi"/>
            <w:noProof/>
            <w:sz w:val="22"/>
            <w:szCs w:val="22"/>
          </w:rPr>
          <w:tab/>
        </w:r>
        <w:r w:rsidRPr="007D6959">
          <w:rPr>
            <w:rStyle w:val="Hyperlink"/>
            <w:noProof/>
          </w:rPr>
          <w:t>Invoking actions</w:t>
        </w:r>
        <w:r>
          <w:rPr>
            <w:noProof/>
            <w:webHidden/>
          </w:rPr>
          <w:tab/>
        </w:r>
        <w:r>
          <w:rPr>
            <w:noProof/>
            <w:webHidden/>
          </w:rPr>
          <w:fldChar w:fldCharType="begin"/>
        </w:r>
        <w:r>
          <w:rPr>
            <w:noProof/>
            <w:webHidden/>
          </w:rPr>
          <w:instrText xml:space="preserve"> PAGEREF _Toc455073167 \h </w:instrText>
        </w:r>
        <w:r>
          <w:rPr>
            <w:noProof/>
            <w:webHidden/>
          </w:rPr>
        </w:r>
      </w:ins>
      <w:r>
        <w:rPr>
          <w:noProof/>
          <w:webHidden/>
        </w:rPr>
        <w:fldChar w:fldCharType="separate"/>
      </w:r>
      <w:ins w:id="365" w:author="Mihai Budiu" w:date="2016-06-30T18:02:00Z">
        <w:r>
          <w:rPr>
            <w:noProof/>
            <w:webHidden/>
          </w:rPr>
          <w:t>72</w:t>
        </w:r>
        <w:r>
          <w:rPr>
            <w:noProof/>
            <w:webHidden/>
          </w:rPr>
          <w:fldChar w:fldCharType="end"/>
        </w:r>
        <w:r w:rsidRPr="007D6959">
          <w:rPr>
            <w:rStyle w:val="Hyperlink"/>
            <w:noProof/>
          </w:rPr>
          <w:fldChar w:fldCharType="end"/>
        </w:r>
      </w:ins>
    </w:p>
    <w:p w14:paraId="75BADBCA" w14:textId="09C39FF1" w:rsidR="00DB42E5" w:rsidRDefault="00DB42E5">
      <w:pPr>
        <w:pStyle w:val="TOC2"/>
        <w:tabs>
          <w:tab w:val="left" w:pos="960"/>
          <w:tab w:val="right" w:leader="dot" w:pos="8630"/>
        </w:tabs>
        <w:rPr>
          <w:ins w:id="366" w:author="Mihai Budiu" w:date="2016-06-30T18:02:00Z"/>
          <w:rFonts w:asciiTheme="minorHAnsi" w:eastAsiaTheme="minorEastAsia" w:hAnsiTheme="minorHAnsi" w:cstheme="minorBidi"/>
          <w:noProof/>
          <w:sz w:val="22"/>
          <w:szCs w:val="22"/>
        </w:rPr>
      </w:pPr>
      <w:ins w:id="36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"_Toc455073168"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14.2</w:t>
        </w:r>
        <w:r>
          <w:rPr>
            <w:rFonts w:asciiTheme="minorHAnsi" w:eastAsiaTheme="minorEastAsia" w:hAnsiTheme="minorHAnsi" w:cstheme="minorBidi"/>
            <w:noProof/>
            <w:sz w:val="22"/>
            <w:szCs w:val="22"/>
          </w:rPr>
          <w:tab/>
        </w:r>
        <w:r w:rsidRPr="007D6959">
          <w:rPr>
            <w:rStyle w:val="Hyperlink"/>
            <w:noProof/>
          </w:rPr>
          <w:t>Tables</w:t>
        </w:r>
        <w:r>
          <w:rPr>
            <w:noProof/>
            <w:webHidden/>
          </w:rPr>
          <w:tab/>
        </w:r>
        <w:r>
          <w:rPr>
            <w:noProof/>
            <w:webHidden/>
          </w:rPr>
          <w:fldChar w:fldCharType="begin"/>
        </w:r>
        <w:r>
          <w:rPr>
            <w:noProof/>
            <w:webHidden/>
          </w:rPr>
          <w:instrText xml:space="preserve"> PAGEREF _Toc455073168 \h </w:instrText>
        </w:r>
        <w:r>
          <w:rPr>
            <w:noProof/>
            <w:webHidden/>
          </w:rPr>
        </w:r>
      </w:ins>
      <w:r>
        <w:rPr>
          <w:noProof/>
          <w:webHidden/>
        </w:rPr>
        <w:fldChar w:fldCharType="separate"/>
      </w:r>
      <w:ins w:id="368" w:author="Mihai Budiu" w:date="2016-06-30T18:02:00Z">
        <w:r>
          <w:rPr>
            <w:noProof/>
            <w:webHidden/>
          </w:rPr>
          <w:t>72</w:t>
        </w:r>
        <w:r>
          <w:rPr>
            <w:noProof/>
            <w:webHidden/>
          </w:rPr>
          <w:fldChar w:fldCharType="end"/>
        </w:r>
        <w:r w:rsidRPr="007D6959">
          <w:rPr>
            <w:rStyle w:val="Hyperlink"/>
            <w:noProof/>
          </w:rPr>
          <w:fldChar w:fldCharType="end"/>
        </w:r>
      </w:ins>
    </w:p>
    <w:p w14:paraId="1C8EBEC9" w14:textId="7433A7E7" w:rsidR="00DB42E5" w:rsidRDefault="00DB42E5">
      <w:pPr>
        <w:pStyle w:val="TOC3"/>
        <w:tabs>
          <w:tab w:val="left" w:pos="1440"/>
          <w:tab w:val="right" w:leader="dot" w:pos="8630"/>
        </w:tabs>
        <w:rPr>
          <w:ins w:id="369" w:author="Mihai Budiu" w:date="2016-06-30T18:02:00Z"/>
          <w:rFonts w:asciiTheme="minorHAnsi" w:eastAsiaTheme="minorEastAsia" w:hAnsiTheme="minorHAnsi" w:cstheme="minorBidi"/>
          <w:noProof/>
          <w:sz w:val="22"/>
          <w:szCs w:val="22"/>
        </w:rPr>
      </w:pPr>
      <w:ins w:id="370" w:author="Mihai Budiu" w:date="2016-06-30T18:02:00Z">
        <w:r w:rsidRPr="007D6959">
          <w:rPr>
            <w:rStyle w:val="Hyperlink"/>
            <w:noProof/>
          </w:rPr>
          <w:lastRenderedPageBreak/>
          <w:fldChar w:fldCharType="begin"/>
        </w:r>
        <w:r w:rsidRPr="007D6959">
          <w:rPr>
            <w:rStyle w:val="Hyperlink"/>
            <w:noProof/>
          </w:rPr>
          <w:instrText xml:space="preserve"> </w:instrText>
        </w:r>
        <w:r>
          <w:rPr>
            <w:noProof/>
          </w:rPr>
          <w:instrText>HYPERLINK \l "_Toc455073169"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14.2.1</w:t>
        </w:r>
        <w:r>
          <w:rPr>
            <w:rFonts w:asciiTheme="minorHAnsi" w:eastAsiaTheme="minorEastAsia" w:hAnsiTheme="minorHAnsi" w:cstheme="minorBidi"/>
            <w:noProof/>
            <w:sz w:val="22"/>
            <w:szCs w:val="22"/>
          </w:rPr>
          <w:tab/>
        </w:r>
        <w:r w:rsidRPr="007D6959">
          <w:rPr>
            <w:rStyle w:val="Hyperlink"/>
            <w:noProof/>
          </w:rPr>
          <w:t>Table properties</w:t>
        </w:r>
        <w:r>
          <w:rPr>
            <w:noProof/>
            <w:webHidden/>
          </w:rPr>
          <w:tab/>
        </w:r>
        <w:r>
          <w:rPr>
            <w:noProof/>
            <w:webHidden/>
          </w:rPr>
          <w:fldChar w:fldCharType="begin"/>
        </w:r>
        <w:r>
          <w:rPr>
            <w:noProof/>
            <w:webHidden/>
          </w:rPr>
          <w:instrText xml:space="preserve"> PAGEREF _Toc455073169 \h </w:instrText>
        </w:r>
        <w:r>
          <w:rPr>
            <w:noProof/>
            <w:webHidden/>
          </w:rPr>
        </w:r>
      </w:ins>
      <w:r>
        <w:rPr>
          <w:noProof/>
          <w:webHidden/>
        </w:rPr>
        <w:fldChar w:fldCharType="separate"/>
      </w:r>
      <w:ins w:id="371" w:author="Mihai Budiu" w:date="2016-06-30T18:02:00Z">
        <w:r>
          <w:rPr>
            <w:noProof/>
            <w:webHidden/>
          </w:rPr>
          <w:t>74</w:t>
        </w:r>
        <w:r>
          <w:rPr>
            <w:noProof/>
            <w:webHidden/>
          </w:rPr>
          <w:fldChar w:fldCharType="end"/>
        </w:r>
        <w:r w:rsidRPr="007D6959">
          <w:rPr>
            <w:rStyle w:val="Hyperlink"/>
            <w:noProof/>
          </w:rPr>
          <w:fldChar w:fldCharType="end"/>
        </w:r>
      </w:ins>
    </w:p>
    <w:p w14:paraId="2B39D5CD" w14:textId="3FF9D0A7" w:rsidR="00DB42E5" w:rsidRDefault="00DB42E5">
      <w:pPr>
        <w:pStyle w:val="TOC3"/>
        <w:tabs>
          <w:tab w:val="left" w:pos="1440"/>
          <w:tab w:val="right" w:leader="dot" w:pos="8630"/>
        </w:tabs>
        <w:rPr>
          <w:ins w:id="372" w:author="Mihai Budiu" w:date="2016-06-30T18:02:00Z"/>
          <w:rFonts w:asciiTheme="minorHAnsi" w:eastAsiaTheme="minorEastAsia" w:hAnsiTheme="minorHAnsi" w:cstheme="minorBidi"/>
          <w:noProof/>
          <w:sz w:val="22"/>
          <w:szCs w:val="22"/>
        </w:rPr>
      </w:pPr>
      <w:ins w:id="37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14.2.2</w:t>
        </w:r>
        <w:r>
          <w:rPr>
            <w:rFonts w:asciiTheme="minorHAnsi" w:eastAsiaTheme="minorEastAsia" w:hAnsiTheme="minorHAnsi" w:cstheme="minorBidi"/>
            <w:noProof/>
            <w:sz w:val="22"/>
            <w:szCs w:val="22"/>
          </w:rPr>
          <w:tab/>
        </w:r>
        <w:r w:rsidRPr="007D6959">
          <w:rPr>
            <w:rStyle w:val="Hyperlink"/>
            <w:noProof/>
          </w:rPr>
          <w:t>Invoking a table (match-action unit)</w:t>
        </w:r>
        <w:r>
          <w:rPr>
            <w:noProof/>
            <w:webHidden/>
          </w:rPr>
          <w:tab/>
        </w:r>
        <w:r>
          <w:rPr>
            <w:noProof/>
            <w:webHidden/>
          </w:rPr>
          <w:fldChar w:fldCharType="begin"/>
        </w:r>
        <w:r>
          <w:rPr>
            <w:noProof/>
            <w:webHidden/>
          </w:rPr>
          <w:instrText xml:space="preserve"> PAGEREF _Toc455073170 \h </w:instrText>
        </w:r>
        <w:r>
          <w:rPr>
            <w:noProof/>
            <w:webHidden/>
          </w:rPr>
        </w:r>
      </w:ins>
      <w:r>
        <w:rPr>
          <w:noProof/>
          <w:webHidden/>
        </w:rPr>
        <w:fldChar w:fldCharType="separate"/>
      </w:r>
      <w:ins w:id="374" w:author="Mihai Budiu" w:date="2016-06-30T18:02:00Z">
        <w:r>
          <w:rPr>
            <w:noProof/>
            <w:webHidden/>
          </w:rPr>
          <w:t>77</w:t>
        </w:r>
        <w:r>
          <w:rPr>
            <w:noProof/>
            <w:webHidden/>
          </w:rPr>
          <w:fldChar w:fldCharType="end"/>
        </w:r>
        <w:r w:rsidRPr="007D6959">
          <w:rPr>
            <w:rStyle w:val="Hyperlink"/>
            <w:noProof/>
          </w:rPr>
          <w:fldChar w:fldCharType="end"/>
        </w:r>
      </w:ins>
    </w:p>
    <w:p w14:paraId="64CBD676" w14:textId="04EA4A66" w:rsidR="00DB42E5" w:rsidRDefault="00DB42E5">
      <w:pPr>
        <w:pStyle w:val="TOC3"/>
        <w:tabs>
          <w:tab w:val="left" w:pos="1440"/>
          <w:tab w:val="right" w:leader="dot" w:pos="8630"/>
        </w:tabs>
        <w:rPr>
          <w:ins w:id="375" w:author="Mihai Budiu" w:date="2016-06-30T18:02:00Z"/>
          <w:rFonts w:asciiTheme="minorHAnsi" w:eastAsiaTheme="minorEastAsia" w:hAnsiTheme="minorHAnsi" w:cstheme="minorBidi"/>
          <w:noProof/>
          <w:sz w:val="22"/>
          <w:szCs w:val="22"/>
        </w:rPr>
      </w:pPr>
      <w:ins w:id="37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14.2.3</w:t>
        </w:r>
        <w:r>
          <w:rPr>
            <w:rFonts w:asciiTheme="minorHAnsi" w:eastAsiaTheme="minorEastAsia" w:hAnsiTheme="minorHAnsi" w:cstheme="minorBidi"/>
            <w:noProof/>
            <w:sz w:val="22"/>
            <w:szCs w:val="22"/>
          </w:rPr>
          <w:tab/>
        </w:r>
        <w:r w:rsidRPr="007D6959">
          <w:rPr>
            <w:rStyle w:val="Hyperlink"/>
            <w:noProof/>
          </w:rPr>
          <w:t>Match-action unit execution semantics</w:t>
        </w:r>
        <w:r>
          <w:rPr>
            <w:noProof/>
            <w:webHidden/>
          </w:rPr>
          <w:tab/>
        </w:r>
        <w:r>
          <w:rPr>
            <w:noProof/>
            <w:webHidden/>
          </w:rPr>
          <w:fldChar w:fldCharType="begin"/>
        </w:r>
        <w:r>
          <w:rPr>
            <w:noProof/>
            <w:webHidden/>
          </w:rPr>
          <w:instrText xml:space="preserve"> PAGEREF _Toc455073171 \h </w:instrText>
        </w:r>
        <w:r>
          <w:rPr>
            <w:noProof/>
            <w:webHidden/>
          </w:rPr>
        </w:r>
      </w:ins>
      <w:r>
        <w:rPr>
          <w:noProof/>
          <w:webHidden/>
        </w:rPr>
        <w:fldChar w:fldCharType="separate"/>
      </w:r>
      <w:ins w:id="377" w:author="Mihai Budiu" w:date="2016-06-30T18:02:00Z">
        <w:r>
          <w:rPr>
            <w:noProof/>
            <w:webHidden/>
          </w:rPr>
          <w:t>78</w:t>
        </w:r>
        <w:r>
          <w:rPr>
            <w:noProof/>
            <w:webHidden/>
          </w:rPr>
          <w:fldChar w:fldCharType="end"/>
        </w:r>
        <w:r w:rsidRPr="007D6959">
          <w:rPr>
            <w:rStyle w:val="Hyperlink"/>
            <w:noProof/>
          </w:rPr>
          <w:fldChar w:fldCharType="end"/>
        </w:r>
      </w:ins>
    </w:p>
    <w:p w14:paraId="7AEF6786" w14:textId="0A9925E5" w:rsidR="00DB42E5" w:rsidRDefault="00DB42E5">
      <w:pPr>
        <w:pStyle w:val="TOC2"/>
        <w:tabs>
          <w:tab w:val="left" w:pos="960"/>
          <w:tab w:val="right" w:leader="dot" w:pos="8630"/>
        </w:tabs>
        <w:rPr>
          <w:ins w:id="378" w:author="Mihai Budiu" w:date="2016-06-30T18:02:00Z"/>
          <w:rFonts w:asciiTheme="minorHAnsi" w:eastAsiaTheme="minorEastAsia" w:hAnsiTheme="minorHAnsi" w:cstheme="minorBidi"/>
          <w:noProof/>
          <w:sz w:val="22"/>
          <w:szCs w:val="22"/>
        </w:rPr>
      </w:pPr>
      <w:ins w:id="37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14.3</w:t>
        </w:r>
        <w:r>
          <w:rPr>
            <w:rFonts w:asciiTheme="minorHAnsi" w:eastAsiaTheme="minorEastAsia" w:hAnsiTheme="minorHAnsi" w:cstheme="minorBidi"/>
            <w:noProof/>
            <w:sz w:val="22"/>
            <w:szCs w:val="22"/>
          </w:rPr>
          <w:tab/>
        </w:r>
        <w:r w:rsidRPr="007D6959">
          <w:rPr>
            <w:rStyle w:val="Hyperlink"/>
            <w:noProof/>
          </w:rPr>
          <w:t>The Match-Action Pipeline Abstract Machine</w:t>
        </w:r>
        <w:r>
          <w:rPr>
            <w:noProof/>
            <w:webHidden/>
          </w:rPr>
          <w:tab/>
        </w:r>
        <w:r>
          <w:rPr>
            <w:noProof/>
            <w:webHidden/>
          </w:rPr>
          <w:fldChar w:fldCharType="begin"/>
        </w:r>
        <w:r>
          <w:rPr>
            <w:noProof/>
            <w:webHidden/>
          </w:rPr>
          <w:instrText xml:space="preserve"> PAGEREF _Toc455073172 \h </w:instrText>
        </w:r>
        <w:r>
          <w:rPr>
            <w:noProof/>
            <w:webHidden/>
          </w:rPr>
        </w:r>
      </w:ins>
      <w:r>
        <w:rPr>
          <w:noProof/>
          <w:webHidden/>
        </w:rPr>
        <w:fldChar w:fldCharType="separate"/>
      </w:r>
      <w:ins w:id="380" w:author="Mihai Budiu" w:date="2016-06-30T18:02:00Z">
        <w:r>
          <w:rPr>
            <w:noProof/>
            <w:webHidden/>
          </w:rPr>
          <w:t>79</w:t>
        </w:r>
        <w:r>
          <w:rPr>
            <w:noProof/>
            <w:webHidden/>
          </w:rPr>
          <w:fldChar w:fldCharType="end"/>
        </w:r>
        <w:r w:rsidRPr="007D6959">
          <w:rPr>
            <w:rStyle w:val="Hyperlink"/>
            <w:noProof/>
          </w:rPr>
          <w:fldChar w:fldCharType="end"/>
        </w:r>
      </w:ins>
    </w:p>
    <w:p w14:paraId="4D6366C8" w14:textId="2311C37E" w:rsidR="00DB42E5" w:rsidRDefault="00DB42E5">
      <w:pPr>
        <w:pStyle w:val="TOC1"/>
        <w:rPr>
          <w:ins w:id="381" w:author="Mihai Budiu" w:date="2016-06-30T18:02:00Z"/>
          <w:rFonts w:asciiTheme="minorHAnsi" w:eastAsiaTheme="minorEastAsia" w:hAnsiTheme="minorHAnsi" w:cstheme="minorBidi"/>
          <w:noProof/>
          <w:sz w:val="22"/>
          <w:szCs w:val="22"/>
        </w:rPr>
      </w:pPr>
      <w:ins w:id="38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15</w:t>
        </w:r>
        <w:r>
          <w:rPr>
            <w:rFonts w:asciiTheme="minorHAnsi" w:eastAsiaTheme="minorEastAsia" w:hAnsiTheme="minorHAnsi" w:cstheme="minorBidi"/>
            <w:noProof/>
            <w:sz w:val="22"/>
            <w:szCs w:val="22"/>
          </w:rPr>
          <w:tab/>
        </w:r>
        <w:r w:rsidRPr="007D6959">
          <w:rPr>
            <w:rStyle w:val="Hyperlink"/>
            <w:noProof/>
          </w:rPr>
          <w:t>Parameterization</w:t>
        </w:r>
        <w:r>
          <w:rPr>
            <w:noProof/>
            <w:webHidden/>
          </w:rPr>
          <w:tab/>
        </w:r>
        <w:r>
          <w:rPr>
            <w:noProof/>
            <w:webHidden/>
          </w:rPr>
          <w:fldChar w:fldCharType="begin"/>
        </w:r>
        <w:r>
          <w:rPr>
            <w:noProof/>
            <w:webHidden/>
          </w:rPr>
          <w:instrText xml:space="preserve"> PAGEREF _Toc455073173 \h </w:instrText>
        </w:r>
        <w:r>
          <w:rPr>
            <w:noProof/>
            <w:webHidden/>
          </w:rPr>
        </w:r>
      </w:ins>
      <w:r>
        <w:rPr>
          <w:noProof/>
          <w:webHidden/>
        </w:rPr>
        <w:fldChar w:fldCharType="separate"/>
      </w:r>
      <w:ins w:id="383" w:author="Mihai Budiu" w:date="2016-06-30T18:02:00Z">
        <w:r>
          <w:rPr>
            <w:noProof/>
            <w:webHidden/>
          </w:rPr>
          <w:t>79</w:t>
        </w:r>
        <w:r>
          <w:rPr>
            <w:noProof/>
            <w:webHidden/>
          </w:rPr>
          <w:fldChar w:fldCharType="end"/>
        </w:r>
        <w:r w:rsidRPr="007D6959">
          <w:rPr>
            <w:rStyle w:val="Hyperlink"/>
            <w:noProof/>
          </w:rPr>
          <w:fldChar w:fldCharType="end"/>
        </w:r>
      </w:ins>
    </w:p>
    <w:p w14:paraId="796ADE18" w14:textId="25134AC1" w:rsidR="00DB42E5" w:rsidRDefault="00DB42E5">
      <w:pPr>
        <w:pStyle w:val="TOC1"/>
        <w:rPr>
          <w:ins w:id="384" w:author="Mihai Budiu" w:date="2016-06-30T18:02:00Z"/>
          <w:rFonts w:asciiTheme="minorHAnsi" w:eastAsiaTheme="minorEastAsia" w:hAnsiTheme="minorHAnsi" w:cstheme="minorBidi"/>
          <w:noProof/>
          <w:sz w:val="22"/>
          <w:szCs w:val="22"/>
        </w:rPr>
      </w:pPr>
      <w:ins w:id="38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16</w:t>
        </w:r>
        <w:r>
          <w:rPr>
            <w:rFonts w:asciiTheme="minorHAnsi" w:eastAsiaTheme="minorEastAsia" w:hAnsiTheme="minorHAnsi" w:cstheme="minorBidi"/>
            <w:noProof/>
            <w:sz w:val="22"/>
            <w:szCs w:val="22"/>
          </w:rPr>
          <w:tab/>
        </w:r>
        <w:r w:rsidRPr="007D6959">
          <w:rPr>
            <w:rStyle w:val="Hyperlink"/>
            <w:noProof/>
          </w:rPr>
          <w:t>Packet construction (deparsing)</w:t>
        </w:r>
        <w:r>
          <w:rPr>
            <w:noProof/>
            <w:webHidden/>
          </w:rPr>
          <w:tab/>
        </w:r>
        <w:r>
          <w:rPr>
            <w:noProof/>
            <w:webHidden/>
          </w:rPr>
          <w:fldChar w:fldCharType="begin"/>
        </w:r>
        <w:r>
          <w:rPr>
            <w:noProof/>
            <w:webHidden/>
          </w:rPr>
          <w:instrText xml:space="preserve"> PAGEREF _Toc455073174 \h </w:instrText>
        </w:r>
        <w:r>
          <w:rPr>
            <w:noProof/>
            <w:webHidden/>
          </w:rPr>
        </w:r>
      </w:ins>
      <w:r>
        <w:rPr>
          <w:noProof/>
          <w:webHidden/>
        </w:rPr>
        <w:fldChar w:fldCharType="separate"/>
      </w:r>
      <w:ins w:id="386" w:author="Mihai Budiu" w:date="2016-06-30T18:02:00Z">
        <w:r>
          <w:rPr>
            <w:noProof/>
            <w:webHidden/>
          </w:rPr>
          <w:t>80</w:t>
        </w:r>
        <w:r>
          <w:rPr>
            <w:noProof/>
            <w:webHidden/>
          </w:rPr>
          <w:fldChar w:fldCharType="end"/>
        </w:r>
        <w:r w:rsidRPr="007D6959">
          <w:rPr>
            <w:rStyle w:val="Hyperlink"/>
            <w:noProof/>
          </w:rPr>
          <w:fldChar w:fldCharType="end"/>
        </w:r>
      </w:ins>
    </w:p>
    <w:p w14:paraId="13D73DF3" w14:textId="6DAD3B60" w:rsidR="00DB42E5" w:rsidRDefault="00DB42E5">
      <w:pPr>
        <w:pStyle w:val="TOC2"/>
        <w:tabs>
          <w:tab w:val="left" w:pos="960"/>
          <w:tab w:val="right" w:leader="dot" w:pos="8630"/>
        </w:tabs>
        <w:rPr>
          <w:ins w:id="387" w:author="Mihai Budiu" w:date="2016-06-30T18:02:00Z"/>
          <w:rFonts w:asciiTheme="minorHAnsi" w:eastAsiaTheme="minorEastAsia" w:hAnsiTheme="minorHAnsi" w:cstheme="minorBidi"/>
          <w:noProof/>
          <w:sz w:val="22"/>
          <w:szCs w:val="22"/>
        </w:rPr>
      </w:pPr>
      <w:ins w:id="38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16.1</w:t>
        </w:r>
        <w:r>
          <w:rPr>
            <w:rFonts w:asciiTheme="minorHAnsi" w:eastAsiaTheme="minorEastAsia" w:hAnsiTheme="minorHAnsi" w:cstheme="minorBidi"/>
            <w:noProof/>
            <w:sz w:val="22"/>
            <w:szCs w:val="22"/>
          </w:rPr>
          <w:tab/>
        </w:r>
        <w:r w:rsidRPr="007D6959">
          <w:rPr>
            <w:rStyle w:val="Hyperlink"/>
            <w:noProof/>
          </w:rPr>
          <w:t>Data insertion into packets</w:t>
        </w:r>
        <w:r>
          <w:rPr>
            <w:noProof/>
            <w:webHidden/>
          </w:rPr>
          <w:tab/>
        </w:r>
        <w:r>
          <w:rPr>
            <w:noProof/>
            <w:webHidden/>
          </w:rPr>
          <w:fldChar w:fldCharType="begin"/>
        </w:r>
        <w:r>
          <w:rPr>
            <w:noProof/>
            <w:webHidden/>
          </w:rPr>
          <w:instrText xml:space="preserve"> PAGEREF _Toc455073175 \h </w:instrText>
        </w:r>
        <w:r>
          <w:rPr>
            <w:noProof/>
            <w:webHidden/>
          </w:rPr>
        </w:r>
      </w:ins>
      <w:r>
        <w:rPr>
          <w:noProof/>
          <w:webHidden/>
        </w:rPr>
        <w:fldChar w:fldCharType="separate"/>
      </w:r>
      <w:ins w:id="389" w:author="Mihai Budiu" w:date="2016-06-30T18:02:00Z">
        <w:r>
          <w:rPr>
            <w:noProof/>
            <w:webHidden/>
          </w:rPr>
          <w:t>81</w:t>
        </w:r>
        <w:r>
          <w:rPr>
            <w:noProof/>
            <w:webHidden/>
          </w:rPr>
          <w:fldChar w:fldCharType="end"/>
        </w:r>
        <w:r w:rsidRPr="007D6959">
          <w:rPr>
            <w:rStyle w:val="Hyperlink"/>
            <w:noProof/>
          </w:rPr>
          <w:fldChar w:fldCharType="end"/>
        </w:r>
      </w:ins>
    </w:p>
    <w:p w14:paraId="4370573D" w14:textId="083C038B" w:rsidR="00DB42E5" w:rsidRDefault="00DB42E5">
      <w:pPr>
        <w:pStyle w:val="TOC1"/>
        <w:rPr>
          <w:ins w:id="390" w:author="Mihai Budiu" w:date="2016-06-30T18:02:00Z"/>
          <w:rFonts w:asciiTheme="minorHAnsi" w:eastAsiaTheme="minorEastAsia" w:hAnsiTheme="minorHAnsi" w:cstheme="minorBidi"/>
          <w:noProof/>
          <w:sz w:val="22"/>
          <w:szCs w:val="22"/>
        </w:rPr>
      </w:pPr>
      <w:ins w:id="39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17</w:t>
        </w:r>
        <w:r>
          <w:rPr>
            <w:rFonts w:asciiTheme="minorHAnsi" w:eastAsiaTheme="minorEastAsia" w:hAnsiTheme="minorHAnsi" w:cstheme="minorBidi"/>
            <w:noProof/>
            <w:sz w:val="22"/>
            <w:szCs w:val="22"/>
          </w:rPr>
          <w:tab/>
        </w:r>
        <w:r w:rsidRPr="007D6959">
          <w:rPr>
            <w:rStyle w:val="Hyperlink"/>
            <w:noProof/>
          </w:rPr>
          <w:t>Architecture description</w:t>
        </w:r>
        <w:r>
          <w:rPr>
            <w:noProof/>
            <w:webHidden/>
          </w:rPr>
          <w:tab/>
        </w:r>
        <w:r>
          <w:rPr>
            <w:noProof/>
            <w:webHidden/>
          </w:rPr>
          <w:fldChar w:fldCharType="begin"/>
        </w:r>
        <w:r>
          <w:rPr>
            <w:noProof/>
            <w:webHidden/>
          </w:rPr>
          <w:instrText xml:space="preserve"> PAGEREF _Toc455073176 \h </w:instrText>
        </w:r>
        <w:r>
          <w:rPr>
            <w:noProof/>
            <w:webHidden/>
          </w:rPr>
        </w:r>
      </w:ins>
      <w:r>
        <w:rPr>
          <w:noProof/>
          <w:webHidden/>
        </w:rPr>
        <w:fldChar w:fldCharType="separate"/>
      </w:r>
      <w:ins w:id="392" w:author="Mihai Budiu" w:date="2016-06-30T18:02:00Z">
        <w:r>
          <w:rPr>
            <w:noProof/>
            <w:webHidden/>
          </w:rPr>
          <w:t>82</w:t>
        </w:r>
        <w:r>
          <w:rPr>
            <w:noProof/>
            <w:webHidden/>
          </w:rPr>
          <w:fldChar w:fldCharType="end"/>
        </w:r>
        <w:r w:rsidRPr="007D6959">
          <w:rPr>
            <w:rStyle w:val="Hyperlink"/>
            <w:noProof/>
          </w:rPr>
          <w:fldChar w:fldCharType="end"/>
        </w:r>
      </w:ins>
    </w:p>
    <w:p w14:paraId="47CF8F55" w14:textId="4346856B" w:rsidR="00DB42E5" w:rsidRDefault="00DB42E5">
      <w:pPr>
        <w:pStyle w:val="TOC2"/>
        <w:tabs>
          <w:tab w:val="left" w:pos="960"/>
          <w:tab w:val="right" w:leader="dot" w:pos="8630"/>
        </w:tabs>
        <w:rPr>
          <w:ins w:id="393" w:author="Mihai Budiu" w:date="2016-06-30T18:02:00Z"/>
          <w:rFonts w:asciiTheme="minorHAnsi" w:eastAsiaTheme="minorEastAsia" w:hAnsiTheme="minorHAnsi" w:cstheme="minorBidi"/>
          <w:noProof/>
          <w:sz w:val="22"/>
          <w:szCs w:val="22"/>
        </w:rPr>
      </w:pPr>
      <w:ins w:id="39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17.1</w:t>
        </w:r>
        <w:r>
          <w:rPr>
            <w:rFonts w:asciiTheme="minorHAnsi" w:eastAsiaTheme="minorEastAsia" w:hAnsiTheme="minorHAnsi" w:cstheme="minorBidi"/>
            <w:noProof/>
            <w:sz w:val="22"/>
            <w:szCs w:val="22"/>
          </w:rPr>
          <w:tab/>
        </w:r>
        <w:r w:rsidRPr="007D6959">
          <w:rPr>
            <w:rStyle w:val="Hyperlink"/>
            <w:noProof/>
          </w:rPr>
          <w:t>Example architecture description</w:t>
        </w:r>
        <w:r>
          <w:rPr>
            <w:noProof/>
            <w:webHidden/>
          </w:rPr>
          <w:tab/>
        </w:r>
        <w:r>
          <w:rPr>
            <w:noProof/>
            <w:webHidden/>
          </w:rPr>
          <w:fldChar w:fldCharType="begin"/>
        </w:r>
        <w:r>
          <w:rPr>
            <w:noProof/>
            <w:webHidden/>
          </w:rPr>
          <w:instrText xml:space="preserve"> PAGEREF _Toc455073177 \h </w:instrText>
        </w:r>
        <w:r>
          <w:rPr>
            <w:noProof/>
            <w:webHidden/>
          </w:rPr>
        </w:r>
      </w:ins>
      <w:r>
        <w:rPr>
          <w:noProof/>
          <w:webHidden/>
        </w:rPr>
        <w:fldChar w:fldCharType="separate"/>
      </w:r>
      <w:ins w:id="395" w:author="Mihai Budiu" w:date="2016-06-30T18:02:00Z">
        <w:r>
          <w:rPr>
            <w:noProof/>
            <w:webHidden/>
          </w:rPr>
          <w:t>82</w:t>
        </w:r>
        <w:r>
          <w:rPr>
            <w:noProof/>
            <w:webHidden/>
          </w:rPr>
          <w:fldChar w:fldCharType="end"/>
        </w:r>
        <w:r w:rsidRPr="007D6959">
          <w:rPr>
            <w:rStyle w:val="Hyperlink"/>
            <w:noProof/>
          </w:rPr>
          <w:fldChar w:fldCharType="end"/>
        </w:r>
      </w:ins>
    </w:p>
    <w:p w14:paraId="00BA975C" w14:textId="0A033E2B" w:rsidR="00DB42E5" w:rsidRDefault="00DB42E5">
      <w:pPr>
        <w:pStyle w:val="TOC2"/>
        <w:tabs>
          <w:tab w:val="left" w:pos="960"/>
          <w:tab w:val="right" w:leader="dot" w:pos="8630"/>
        </w:tabs>
        <w:rPr>
          <w:ins w:id="396" w:author="Mihai Budiu" w:date="2016-06-30T18:02:00Z"/>
          <w:rFonts w:asciiTheme="minorHAnsi" w:eastAsiaTheme="minorEastAsia" w:hAnsiTheme="minorHAnsi" w:cstheme="minorBidi"/>
          <w:noProof/>
          <w:sz w:val="22"/>
          <w:szCs w:val="22"/>
        </w:rPr>
      </w:pPr>
      <w:ins w:id="39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17.2</w:t>
        </w:r>
        <w:r>
          <w:rPr>
            <w:rFonts w:asciiTheme="minorHAnsi" w:eastAsiaTheme="minorEastAsia" w:hAnsiTheme="minorHAnsi" w:cstheme="minorBidi"/>
            <w:noProof/>
            <w:sz w:val="22"/>
            <w:szCs w:val="22"/>
          </w:rPr>
          <w:tab/>
        </w:r>
        <w:r w:rsidRPr="007D6959">
          <w:rPr>
            <w:rStyle w:val="Hyperlink"/>
            <w:noProof/>
          </w:rPr>
          <w:t>Target program instantiation</w:t>
        </w:r>
        <w:r>
          <w:rPr>
            <w:noProof/>
            <w:webHidden/>
          </w:rPr>
          <w:tab/>
        </w:r>
        <w:r>
          <w:rPr>
            <w:noProof/>
            <w:webHidden/>
          </w:rPr>
          <w:fldChar w:fldCharType="begin"/>
        </w:r>
        <w:r>
          <w:rPr>
            <w:noProof/>
            <w:webHidden/>
          </w:rPr>
          <w:instrText xml:space="preserve"> PAGEREF _Toc455073178 \h </w:instrText>
        </w:r>
        <w:r>
          <w:rPr>
            <w:noProof/>
            <w:webHidden/>
          </w:rPr>
        </w:r>
      </w:ins>
      <w:r>
        <w:rPr>
          <w:noProof/>
          <w:webHidden/>
        </w:rPr>
        <w:fldChar w:fldCharType="separate"/>
      </w:r>
      <w:ins w:id="398" w:author="Mihai Budiu" w:date="2016-06-30T18:02:00Z">
        <w:r>
          <w:rPr>
            <w:noProof/>
            <w:webHidden/>
          </w:rPr>
          <w:t>83</w:t>
        </w:r>
        <w:r>
          <w:rPr>
            <w:noProof/>
            <w:webHidden/>
          </w:rPr>
          <w:fldChar w:fldCharType="end"/>
        </w:r>
        <w:r w:rsidRPr="007D6959">
          <w:rPr>
            <w:rStyle w:val="Hyperlink"/>
            <w:noProof/>
          </w:rPr>
          <w:fldChar w:fldCharType="end"/>
        </w:r>
      </w:ins>
    </w:p>
    <w:p w14:paraId="114D51FB" w14:textId="500FE974" w:rsidR="00DB42E5" w:rsidRDefault="00DB42E5">
      <w:pPr>
        <w:pStyle w:val="TOC2"/>
        <w:tabs>
          <w:tab w:val="left" w:pos="960"/>
          <w:tab w:val="right" w:leader="dot" w:pos="8630"/>
        </w:tabs>
        <w:rPr>
          <w:ins w:id="399" w:author="Mihai Budiu" w:date="2016-06-30T18:02:00Z"/>
          <w:rFonts w:asciiTheme="minorHAnsi" w:eastAsiaTheme="minorEastAsia" w:hAnsiTheme="minorHAnsi" w:cstheme="minorBidi"/>
          <w:noProof/>
          <w:sz w:val="22"/>
          <w:szCs w:val="22"/>
        </w:rPr>
      </w:pPr>
      <w:ins w:id="40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"_Toc455073179"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17.3</w:t>
        </w:r>
        <w:r>
          <w:rPr>
            <w:rFonts w:asciiTheme="minorHAnsi" w:eastAsiaTheme="minorEastAsia" w:hAnsiTheme="minorHAnsi" w:cstheme="minorBidi"/>
            <w:noProof/>
            <w:sz w:val="22"/>
            <w:szCs w:val="22"/>
          </w:rPr>
          <w:tab/>
        </w:r>
        <w:r w:rsidRPr="007D6959">
          <w:rPr>
            <w:rStyle w:val="Hyperlink"/>
            <w:noProof/>
          </w:rPr>
          <w:t>A Packet Filter Model</w:t>
        </w:r>
        <w:r>
          <w:rPr>
            <w:noProof/>
            <w:webHidden/>
          </w:rPr>
          <w:tab/>
        </w:r>
        <w:r>
          <w:rPr>
            <w:noProof/>
            <w:webHidden/>
          </w:rPr>
          <w:fldChar w:fldCharType="begin"/>
        </w:r>
        <w:r>
          <w:rPr>
            <w:noProof/>
            <w:webHidden/>
          </w:rPr>
          <w:instrText xml:space="preserve"> PAGEREF _Toc455073179 \h </w:instrText>
        </w:r>
        <w:r>
          <w:rPr>
            <w:noProof/>
            <w:webHidden/>
          </w:rPr>
        </w:r>
      </w:ins>
      <w:r>
        <w:rPr>
          <w:noProof/>
          <w:webHidden/>
        </w:rPr>
        <w:fldChar w:fldCharType="separate"/>
      </w:r>
      <w:ins w:id="401" w:author="Mihai Budiu" w:date="2016-06-30T18:02:00Z">
        <w:r>
          <w:rPr>
            <w:noProof/>
            <w:webHidden/>
          </w:rPr>
          <w:t>84</w:t>
        </w:r>
        <w:r>
          <w:rPr>
            <w:noProof/>
            <w:webHidden/>
          </w:rPr>
          <w:fldChar w:fldCharType="end"/>
        </w:r>
        <w:r w:rsidRPr="007D6959">
          <w:rPr>
            <w:rStyle w:val="Hyperlink"/>
            <w:noProof/>
          </w:rPr>
          <w:fldChar w:fldCharType="end"/>
        </w:r>
      </w:ins>
    </w:p>
    <w:p w14:paraId="5E4ECE71" w14:textId="06689F22" w:rsidR="00DB42E5" w:rsidRDefault="00DB42E5">
      <w:pPr>
        <w:pStyle w:val="TOC1"/>
        <w:rPr>
          <w:ins w:id="402" w:author="Mihai Budiu" w:date="2016-06-30T18:02:00Z"/>
          <w:rFonts w:asciiTheme="minorHAnsi" w:eastAsiaTheme="minorEastAsia" w:hAnsiTheme="minorHAnsi" w:cstheme="minorBidi"/>
          <w:noProof/>
          <w:sz w:val="22"/>
          <w:szCs w:val="22"/>
        </w:rPr>
      </w:pPr>
      <w:ins w:id="40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18</w:t>
        </w:r>
        <w:r>
          <w:rPr>
            <w:rFonts w:asciiTheme="minorHAnsi" w:eastAsiaTheme="minorEastAsia" w:hAnsiTheme="minorHAnsi" w:cstheme="minorBidi"/>
            <w:noProof/>
            <w:sz w:val="22"/>
            <w:szCs w:val="22"/>
          </w:rPr>
          <w:tab/>
        </w:r>
        <w:r w:rsidRPr="007D6959">
          <w:rPr>
            <w:rStyle w:val="Hyperlink"/>
            <w:noProof/>
          </w:rPr>
          <w:t>The P4 abstract machine: evaluating a P4 program</w:t>
        </w:r>
        <w:r>
          <w:rPr>
            <w:noProof/>
            <w:webHidden/>
          </w:rPr>
          <w:tab/>
        </w:r>
        <w:r>
          <w:rPr>
            <w:noProof/>
            <w:webHidden/>
          </w:rPr>
          <w:fldChar w:fldCharType="begin"/>
        </w:r>
        <w:r>
          <w:rPr>
            <w:noProof/>
            <w:webHidden/>
          </w:rPr>
          <w:instrText xml:space="preserve"> PAGEREF _Toc455073180 \h </w:instrText>
        </w:r>
        <w:r>
          <w:rPr>
            <w:noProof/>
            <w:webHidden/>
          </w:rPr>
        </w:r>
      </w:ins>
      <w:r>
        <w:rPr>
          <w:noProof/>
          <w:webHidden/>
        </w:rPr>
        <w:fldChar w:fldCharType="separate"/>
      </w:r>
      <w:ins w:id="404" w:author="Mihai Budiu" w:date="2016-06-30T18:02:00Z">
        <w:r>
          <w:rPr>
            <w:noProof/>
            <w:webHidden/>
          </w:rPr>
          <w:t>84</w:t>
        </w:r>
        <w:r>
          <w:rPr>
            <w:noProof/>
            <w:webHidden/>
          </w:rPr>
          <w:fldChar w:fldCharType="end"/>
        </w:r>
        <w:r w:rsidRPr="007D6959">
          <w:rPr>
            <w:rStyle w:val="Hyperlink"/>
            <w:noProof/>
          </w:rPr>
          <w:fldChar w:fldCharType="end"/>
        </w:r>
      </w:ins>
    </w:p>
    <w:p w14:paraId="1052BC9A" w14:textId="3F098BF4" w:rsidR="00DB42E5" w:rsidRDefault="00DB42E5">
      <w:pPr>
        <w:pStyle w:val="TOC2"/>
        <w:tabs>
          <w:tab w:val="left" w:pos="960"/>
          <w:tab w:val="right" w:leader="dot" w:pos="8630"/>
        </w:tabs>
        <w:rPr>
          <w:ins w:id="405" w:author="Mihai Budiu" w:date="2016-06-30T18:02:00Z"/>
          <w:rFonts w:asciiTheme="minorHAnsi" w:eastAsiaTheme="minorEastAsia" w:hAnsiTheme="minorHAnsi" w:cstheme="minorBidi"/>
          <w:noProof/>
          <w:sz w:val="22"/>
          <w:szCs w:val="22"/>
        </w:rPr>
      </w:pPr>
      <w:ins w:id="40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18.1</w:t>
        </w:r>
        <w:r>
          <w:rPr>
            <w:rFonts w:asciiTheme="minorHAnsi" w:eastAsiaTheme="minorEastAsia" w:hAnsiTheme="minorHAnsi" w:cstheme="minorBidi"/>
            <w:noProof/>
            <w:sz w:val="22"/>
            <w:szCs w:val="22"/>
          </w:rPr>
          <w:tab/>
        </w:r>
        <w:r w:rsidRPr="007D6959">
          <w:rPr>
            <w:rStyle w:val="Hyperlink"/>
            <w:noProof/>
          </w:rPr>
          <w:t>Compile-time evaluation</w:t>
        </w:r>
        <w:r>
          <w:rPr>
            <w:noProof/>
            <w:webHidden/>
          </w:rPr>
          <w:tab/>
        </w:r>
        <w:r>
          <w:rPr>
            <w:noProof/>
            <w:webHidden/>
          </w:rPr>
          <w:fldChar w:fldCharType="begin"/>
        </w:r>
        <w:r>
          <w:rPr>
            <w:noProof/>
            <w:webHidden/>
          </w:rPr>
          <w:instrText xml:space="preserve"> PAGEREF _Toc455073181 \h </w:instrText>
        </w:r>
        <w:r>
          <w:rPr>
            <w:noProof/>
            <w:webHidden/>
          </w:rPr>
        </w:r>
      </w:ins>
      <w:r>
        <w:rPr>
          <w:noProof/>
          <w:webHidden/>
        </w:rPr>
        <w:fldChar w:fldCharType="separate"/>
      </w:r>
      <w:ins w:id="407" w:author="Mihai Budiu" w:date="2016-06-30T18:02:00Z">
        <w:r>
          <w:rPr>
            <w:noProof/>
            <w:webHidden/>
          </w:rPr>
          <w:t>85</w:t>
        </w:r>
        <w:r>
          <w:rPr>
            <w:noProof/>
            <w:webHidden/>
          </w:rPr>
          <w:fldChar w:fldCharType="end"/>
        </w:r>
        <w:r w:rsidRPr="007D6959">
          <w:rPr>
            <w:rStyle w:val="Hyperlink"/>
            <w:noProof/>
          </w:rPr>
          <w:fldChar w:fldCharType="end"/>
        </w:r>
      </w:ins>
    </w:p>
    <w:p w14:paraId="511A1F2F" w14:textId="258BDA71" w:rsidR="00DB42E5" w:rsidRDefault="00DB42E5">
      <w:pPr>
        <w:pStyle w:val="TOC2"/>
        <w:tabs>
          <w:tab w:val="left" w:pos="960"/>
          <w:tab w:val="right" w:leader="dot" w:pos="8630"/>
        </w:tabs>
        <w:rPr>
          <w:ins w:id="408" w:author="Mihai Budiu" w:date="2016-06-30T18:02:00Z"/>
          <w:rFonts w:asciiTheme="minorHAnsi" w:eastAsiaTheme="minorEastAsia" w:hAnsiTheme="minorHAnsi" w:cstheme="minorBidi"/>
          <w:noProof/>
          <w:sz w:val="22"/>
          <w:szCs w:val="22"/>
        </w:rPr>
      </w:pPr>
      <w:ins w:id="409"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"_Toc455073182"</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18.2</w:t>
        </w:r>
        <w:r>
          <w:rPr>
            <w:rFonts w:asciiTheme="minorHAnsi" w:eastAsiaTheme="minorEastAsia" w:hAnsiTheme="minorHAnsi" w:cstheme="minorBidi"/>
            <w:noProof/>
            <w:sz w:val="22"/>
            <w:szCs w:val="22"/>
          </w:rPr>
          <w:tab/>
        </w:r>
        <w:r w:rsidRPr="007D6959">
          <w:rPr>
            <w:rStyle w:val="Hyperlink"/>
            <w:noProof/>
          </w:rPr>
          <w:t>Externally-visible names</w:t>
        </w:r>
        <w:r>
          <w:rPr>
            <w:noProof/>
            <w:webHidden/>
          </w:rPr>
          <w:tab/>
        </w:r>
        <w:r>
          <w:rPr>
            <w:noProof/>
            <w:webHidden/>
          </w:rPr>
          <w:fldChar w:fldCharType="begin"/>
        </w:r>
        <w:r>
          <w:rPr>
            <w:noProof/>
            <w:webHidden/>
          </w:rPr>
          <w:instrText xml:space="preserve"> PAGEREF _Toc455073182 \h </w:instrText>
        </w:r>
        <w:r>
          <w:rPr>
            <w:noProof/>
            <w:webHidden/>
          </w:rPr>
        </w:r>
      </w:ins>
      <w:r>
        <w:rPr>
          <w:noProof/>
          <w:webHidden/>
        </w:rPr>
        <w:fldChar w:fldCharType="separate"/>
      </w:r>
      <w:ins w:id="410" w:author="Mihai Budiu" w:date="2016-06-30T18:02:00Z">
        <w:r>
          <w:rPr>
            <w:noProof/>
            <w:webHidden/>
          </w:rPr>
          <w:t>86</w:t>
        </w:r>
        <w:r>
          <w:rPr>
            <w:noProof/>
            <w:webHidden/>
          </w:rPr>
          <w:fldChar w:fldCharType="end"/>
        </w:r>
        <w:r w:rsidRPr="007D6959">
          <w:rPr>
            <w:rStyle w:val="Hyperlink"/>
            <w:noProof/>
          </w:rPr>
          <w:fldChar w:fldCharType="end"/>
        </w:r>
      </w:ins>
    </w:p>
    <w:p w14:paraId="722B3399" w14:textId="1127AE8D" w:rsidR="00DB42E5" w:rsidRDefault="00DB42E5">
      <w:pPr>
        <w:pStyle w:val="TOC2"/>
        <w:tabs>
          <w:tab w:val="left" w:pos="960"/>
          <w:tab w:val="right" w:leader="dot" w:pos="8630"/>
        </w:tabs>
        <w:rPr>
          <w:ins w:id="411" w:author="Mihai Budiu" w:date="2016-06-30T18:02:00Z"/>
          <w:rFonts w:asciiTheme="minorHAnsi" w:eastAsiaTheme="minorEastAsia" w:hAnsiTheme="minorHAnsi" w:cstheme="minorBidi"/>
          <w:noProof/>
          <w:sz w:val="22"/>
          <w:szCs w:val="22"/>
        </w:rPr>
      </w:pPr>
      <w:ins w:id="412"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"_Toc455073183"</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18.3</w:t>
        </w:r>
        <w:r>
          <w:rPr>
            <w:rFonts w:asciiTheme="minorHAnsi" w:eastAsiaTheme="minorEastAsia" w:hAnsiTheme="minorHAnsi" w:cstheme="minorBidi"/>
            <w:noProof/>
            <w:sz w:val="22"/>
            <w:szCs w:val="22"/>
          </w:rPr>
          <w:tab/>
        </w:r>
        <w:r w:rsidRPr="007D6959">
          <w:rPr>
            <w:rStyle w:val="Hyperlink"/>
            <w:noProof/>
          </w:rPr>
          <w:t>Dynamic evaluation</w:t>
        </w:r>
        <w:r>
          <w:rPr>
            <w:noProof/>
            <w:webHidden/>
          </w:rPr>
          <w:tab/>
        </w:r>
        <w:r>
          <w:rPr>
            <w:noProof/>
            <w:webHidden/>
          </w:rPr>
          <w:fldChar w:fldCharType="begin"/>
        </w:r>
        <w:r>
          <w:rPr>
            <w:noProof/>
            <w:webHidden/>
          </w:rPr>
          <w:instrText xml:space="preserve"> PAGEREF _Toc455073183 \h </w:instrText>
        </w:r>
        <w:r>
          <w:rPr>
            <w:noProof/>
            <w:webHidden/>
          </w:rPr>
        </w:r>
      </w:ins>
      <w:r>
        <w:rPr>
          <w:noProof/>
          <w:webHidden/>
        </w:rPr>
        <w:fldChar w:fldCharType="separate"/>
      </w:r>
      <w:ins w:id="413" w:author="Mihai Budiu" w:date="2016-06-30T18:02:00Z">
        <w:r>
          <w:rPr>
            <w:noProof/>
            <w:webHidden/>
          </w:rPr>
          <w:t>87</w:t>
        </w:r>
        <w:r>
          <w:rPr>
            <w:noProof/>
            <w:webHidden/>
          </w:rPr>
          <w:fldChar w:fldCharType="end"/>
        </w:r>
        <w:r w:rsidRPr="007D6959">
          <w:rPr>
            <w:rStyle w:val="Hyperlink"/>
            <w:noProof/>
          </w:rPr>
          <w:fldChar w:fldCharType="end"/>
        </w:r>
      </w:ins>
    </w:p>
    <w:p w14:paraId="7E677980" w14:textId="01EF3CB5" w:rsidR="00DB42E5" w:rsidRDefault="00DB42E5">
      <w:pPr>
        <w:pStyle w:val="TOC3"/>
        <w:tabs>
          <w:tab w:val="left" w:pos="1440"/>
          <w:tab w:val="right" w:leader="dot" w:pos="8630"/>
        </w:tabs>
        <w:rPr>
          <w:ins w:id="414" w:author="Mihai Budiu" w:date="2016-06-30T18:02:00Z"/>
          <w:rFonts w:asciiTheme="minorHAnsi" w:eastAsiaTheme="minorEastAsia" w:hAnsiTheme="minorHAnsi" w:cstheme="minorBidi"/>
          <w:noProof/>
          <w:sz w:val="22"/>
          <w:szCs w:val="22"/>
        </w:rPr>
      </w:pPr>
      <w:ins w:id="415"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"_Toc455073184"</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18.3.1</w:t>
        </w:r>
        <w:r>
          <w:rPr>
            <w:rFonts w:asciiTheme="minorHAnsi" w:eastAsiaTheme="minorEastAsia" w:hAnsiTheme="minorHAnsi" w:cstheme="minorBidi"/>
            <w:noProof/>
            <w:sz w:val="22"/>
            <w:szCs w:val="22"/>
          </w:rPr>
          <w:tab/>
        </w:r>
        <w:r w:rsidRPr="007D6959">
          <w:rPr>
            <w:rStyle w:val="Hyperlink"/>
            <w:noProof/>
          </w:rPr>
          <w:t>Concurrency model</w:t>
        </w:r>
        <w:r>
          <w:rPr>
            <w:noProof/>
            <w:webHidden/>
          </w:rPr>
          <w:tab/>
        </w:r>
        <w:r>
          <w:rPr>
            <w:noProof/>
            <w:webHidden/>
          </w:rPr>
          <w:fldChar w:fldCharType="begin"/>
        </w:r>
        <w:r>
          <w:rPr>
            <w:noProof/>
            <w:webHidden/>
          </w:rPr>
          <w:instrText xml:space="preserve"> PAGEREF _Toc455073184 \h </w:instrText>
        </w:r>
        <w:r>
          <w:rPr>
            <w:noProof/>
            <w:webHidden/>
          </w:rPr>
        </w:r>
      </w:ins>
      <w:r>
        <w:rPr>
          <w:noProof/>
          <w:webHidden/>
        </w:rPr>
        <w:fldChar w:fldCharType="separate"/>
      </w:r>
      <w:ins w:id="416" w:author="Mihai Budiu" w:date="2016-06-30T18:02:00Z">
        <w:r>
          <w:rPr>
            <w:noProof/>
            <w:webHidden/>
          </w:rPr>
          <w:t>87</w:t>
        </w:r>
        <w:r>
          <w:rPr>
            <w:noProof/>
            <w:webHidden/>
          </w:rPr>
          <w:fldChar w:fldCharType="end"/>
        </w:r>
        <w:r w:rsidRPr="007D6959">
          <w:rPr>
            <w:rStyle w:val="Hyperlink"/>
            <w:noProof/>
          </w:rPr>
          <w:fldChar w:fldCharType="end"/>
        </w:r>
      </w:ins>
    </w:p>
    <w:p w14:paraId="62AD2CB1" w14:textId="50AB2AF4" w:rsidR="00DB42E5" w:rsidRDefault="00DB42E5">
      <w:pPr>
        <w:pStyle w:val="TOC1"/>
        <w:rPr>
          <w:ins w:id="417" w:author="Mihai Budiu" w:date="2016-06-30T18:02:00Z"/>
          <w:rFonts w:asciiTheme="minorHAnsi" w:eastAsiaTheme="minorEastAsia" w:hAnsiTheme="minorHAnsi" w:cstheme="minorBidi"/>
          <w:noProof/>
          <w:sz w:val="22"/>
          <w:szCs w:val="22"/>
        </w:rPr>
      </w:pPr>
      <w:ins w:id="418"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"_Toc455073185"</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19</w:t>
        </w:r>
        <w:r>
          <w:rPr>
            <w:rFonts w:asciiTheme="minorHAnsi" w:eastAsiaTheme="minorEastAsia" w:hAnsiTheme="minorHAnsi" w:cstheme="minorBidi"/>
            <w:noProof/>
            <w:sz w:val="22"/>
            <w:szCs w:val="22"/>
          </w:rPr>
          <w:tab/>
        </w:r>
        <w:r w:rsidRPr="007D6959">
          <w:rPr>
            <w:rStyle w:val="Hyperlink"/>
            <w:noProof/>
          </w:rPr>
          <w:t>Annotations</w:t>
        </w:r>
        <w:r>
          <w:rPr>
            <w:noProof/>
            <w:webHidden/>
          </w:rPr>
          <w:tab/>
        </w:r>
        <w:r>
          <w:rPr>
            <w:noProof/>
            <w:webHidden/>
          </w:rPr>
          <w:fldChar w:fldCharType="begin"/>
        </w:r>
        <w:r>
          <w:rPr>
            <w:noProof/>
            <w:webHidden/>
          </w:rPr>
          <w:instrText xml:space="preserve"> PAGEREF _Toc455073185 \h </w:instrText>
        </w:r>
        <w:r>
          <w:rPr>
            <w:noProof/>
            <w:webHidden/>
          </w:rPr>
        </w:r>
      </w:ins>
      <w:r>
        <w:rPr>
          <w:noProof/>
          <w:webHidden/>
        </w:rPr>
        <w:fldChar w:fldCharType="separate"/>
      </w:r>
      <w:ins w:id="419" w:author="Mihai Budiu" w:date="2016-06-30T18:02:00Z">
        <w:r>
          <w:rPr>
            <w:noProof/>
            <w:webHidden/>
          </w:rPr>
          <w:t>88</w:t>
        </w:r>
        <w:r>
          <w:rPr>
            <w:noProof/>
            <w:webHidden/>
          </w:rPr>
          <w:fldChar w:fldCharType="end"/>
        </w:r>
        <w:r w:rsidRPr="007D6959">
          <w:rPr>
            <w:rStyle w:val="Hyperlink"/>
            <w:noProof/>
          </w:rPr>
          <w:fldChar w:fldCharType="end"/>
        </w:r>
      </w:ins>
    </w:p>
    <w:p w14:paraId="2898729F" w14:textId="76BB94A1" w:rsidR="00DB42E5" w:rsidRDefault="00DB42E5">
      <w:pPr>
        <w:pStyle w:val="TOC3"/>
        <w:tabs>
          <w:tab w:val="left" w:pos="1440"/>
          <w:tab w:val="right" w:leader="dot" w:pos="8630"/>
        </w:tabs>
        <w:rPr>
          <w:ins w:id="420" w:author="Mihai Budiu" w:date="2016-06-30T18:02:00Z"/>
          <w:rFonts w:asciiTheme="minorHAnsi" w:eastAsiaTheme="minorEastAsia" w:hAnsiTheme="minorHAnsi" w:cstheme="minorBidi"/>
          <w:noProof/>
          <w:sz w:val="22"/>
          <w:szCs w:val="22"/>
        </w:rPr>
      </w:pPr>
      <w:ins w:id="421"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"_Toc455073186"</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19.1.1</w:t>
        </w:r>
        <w:r>
          <w:rPr>
            <w:rFonts w:asciiTheme="minorHAnsi" w:eastAsiaTheme="minorEastAsia" w:hAnsiTheme="minorHAnsi" w:cstheme="minorBidi"/>
            <w:noProof/>
            <w:sz w:val="22"/>
            <w:szCs w:val="22"/>
          </w:rPr>
          <w:tab/>
        </w:r>
        <w:r w:rsidRPr="007D6959">
          <w:rPr>
            <w:rStyle w:val="Hyperlink"/>
            <w:noProof/>
          </w:rPr>
          <w:t>Predefined annotations</w:t>
        </w:r>
        <w:r>
          <w:rPr>
            <w:noProof/>
            <w:webHidden/>
          </w:rPr>
          <w:tab/>
        </w:r>
        <w:r>
          <w:rPr>
            <w:noProof/>
            <w:webHidden/>
          </w:rPr>
          <w:fldChar w:fldCharType="begin"/>
        </w:r>
        <w:r>
          <w:rPr>
            <w:noProof/>
            <w:webHidden/>
          </w:rPr>
          <w:instrText xml:space="preserve"> PAGEREF _Toc455073186 \h </w:instrText>
        </w:r>
        <w:r>
          <w:rPr>
            <w:noProof/>
            <w:webHidden/>
          </w:rPr>
        </w:r>
      </w:ins>
      <w:r>
        <w:rPr>
          <w:noProof/>
          <w:webHidden/>
        </w:rPr>
        <w:fldChar w:fldCharType="separate"/>
      </w:r>
      <w:ins w:id="422" w:author="Mihai Budiu" w:date="2016-06-30T18:02:00Z">
        <w:r>
          <w:rPr>
            <w:noProof/>
            <w:webHidden/>
          </w:rPr>
          <w:t>88</w:t>
        </w:r>
        <w:r>
          <w:rPr>
            <w:noProof/>
            <w:webHidden/>
          </w:rPr>
          <w:fldChar w:fldCharType="end"/>
        </w:r>
        <w:r w:rsidRPr="007D6959">
          <w:rPr>
            <w:rStyle w:val="Hyperlink"/>
            <w:noProof/>
          </w:rPr>
          <w:fldChar w:fldCharType="end"/>
        </w:r>
      </w:ins>
    </w:p>
    <w:p w14:paraId="7B71FBF3" w14:textId="1D7B331C" w:rsidR="00DB42E5" w:rsidRDefault="00DB42E5">
      <w:pPr>
        <w:pStyle w:val="TOC3"/>
        <w:tabs>
          <w:tab w:val="left" w:pos="1440"/>
          <w:tab w:val="right" w:leader="dot" w:pos="8630"/>
        </w:tabs>
        <w:rPr>
          <w:ins w:id="423" w:author="Mihai Budiu" w:date="2016-06-30T18:02:00Z"/>
          <w:rFonts w:asciiTheme="minorHAnsi" w:eastAsiaTheme="minorEastAsia" w:hAnsiTheme="minorHAnsi" w:cstheme="minorBidi"/>
          <w:noProof/>
          <w:sz w:val="22"/>
          <w:szCs w:val="22"/>
        </w:rPr>
      </w:pPr>
      <w:ins w:id="424"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"_Toc455073187"</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19.1.2</w:t>
        </w:r>
        <w:r>
          <w:rPr>
            <w:rFonts w:asciiTheme="minorHAnsi" w:eastAsiaTheme="minorEastAsia" w:hAnsiTheme="minorHAnsi" w:cstheme="minorBidi"/>
            <w:noProof/>
            <w:sz w:val="22"/>
            <w:szCs w:val="22"/>
          </w:rPr>
          <w:tab/>
        </w:r>
        <w:r w:rsidRPr="007D6959">
          <w:rPr>
            <w:rStyle w:val="Hyperlink"/>
            <w:noProof/>
          </w:rPr>
          <w:t>Target-specific annotations</w:t>
        </w:r>
        <w:r>
          <w:rPr>
            <w:noProof/>
            <w:webHidden/>
          </w:rPr>
          <w:tab/>
        </w:r>
        <w:r>
          <w:rPr>
            <w:noProof/>
            <w:webHidden/>
          </w:rPr>
          <w:fldChar w:fldCharType="begin"/>
        </w:r>
        <w:r>
          <w:rPr>
            <w:noProof/>
            <w:webHidden/>
          </w:rPr>
          <w:instrText xml:space="preserve"> PAGEREF _Toc455073187 \h </w:instrText>
        </w:r>
        <w:r>
          <w:rPr>
            <w:noProof/>
            <w:webHidden/>
          </w:rPr>
        </w:r>
      </w:ins>
      <w:r>
        <w:rPr>
          <w:noProof/>
          <w:webHidden/>
        </w:rPr>
        <w:fldChar w:fldCharType="separate"/>
      </w:r>
      <w:ins w:id="425" w:author="Mihai Budiu" w:date="2016-06-30T18:02:00Z">
        <w:r>
          <w:rPr>
            <w:noProof/>
            <w:webHidden/>
          </w:rPr>
          <w:t>89</w:t>
        </w:r>
        <w:r>
          <w:rPr>
            <w:noProof/>
            <w:webHidden/>
          </w:rPr>
          <w:fldChar w:fldCharType="end"/>
        </w:r>
        <w:r w:rsidRPr="007D6959">
          <w:rPr>
            <w:rStyle w:val="Hyperlink"/>
            <w:noProof/>
          </w:rPr>
          <w:fldChar w:fldCharType="end"/>
        </w:r>
      </w:ins>
    </w:p>
    <w:p w14:paraId="5EDB9056" w14:textId="0D8AF9D5" w:rsidR="00DB42E5" w:rsidRDefault="00DB42E5">
      <w:pPr>
        <w:pStyle w:val="TOC1"/>
        <w:rPr>
          <w:ins w:id="426" w:author="Mihai Budiu" w:date="2016-06-30T18:02:00Z"/>
          <w:rFonts w:asciiTheme="minorHAnsi" w:eastAsiaTheme="minorEastAsia" w:hAnsiTheme="minorHAnsi" w:cstheme="minorBidi"/>
          <w:noProof/>
          <w:sz w:val="22"/>
          <w:szCs w:val="22"/>
        </w:rPr>
      </w:pPr>
      <w:ins w:id="427"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"_Toc455073188"</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20</w:t>
        </w:r>
        <w:r>
          <w:rPr>
            <w:rFonts w:asciiTheme="minorHAnsi" w:eastAsiaTheme="minorEastAsia" w:hAnsiTheme="minorHAnsi" w:cstheme="minorBidi"/>
            <w:noProof/>
            <w:sz w:val="22"/>
            <w:szCs w:val="22"/>
          </w:rPr>
          <w:tab/>
        </w:r>
        <w:r w:rsidRPr="007D6959">
          <w:rPr>
            <w:rStyle w:val="Hyperlink"/>
            <w:noProof/>
          </w:rPr>
          <w:t>Appendix: P4 reserved keywords</w:t>
        </w:r>
        <w:r>
          <w:rPr>
            <w:noProof/>
            <w:webHidden/>
          </w:rPr>
          <w:tab/>
        </w:r>
        <w:r>
          <w:rPr>
            <w:noProof/>
            <w:webHidden/>
          </w:rPr>
          <w:fldChar w:fldCharType="begin"/>
        </w:r>
        <w:r>
          <w:rPr>
            <w:noProof/>
            <w:webHidden/>
          </w:rPr>
          <w:instrText xml:space="preserve"> PAGEREF _Toc455073188 \h </w:instrText>
        </w:r>
        <w:r>
          <w:rPr>
            <w:noProof/>
            <w:webHidden/>
          </w:rPr>
        </w:r>
      </w:ins>
      <w:r>
        <w:rPr>
          <w:noProof/>
          <w:webHidden/>
        </w:rPr>
        <w:fldChar w:fldCharType="separate"/>
      </w:r>
      <w:ins w:id="428" w:author="Mihai Budiu" w:date="2016-06-30T18:02:00Z">
        <w:r>
          <w:rPr>
            <w:noProof/>
            <w:webHidden/>
          </w:rPr>
          <w:t>89</w:t>
        </w:r>
        <w:r>
          <w:rPr>
            <w:noProof/>
            <w:webHidden/>
          </w:rPr>
          <w:fldChar w:fldCharType="end"/>
        </w:r>
        <w:r w:rsidRPr="007D6959">
          <w:rPr>
            <w:rStyle w:val="Hyperlink"/>
            <w:noProof/>
          </w:rPr>
          <w:fldChar w:fldCharType="end"/>
        </w:r>
      </w:ins>
    </w:p>
    <w:p w14:paraId="283D2536" w14:textId="4E7D401A" w:rsidR="00DB42E5" w:rsidRDefault="00DB42E5">
      <w:pPr>
        <w:pStyle w:val="TOC1"/>
        <w:rPr>
          <w:ins w:id="429" w:author="Mihai Budiu" w:date="2016-06-30T18:02:00Z"/>
          <w:rFonts w:asciiTheme="minorHAnsi" w:eastAsiaTheme="minorEastAsia" w:hAnsiTheme="minorHAnsi" w:cstheme="minorBidi"/>
          <w:noProof/>
          <w:sz w:val="22"/>
          <w:szCs w:val="22"/>
        </w:rPr>
      </w:pPr>
      <w:ins w:id="430"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"_Toc455073189"</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21</w:t>
        </w:r>
        <w:r>
          <w:rPr>
            <w:rFonts w:asciiTheme="minorHAnsi" w:eastAsiaTheme="minorEastAsia" w:hAnsiTheme="minorHAnsi" w:cstheme="minorBidi"/>
            <w:noProof/>
            <w:sz w:val="22"/>
            <w:szCs w:val="22"/>
          </w:rPr>
          <w:tab/>
        </w:r>
        <w:r w:rsidRPr="007D6959">
          <w:rPr>
            <w:rStyle w:val="Hyperlink"/>
            <w:noProof/>
          </w:rPr>
          <w:t>Appendix: P4 core library</w:t>
        </w:r>
        <w:r>
          <w:rPr>
            <w:noProof/>
            <w:webHidden/>
          </w:rPr>
          <w:tab/>
        </w:r>
        <w:r>
          <w:rPr>
            <w:noProof/>
            <w:webHidden/>
          </w:rPr>
          <w:fldChar w:fldCharType="begin"/>
        </w:r>
        <w:r>
          <w:rPr>
            <w:noProof/>
            <w:webHidden/>
          </w:rPr>
          <w:instrText xml:space="preserve"> PAGEREF _Toc455073189 \h </w:instrText>
        </w:r>
        <w:r>
          <w:rPr>
            <w:noProof/>
            <w:webHidden/>
          </w:rPr>
        </w:r>
      </w:ins>
      <w:r>
        <w:rPr>
          <w:noProof/>
          <w:webHidden/>
        </w:rPr>
        <w:fldChar w:fldCharType="separate"/>
      </w:r>
      <w:ins w:id="431" w:author="Mihai Budiu" w:date="2016-06-30T18:02:00Z">
        <w:r>
          <w:rPr>
            <w:noProof/>
            <w:webHidden/>
          </w:rPr>
          <w:t>90</w:t>
        </w:r>
        <w:r>
          <w:rPr>
            <w:noProof/>
            <w:webHidden/>
          </w:rPr>
          <w:fldChar w:fldCharType="end"/>
        </w:r>
        <w:r w:rsidRPr="007D6959">
          <w:rPr>
            <w:rStyle w:val="Hyperlink"/>
            <w:noProof/>
          </w:rPr>
          <w:fldChar w:fldCharType="end"/>
        </w:r>
      </w:ins>
    </w:p>
    <w:p w14:paraId="4CC946A8" w14:textId="5E854CA5" w:rsidR="00DB42E5" w:rsidRDefault="00DB42E5">
      <w:pPr>
        <w:pStyle w:val="TOC1"/>
        <w:rPr>
          <w:ins w:id="432" w:author="Mihai Budiu" w:date="2016-06-30T18:02:00Z"/>
          <w:rFonts w:asciiTheme="minorHAnsi" w:eastAsiaTheme="minorEastAsia" w:hAnsiTheme="minorHAnsi" w:cstheme="minorBidi"/>
          <w:noProof/>
          <w:sz w:val="22"/>
          <w:szCs w:val="22"/>
        </w:rPr>
      </w:pPr>
      <w:ins w:id="433"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"_Toc455073190"</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22</w:t>
        </w:r>
        <w:r>
          <w:rPr>
            <w:rFonts w:asciiTheme="minorHAnsi" w:eastAsiaTheme="minorEastAsia" w:hAnsiTheme="minorHAnsi" w:cstheme="minorBidi"/>
            <w:noProof/>
            <w:sz w:val="22"/>
            <w:szCs w:val="22"/>
          </w:rPr>
          <w:tab/>
        </w:r>
        <w:r w:rsidRPr="007D6959">
          <w:rPr>
            <w:rStyle w:val="Hyperlink"/>
            <w:noProof/>
          </w:rPr>
          <w:t>Appendix: checksums</w:t>
        </w:r>
        <w:r>
          <w:rPr>
            <w:noProof/>
            <w:webHidden/>
          </w:rPr>
          <w:tab/>
        </w:r>
        <w:r>
          <w:rPr>
            <w:noProof/>
            <w:webHidden/>
          </w:rPr>
          <w:fldChar w:fldCharType="begin"/>
        </w:r>
        <w:r>
          <w:rPr>
            <w:noProof/>
            <w:webHidden/>
          </w:rPr>
          <w:instrText xml:space="preserve"> PAGEREF _Toc455073190 \h </w:instrText>
        </w:r>
        <w:r>
          <w:rPr>
            <w:noProof/>
            <w:webHidden/>
          </w:rPr>
        </w:r>
      </w:ins>
      <w:r>
        <w:rPr>
          <w:noProof/>
          <w:webHidden/>
        </w:rPr>
        <w:fldChar w:fldCharType="separate"/>
      </w:r>
      <w:ins w:id="434" w:author="Mihai Budiu" w:date="2016-06-30T18:02:00Z">
        <w:r>
          <w:rPr>
            <w:noProof/>
            <w:webHidden/>
          </w:rPr>
          <w:t>90</w:t>
        </w:r>
        <w:r>
          <w:rPr>
            <w:noProof/>
            <w:webHidden/>
          </w:rPr>
          <w:fldChar w:fldCharType="end"/>
        </w:r>
        <w:r w:rsidRPr="007D6959">
          <w:rPr>
            <w:rStyle w:val="Hyperlink"/>
            <w:noProof/>
          </w:rPr>
          <w:fldChar w:fldCharType="end"/>
        </w:r>
      </w:ins>
    </w:p>
    <w:p w14:paraId="60A88427" w14:textId="763F5C88" w:rsidR="00DB42E5" w:rsidRDefault="00DB42E5">
      <w:pPr>
        <w:pStyle w:val="TOC1"/>
        <w:rPr>
          <w:ins w:id="435" w:author="Mihai Budiu" w:date="2016-06-30T18:02:00Z"/>
          <w:rFonts w:asciiTheme="minorHAnsi" w:eastAsiaTheme="minorEastAsia" w:hAnsiTheme="minorHAnsi" w:cstheme="minorBidi"/>
          <w:noProof/>
          <w:sz w:val="22"/>
          <w:szCs w:val="22"/>
        </w:rPr>
      </w:pPr>
      <w:ins w:id="436" w:author="Mihai Budiu" w:date="2016-06-30T18:02:00Z">
        <w:r w:rsidRPr="007D6959">
          <w:rPr>
            <w:rStyle w:val="Hyperlink"/>
            <w:noProof/>
          </w:rPr>
          <w:fldChar w:fldCharType="begin"/>
        </w:r>
        <w:r w:rsidRPr="007D6959">
          <w:rPr>
            <w:rStyle w:val="Hyperlink"/>
            <w:noProof/>
          </w:rPr>
          <w:instrText xml:space="preserve"> </w:instrText>
        </w:r>
        <w:r>
          <w:rPr>
            <w:noProof/>
          </w:rPr>
          <w:instrText>HYPERLINK \l "_Toc455073191"</w:instrText>
        </w:r>
        <w:r w:rsidRPr="007D6959">
          <w:rPr>
            <w:rStyle w:val="Hyperlink"/>
            <w:noProof/>
          </w:rPr>
          <w:instrText xml:space="preserve"> </w:instrText>
        </w:r>
        <w:r w:rsidRPr="007D6959">
          <w:rPr>
            <w:rStyle w:val="Hyperlink"/>
            <w:noProof/>
          </w:rPr>
        </w:r>
        <w:r w:rsidRPr="007D6959">
          <w:rPr>
            <w:rStyle w:val="Hyperlink"/>
            <w:noProof/>
          </w:rPr>
          <w:fldChar w:fldCharType="separate"/>
        </w:r>
        <w:r w:rsidRPr="007D6959">
          <w:rPr>
            <w:rStyle w:val="Hyperlink"/>
            <w:noProof/>
          </w:rPr>
          <w:t>23</w:t>
        </w:r>
        <w:r>
          <w:rPr>
            <w:rFonts w:asciiTheme="minorHAnsi" w:eastAsiaTheme="minorEastAsia" w:hAnsiTheme="minorHAnsi" w:cstheme="minorBidi"/>
            <w:noProof/>
            <w:sz w:val="22"/>
            <w:szCs w:val="22"/>
          </w:rPr>
          <w:tab/>
        </w:r>
        <w:r w:rsidRPr="007D6959">
          <w:rPr>
            <w:rStyle w:val="Hyperlink"/>
            <w:noProof/>
          </w:rPr>
          <w:t>Appendix: P4-16 grammar</w:t>
        </w:r>
        <w:r>
          <w:rPr>
            <w:noProof/>
            <w:webHidden/>
          </w:rPr>
          <w:tab/>
        </w:r>
        <w:r>
          <w:rPr>
            <w:noProof/>
            <w:webHidden/>
          </w:rPr>
          <w:fldChar w:fldCharType="begin"/>
        </w:r>
        <w:r>
          <w:rPr>
            <w:noProof/>
            <w:webHidden/>
          </w:rPr>
          <w:instrText xml:space="preserve"> PAGEREF _Toc455073191 \h </w:instrText>
        </w:r>
        <w:r>
          <w:rPr>
            <w:noProof/>
            <w:webHidden/>
          </w:rPr>
        </w:r>
      </w:ins>
      <w:r>
        <w:rPr>
          <w:noProof/>
          <w:webHidden/>
        </w:rPr>
        <w:fldChar w:fldCharType="separate"/>
      </w:r>
      <w:ins w:id="437" w:author="Mihai Budiu" w:date="2016-06-30T18:02:00Z">
        <w:r>
          <w:rPr>
            <w:noProof/>
            <w:webHidden/>
          </w:rPr>
          <w:t>91</w:t>
        </w:r>
        <w:r>
          <w:rPr>
            <w:noProof/>
            <w:webHidden/>
          </w:rPr>
          <w:fldChar w:fldCharType="end"/>
        </w:r>
        <w:r w:rsidRPr="007D6959">
          <w:rPr>
            <w:rStyle w:val="Hyperlink"/>
            <w:noProof/>
          </w:rPr>
          <w:fldChar w:fldCharType="end"/>
        </w:r>
      </w:ins>
    </w:p>
    <w:p w14:paraId="59D0F1CA" w14:textId="0C8C04F9" w:rsidR="00880DE8" w:rsidDel="00DB42E5" w:rsidRDefault="00880DE8">
      <w:pPr>
        <w:pStyle w:val="TOC1"/>
        <w:rPr>
          <w:del w:id="438" w:author="Mihai Budiu" w:date="2016-06-30T18:02:00Z"/>
          <w:rFonts w:asciiTheme="minorHAnsi" w:eastAsiaTheme="minorEastAsia" w:hAnsiTheme="minorHAnsi" w:cstheme="minorBidi"/>
          <w:noProof/>
          <w:sz w:val="22"/>
          <w:szCs w:val="22"/>
        </w:rPr>
      </w:pPr>
      <w:del w:id="439" w:author="Mihai Budiu" w:date="2016-06-30T18:02:00Z">
        <w:r w:rsidRPr="00DB42E5" w:rsidDel="00DB42E5">
          <w:rPr>
            <w:rStyle w:val="Hyperlink"/>
            <w:noProof/>
          </w:rPr>
          <w:delText>1</w:delText>
        </w:r>
        <w:r w:rsidDel="00DB42E5">
          <w:rPr>
            <w:rFonts w:asciiTheme="minorHAnsi" w:eastAsiaTheme="minorEastAsia" w:hAnsiTheme="minorHAnsi" w:cstheme="minorBidi"/>
            <w:noProof/>
            <w:sz w:val="22"/>
            <w:szCs w:val="22"/>
          </w:rPr>
          <w:tab/>
        </w:r>
        <w:r w:rsidRPr="00DB42E5" w:rsidDel="00DB42E5">
          <w:rPr>
            <w:rStyle w:val="Hyperlink"/>
            <w:noProof/>
          </w:rPr>
          <w:delText>Abstract</w:delText>
        </w:r>
        <w:r w:rsidDel="00DB42E5">
          <w:rPr>
            <w:noProof/>
            <w:webHidden/>
          </w:rPr>
          <w:tab/>
        </w:r>
        <w:r w:rsidR="003A5208" w:rsidDel="00DB42E5">
          <w:rPr>
            <w:noProof/>
            <w:webHidden/>
          </w:rPr>
          <w:delText>1</w:delText>
        </w:r>
      </w:del>
    </w:p>
    <w:p w14:paraId="3FD8B0A5" w14:textId="4CAE57B8" w:rsidR="00880DE8" w:rsidDel="00DB42E5" w:rsidRDefault="00880DE8">
      <w:pPr>
        <w:pStyle w:val="TOC1"/>
        <w:rPr>
          <w:del w:id="440" w:author="Mihai Budiu" w:date="2016-06-30T18:02:00Z"/>
          <w:rFonts w:asciiTheme="minorHAnsi" w:eastAsiaTheme="minorEastAsia" w:hAnsiTheme="minorHAnsi" w:cstheme="minorBidi"/>
          <w:noProof/>
          <w:sz w:val="22"/>
          <w:szCs w:val="22"/>
        </w:rPr>
      </w:pPr>
      <w:del w:id="441" w:author="Mihai Budiu" w:date="2016-06-30T18:02:00Z">
        <w:r w:rsidRPr="00DB42E5" w:rsidDel="00DB42E5">
          <w:rPr>
            <w:rStyle w:val="Hyperlink"/>
            <w:noProof/>
          </w:rPr>
          <w:delText>Table of Contents</w:delText>
        </w:r>
        <w:r w:rsidDel="00DB42E5">
          <w:rPr>
            <w:noProof/>
            <w:webHidden/>
          </w:rPr>
          <w:tab/>
        </w:r>
        <w:r w:rsidR="003A5208" w:rsidDel="00DB42E5">
          <w:rPr>
            <w:noProof/>
            <w:webHidden/>
          </w:rPr>
          <w:delText>1</w:delText>
        </w:r>
      </w:del>
    </w:p>
    <w:p w14:paraId="76FD70BF" w14:textId="661E5B5B" w:rsidR="00880DE8" w:rsidDel="00DB42E5" w:rsidRDefault="00880DE8">
      <w:pPr>
        <w:pStyle w:val="TOC1"/>
        <w:rPr>
          <w:del w:id="442" w:author="Mihai Budiu" w:date="2016-06-30T18:02:00Z"/>
          <w:rFonts w:asciiTheme="minorHAnsi" w:eastAsiaTheme="minorEastAsia" w:hAnsiTheme="minorHAnsi" w:cstheme="minorBidi"/>
          <w:noProof/>
          <w:sz w:val="22"/>
          <w:szCs w:val="22"/>
        </w:rPr>
      </w:pPr>
      <w:del w:id="443" w:author="Mihai Budiu" w:date="2016-06-30T18:02:00Z">
        <w:r w:rsidRPr="00DB42E5" w:rsidDel="00DB42E5">
          <w:rPr>
            <w:rStyle w:val="Hyperlink"/>
            <w:noProof/>
          </w:rPr>
          <w:delText>2</w:delText>
        </w:r>
        <w:r w:rsidDel="00DB42E5">
          <w:rPr>
            <w:rFonts w:asciiTheme="minorHAnsi" w:eastAsiaTheme="minorEastAsia" w:hAnsiTheme="minorHAnsi" w:cstheme="minorBidi"/>
            <w:noProof/>
            <w:sz w:val="22"/>
            <w:szCs w:val="22"/>
          </w:rPr>
          <w:tab/>
        </w:r>
        <w:r w:rsidRPr="00DB42E5" w:rsidDel="00DB42E5">
          <w:rPr>
            <w:rStyle w:val="Hyperlink"/>
            <w:noProof/>
          </w:rPr>
          <w:delText>Scope</w:delText>
        </w:r>
        <w:r w:rsidDel="00DB42E5">
          <w:rPr>
            <w:noProof/>
            <w:webHidden/>
          </w:rPr>
          <w:tab/>
        </w:r>
        <w:r w:rsidR="003A5208" w:rsidDel="00DB42E5">
          <w:rPr>
            <w:noProof/>
            <w:webHidden/>
          </w:rPr>
          <w:delText>5</w:delText>
        </w:r>
      </w:del>
    </w:p>
    <w:p w14:paraId="73DB422D" w14:textId="024A2A35" w:rsidR="00880DE8" w:rsidDel="00DB42E5" w:rsidRDefault="00880DE8">
      <w:pPr>
        <w:pStyle w:val="TOC1"/>
        <w:rPr>
          <w:del w:id="444" w:author="Mihai Budiu" w:date="2016-06-30T18:02:00Z"/>
          <w:rFonts w:asciiTheme="minorHAnsi" w:eastAsiaTheme="minorEastAsia" w:hAnsiTheme="minorHAnsi" w:cstheme="minorBidi"/>
          <w:noProof/>
          <w:sz w:val="22"/>
          <w:szCs w:val="22"/>
        </w:rPr>
      </w:pPr>
      <w:del w:id="445" w:author="Mihai Budiu" w:date="2016-06-30T18:02:00Z">
        <w:r w:rsidRPr="00DB42E5" w:rsidDel="00DB42E5">
          <w:rPr>
            <w:rStyle w:val="Hyperlink"/>
            <w:noProof/>
          </w:rPr>
          <w:delText>3</w:delText>
        </w:r>
        <w:r w:rsidDel="00DB42E5">
          <w:rPr>
            <w:rFonts w:asciiTheme="minorHAnsi" w:eastAsiaTheme="minorEastAsia" w:hAnsiTheme="minorHAnsi" w:cstheme="minorBidi"/>
            <w:noProof/>
            <w:sz w:val="22"/>
            <w:szCs w:val="22"/>
          </w:rPr>
          <w:tab/>
        </w:r>
        <w:r w:rsidRPr="00DB42E5" w:rsidDel="00DB42E5">
          <w:rPr>
            <w:rStyle w:val="Hyperlink"/>
            <w:noProof/>
          </w:rPr>
          <w:delText>Normative References</w:delText>
        </w:r>
        <w:r w:rsidDel="00DB42E5">
          <w:rPr>
            <w:noProof/>
            <w:webHidden/>
          </w:rPr>
          <w:tab/>
        </w:r>
        <w:r w:rsidR="003A5208" w:rsidDel="00DB42E5">
          <w:rPr>
            <w:noProof/>
            <w:webHidden/>
          </w:rPr>
          <w:delText>6</w:delText>
        </w:r>
      </w:del>
    </w:p>
    <w:p w14:paraId="3D869CAD" w14:textId="54ADFB56" w:rsidR="00880DE8" w:rsidDel="00DB42E5" w:rsidRDefault="00880DE8">
      <w:pPr>
        <w:pStyle w:val="TOC1"/>
        <w:rPr>
          <w:del w:id="446" w:author="Mihai Budiu" w:date="2016-06-30T18:02:00Z"/>
          <w:rFonts w:asciiTheme="minorHAnsi" w:eastAsiaTheme="minorEastAsia" w:hAnsiTheme="minorHAnsi" w:cstheme="minorBidi"/>
          <w:noProof/>
          <w:sz w:val="22"/>
          <w:szCs w:val="22"/>
        </w:rPr>
      </w:pPr>
      <w:del w:id="447" w:author="Mihai Budiu" w:date="2016-06-30T18:02:00Z">
        <w:r w:rsidRPr="00DB42E5" w:rsidDel="00DB42E5">
          <w:rPr>
            <w:rStyle w:val="Hyperlink"/>
            <w:noProof/>
          </w:rPr>
          <w:delText>4</w:delText>
        </w:r>
        <w:r w:rsidDel="00DB42E5">
          <w:rPr>
            <w:rFonts w:asciiTheme="minorHAnsi" w:eastAsiaTheme="minorEastAsia" w:hAnsiTheme="minorHAnsi" w:cstheme="minorBidi"/>
            <w:noProof/>
            <w:sz w:val="22"/>
            <w:szCs w:val="22"/>
          </w:rPr>
          <w:tab/>
        </w:r>
        <w:r w:rsidRPr="00DB42E5" w:rsidDel="00DB42E5">
          <w:rPr>
            <w:rStyle w:val="Hyperlink"/>
            <w:noProof/>
          </w:rPr>
          <w:delText>Terms, definitions and symbols</w:delText>
        </w:r>
        <w:r w:rsidDel="00DB42E5">
          <w:rPr>
            <w:noProof/>
            <w:webHidden/>
          </w:rPr>
          <w:tab/>
        </w:r>
        <w:r w:rsidR="003A5208" w:rsidDel="00DB42E5">
          <w:rPr>
            <w:noProof/>
            <w:webHidden/>
          </w:rPr>
          <w:delText>6</w:delText>
        </w:r>
      </w:del>
    </w:p>
    <w:p w14:paraId="70357B13" w14:textId="7777BC1C" w:rsidR="00880DE8" w:rsidDel="00DB42E5" w:rsidRDefault="00880DE8">
      <w:pPr>
        <w:pStyle w:val="TOC1"/>
        <w:rPr>
          <w:del w:id="448" w:author="Mihai Budiu" w:date="2016-06-30T18:02:00Z"/>
          <w:rFonts w:asciiTheme="minorHAnsi" w:eastAsiaTheme="minorEastAsia" w:hAnsiTheme="minorHAnsi" w:cstheme="minorBidi"/>
          <w:noProof/>
          <w:sz w:val="22"/>
          <w:szCs w:val="22"/>
        </w:rPr>
      </w:pPr>
      <w:del w:id="449" w:author="Mihai Budiu" w:date="2016-06-30T18:02:00Z">
        <w:r w:rsidRPr="00DB42E5" w:rsidDel="00DB42E5">
          <w:rPr>
            <w:rStyle w:val="Hyperlink"/>
            <w:noProof/>
          </w:rPr>
          <w:delText>5</w:delText>
        </w:r>
        <w:r w:rsidDel="00DB42E5">
          <w:rPr>
            <w:rFonts w:asciiTheme="minorHAnsi" w:eastAsiaTheme="minorEastAsia" w:hAnsiTheme="minorHAnsi" w:cstheme="minorBidi"/>
            <w:noProof/>
            <w:sz w:val="22"/>
            <w:szCs w:val="22"/>
          </w:rPr>
          <w:tab/>
        </w:r>
        <w:r w:rsidRPr="00DB42E5" w:rsidDel="00DB42E5">
          <w:rPr>
            <w:rStyle w:val="Hyperlink"/>
            <w:noProof/>
          </w:rPr>
          <w:delText>Overview</w:delText>
        </w:r>
        <w:r w:rsidDel="00DB42E5">
          <w:rPr>
            <w:noProof/>
            <w:webHidden/>
          </w:rPr>
          <w:tab/>
        </w:r>
        <w:r w:rsidR="003A5208" w:rsidDel="00DB42E5">
          <w:rPr>
            <w:noProof/>
            <w:webHidden/>
          </w:rPr>
          <w:delText>7</w:delText>
        </w:r>
      </w:del>
    </w:p>
    <w:p w14:paraId="4EBF8D20" w14:textId="021A78C1" w:rsidR="00880DE8" w:rsidDel="00DB42E5" w:rsidRDefault="00880DE8">
      <w:pPr>
        <w:pStyle w:val="TOC2"/>
        <w:tabs>
          <w:tab w:val="left" w:pos="960"/>
          <w:tab w:val="right" w:leader="dot" w:pos="8630"/>
        </w:tabs>
        <w:rPr>
          <w:del w:id="450" w:author="Mihai Budiu" w:date="2016-06-30T18:02:00Z"/>
          <w:rFonts w:asciiTheme="minorHAnsi" w:eastAsiaTheme="minorEastAsia" w:hAnsiTheme="minorHAnsi" w:cstheme="minorBidi"/>
          <w:noProof/>
          <w:sz w:val="22"/>
          <w:szCs w:val="22"/>
        </w:rPr>
      </w:pPr>
      <w:del w:id="451" w:author="Mihai Budiu" w:date="2016-06-30T18:02:00Z">
        <w:r w:rsidRPr="00DB42E5" w:rsidDel="00DB42E5">
          <w:rPr>
            <w:rStyle w:val="Hyperlink"/>
            <w:noProof/>
          </w:rPr>
          <w:delText>5.1</w:delText>
        </w:r>
        <w:r w:rsidDel="00DB42E5">
          <w:rPr>
            <w:rFonts w:asciiTheme="minorHAnsi" w:eastAsiaTheme="minorEastAsia" w:hAnsiTheme="minorHAnsi" w:cstheme="minorBidi"/>
            <w:noProof/>
            <w:sz w:val="22"/>
            <w:szCs w:val="22"/>
          </w:rPr>
          <w:tab/>
        </w:r>
        <w:r w:rsidRPr="00DB42E5" w:rsidDel="00DB42E5">
          <w:rPr>
            <w:rStyle w:val="Hyperlink"/>
            <w:noProof/>
          </w:rPr>
          <w:delText>Benefits of P4</w:delText>
        </w:r>
        <w:r w:rsidDel="00DB42E5">
          <w:rPr>
            <w:noProof/>
            <w:webHidden/>
          </w:rPr>
          <w:tab/>
        </w:r>
        <w:r w:rsidR="003A5208" w:rsidDel="00DB42E5">
          <w:rPr>
            <w:noProof/>
            <w:webHidden/>
          </w:rPr>
          <w:delText>9</w:delText>
        </w:r>
      </w:del>
    </w:p>
    <w:p w14:paraId="2595DCF8" w14:textId="0D3AA4CE" w:rsidR="00880DE8" w:rsidDel="00DB42E5" w:rsidRDefault="00880DE8">
      <w:pPr>
        <w:pStyle w:val="TOC2"/>
        <w:tabs>
          <w:tab w:val="left" w:pos="960"/>
          <w:tab w:val="right" w:leader="dot" w:pos="8630"/>
        </w:tabs>
        <w:rPr>
          <w:del w:id="452" w:author="Mihai Budiu" w:date="2016-06-30T18:02:00Z"/>
          <w:rFonts w:asciiTheme="minorHAnsi" w:eastAsiaTheme="minorEastAsia" w:hAnsiTheme="minorHAnsi" w:cstheme="minorBidi"/>
          <w:noProof/>
          <w:sz w:val="22"/>
          <w:szCs w:val="22"/>
        </w:rPr>
      </w:pPr>
      <w:del w:id="453" w:author="Mihai Budiu" w:date="2016-06-30T18:02:00Z">
        <w:r w:rsidRPr="00DB42E5" w:rsidDel="00DB42E5">
          <w:rPr>
            <w:rStyle w:val="Hyperlink"/>
            <w:noProof/>
          </w:rPr>
          <w:delText>5.2</w:delText>
        </w:r>
        <w:r w:rsidDel="00DB42E5">
          <w:rPr>
            <w:rFonts w:asciiTheme="minorHAnsi" w:eastAsiaTheme="minorEastAsia" w:hAnsiTheme="minorHAnsi" w:cstheme="minorBidi"/>
            <w:noProof/>
            <w:sz w:val="22"/>
            <w:szCs w:val="22"/>
          </w:rPr>
          <w:tab/>
        </w:r>
        <w:r w:rsidRPr="00DB42E5" w:rsidDel="00DB42E5">
          <w:rPr>
            <w:rStyle w:val="Hyperlink"/>
            <w:noProof/>
          </w:rPr>
          <w:delText>P4 language evolution: comparison to versions P4-14 (v1.0/v1.1)</w:delText>
        </w:r>
        <w:r w:rsidDel="00DB42E5">
          <w:rPr>
            <w:noProof/>
            <w:webHidden/>
          </w:rPr>
          <w:tab/>
        </w:r>
        <w:r w:rsidR="003A5208" w:rsidDel="00DB42E5">
          <w:rPr>
            <w:noProof/>
            <w:webHidden/>
          </w:rPr>
          <w:delText>10</w:delText>
        </w:r>
      </w:del>
    </w:p>
    <w:p w14:paraId="014ACF7E" w14:textId="2634360E" w:rsidR="00880DE8" w:rsidDel="00DB42E5" w:rsidRDefault="00880DE8">
      <w:pPr>
        <w:pStyle w:val="TOC1"/>
        <w:rPr>
          <w:del w:id="454" w:author="Mihai Budiu" w:date="2016-06-30T18:02:00Z"/>
          <w:rFonts w:asciiTheme="minorHAnsi" w:eastAsiaTheme="minorEastAsia" w:hAnsiTheme="minorHAnsi" w:cstheme="minorBidi"/>
          <w:noProof/>
          <w:sz w:val="22"/>
          <w:szCs w:val="22"/>
        </w:rPr>
      </w:pPr>
      <w:del w:id="455" w:author="Mihai Budiu" w:date="2016-06-30T18:02:00Z">
        <w:r w:rsidRPr="00DB42E5" w:rsidDel="00DB42E5">
          <w:rPr>
            <w:rStyle w:val="Hyperlink"/>
            <w:noProof/>
          </w:rPr>
          <w:delText>6</w:delText>
        </w:r>
        <w:r w:rsidDel="00DB42E5">
          <w:rPr>
            <w:rFonts w:asciiTheme="minorHAnsi" w:eastAsiaTheme="minorEastAsia" w:hAnsiTheme="minorHAnsi" w:cstheme="minorBidi"/>
            <w:noProof/>
            <w:sz w:val="22"/>
            <w:szCs w:val="22"/>
          </w:rPr>
          <w:tab/>
        </w:r>
        <w:r w:rsidRPr="00DB42E5" w:rsidDel="00DB42E5">
          <w:rPr>
            <w:rStyle w:val="Hyperlink"/>
            <w:noProof/>
          </w:rPr>
          <w:delText>Data Plane interfaces and the Target Architecture Model</w:delText>
        </w:r>
        <w:r w:rsidDel="00DB42E5">
          <w:rPr>
            <w:noProof/>
            <w:webHidden/>
          </w:rPr>
          <w:tab/>
        </w:r>
        <w:r w:rsidR="003A5208" w:rsidDel="00DB42E5">
          <w:rPr>
            <w:noProof/>
            <w:webHidden/>
          </w:rPr>
          <w:delText>11</w:delText>
        </w:r>
      </w:del>
    </w:p>
    <w:p w14:paraId="2E06CD7F" w14:textId="5DFC9F51" w:rsidR="00880DE8" w:rsidDel="00DB42E5" w:rsidRDefault="00880DE8">
      <w:pPr>
        <w:pStyle w:val="TOC2"/>
        <w:tabs>
          <w:tab w:val="left" w:pos="960"/>
          <w:tab w:val="right" w:leader="dot" w:pos="8630"/>
        </w:tabs>
        <w:rPr>
          <w:del w:id="456" w:author="Mihai Budiu" w:date="2016-06-30T18:02:00Z"/>
          <w:rFonts w:asciiTheme="minorHAnsi" w:eastAsiaTheme="minorEastAsia" w:hAnsiTheme="minorHAnsi" w:cstheme="minorBidi"/>
          <w:noProof/>
          <w:sz w:val="22"/>
          <w:szCs w:val="22"/>
        </w:rPr>
      </w:pPr>
      <w:del w:id="457" w:author="Mihai Budiu" w:date="2016-06-30T18:02:00Z">
        <w:r w:rsidRPr="00DB42E5" w:rsidDel="00DB42E5">
          <w:rPr>
            <w:rStyle w:val="Hyperlink"/>
            <w:noProof/>
          </w:rPr>
          <w:delText>6.1</w:delText>
        </w:r>
        <w:r w:rsidDel="00DB42E5">
          <w:rPr>
            <w:rFonts w:asciiTheme="minorHAnsi" w:eastAsiaTheme="minorEastAsia" w:hAnsiTheme="minorHAnsi" w:cstheme="minorBidi"/>
            <w:noProof/>
            <w:sz w:val="22"/>
            <w:szCs w:val="22"/>
          </w:rPr>
          <w:tab/>
        </w:r>
        <w:r w:rsidRPr="00DB42E5" w:rsidDel="00DB42E5">
          <w:rPr>
            <w:rStyle w:val="Hyperlink"/>
            <w:noProof/>
          </w:rPr>
          <w:delText>The target architecture</w:delText>
        </w:r>
        <w:r w:rsidDel="00DB42E5">
          <w:rPr>
            <w:noProof/>
            <w:webHidden/>
          </w:rPr>
          <w:tab/>
        </w:r>
        <w:r w:rsidR="003A5208" w:rsidDel="00DB42E5">
          <w:rPr>
            <w:noProof/>
            <w:webHidden/>
          </w:rPr>
          <w:delText>11</w:delText>
        </w:r>
      </w:del>
    </w:p>
    <w:p w14:paraId="560647DF" w14:textId="76DDF8C7" w:rsidR="00880DE8" w:rsidDel="00DB42E5" w:rsidRDefault="00880DE8">
      <w:pPr>
        <w:pStyle w:val="TOC2"/>
        <w:tabs>
          <w:tab w:val="left" w:pos="960"/>
          <w:tab w:val="right" w:leader="dot" w:pos="8630"/>
        </w:tabs>
        <w:rPr>
          <w:del w:id="458" w:author="Mihai Budiu" w:date="2016-06-30T18:02:00Z"/>
          <w:rFonts w:asciiTheme="minorHAnsi" w:eastAsiaTheme="minorEastAsia" w:hAnsiTheme="minorHAnsi" w:cstheme="minorBidi"/>
          <w:noProof/>
          <w:sz w:val="22"/>
          <w:szCs w:val="22"/>
        </w:rPr>
      </w:pPr>
      <w:del w:id="459" w:author="Mihai Budiu" w:date="2016-06-30T18:02:00Z">
        <w:r w:rsidRPr="00DB42E5" w:rsidDel="00DB42E5">
          <w:rPr>
            <w:rStyle w:val="Hyperlink"/>
            <w:noProof/>
          </w:rPr>
          <w:lastRenderedPageBreak/>
          <w:delText>6.2</w:delText>
        </w:r>
        <w:r w:rsidDel="00DB42E5">
          <w:rPr>
            <w:rFonts w:asciiTheme="minorHAnsi" w:eastAsiaTheme="minorEastAsia" w:hAnsiTheme="minorHAnsi" w:cstheme="minorBidi"/>
            <w:noProof/>
            <w:sz w:val="22"/>
            <w:szCs w:val="22"/>
          </w:rPr>
          <w:tab/>
        </w:r>
        <w:r w:rsidRPr="00DB42E5" w:rsidDel="00DB42E5">
          <w:rPr>
            <w:rStyle w:val="Hyperlink"/>
            <w:noProof/>
          </w:rPr>
          <w:delText>The P4 standard architecture</w:delText>
        </w:r>
        <w:r w:rsidDel="00DB42E5">
          <w:rPr>
            <w:noProof/>
            <w:webHidden/>
          </w:rPr>
          <w:tab/>
        </w:r>
        <w:r w:rsidR="003A5208" w:rsidDel="00DB42E5">
          <w:rPr>
            <w:noProof/>
            <w:webHidden/>
          </w:rPr>
          <w:delText>12</w:delText>
        </w:r>
      </w:del>
    </w:p>
    <w:p w14:paraId="4A0006F9" w14:textId="1D184D45" w:rsidR="00880DE8" w:rsidDel="00DB42E5" w:rsidRDefault="00880DE8">
      <w:pPr>
        <w:pStyle w:val="TOC2"/>
        <w:tabs>
          <w:tab w:val="left" w:pos="960"/>
          <w:tab w:val="right" w:leader="dot" w:pos="8630"/>
        </w:tabs>
        <w:rPr>
          <w:del w:id="460" w:author="Mihai Budiu" w:date="2016-06-30T18:02:00Z"/>
          <w:rFonts w:asciiTheme="minorHAnsi" w:eastAsiaTheme="minorEastAsia" w:hAnsiTheme="minorHAnsi" w:cstheme="minorBidi"/>
          <w:noProof/>
          <w:sz w:val="22"/>
          <w:szCs w:val="22"/>
        </w:rPr>
      </w:pPr>
      <w:del w:id="461" w:author="Mihai Budiu" w:date="2016-06-30T18:02:00Z">
        <w:r w:rsidRPr="00DB42E5" w:rsidDel="00DB42E5">
          <w:rPr>
            <w:rStyle w:val="Hyperlink"/>
            <w:noProof/>
          </w:rPr>
          <w:delText>6.3</w:delText>
        </w:r>
        <w:r w:rsidDel="00DB42E5">
          <w:rPr>
            <w:rFonts w:asciiTheme="minorHAnsi" w:eastAsiaTheme="minorEastAsia" w:hAnsiTheme="minorHAnsi" w:cstheme="minorBidi"/>
            <w:noProof/>
            <w:sz w:val="22"/>
            <w:szCs w:val="22"/>
          </w:rPr>
          <w:tab/>
        </w:r>
        <w:r w:rsidRPr="00DB42E5" w:rsidDel="00DB42E5">
          <w:rPr>
            <w:rStyle w:val="Hyperlink"/>
            <w:noProof/>
          </w:rPr>
          <w:delText>P4 program data plane interfaces</w:delText>
        </w:r>
        <w:r w:rsidDel="00DB42E5">
          <w:rPr>
            <w:noProof/>
            <w:webHidden/>
          </w:rPr>
          <w:tab/>
        </w:r>
        <w:r w:rsidR="003A5208" w:rsidDel="00DB42E5">
          <w:rPr>
            <w:noProof/>
            <w:webHidden/>
          </w:rPr>
          <w:delText>12</w:delText>
        </w:r>
      </w:del>
    </w:p>
    <w:p w14:paraId="7E184F3A" w14:textId="0AD0ECD1" w:rsidR="00880DE8" w:rsidDel="00DB42E5" w:rsidRDefault="00880DE8">
      <w:pPr>
        <w:pStyle w:val="TOC2"/>
        <w:tabs>
          <w:tab w:val="left" w:pos="960"/>
          <w:tab w:val="right" w:leader="dot" w:pos="8630"/>
        </w:tabs>
        <w:rPr>
          <w:del w:id="462" w:author="Mihai Budiu" w:date="2016-06-30T18:02:00Z"/>
          <w:rFonts w:asciiTheme="minorHAnsi" w:eastAsiaTheme="minorEastAsia" w:hAnsiTheme="minorHAnsi" w:cstheme="minorBidi"/>
          <w:noProof/>
          <w:sz w:val="22"/>
          <w:szCs w:val="22"/>
        </w:rPr>
      </w:pPr>
      <w:del w:id="463" w:author="Mihai Budiu" w:date="2016-06-30T18:02:00Z">
        <w:r w:rsidRPr="00DB42E5" w:rsidDel="00DB42E5">
          <w:rPr>
            <w:rStyle w:val="Hyperlink"/>
            <w:noProof/>
          </w:rPr>
          <w:delText>6.4</w:delText>
        </w:r>
        <w:r w:rsidDel="00DB42E5">
          <w:rPr>
            <w:rFonts w:asciiTheme="minorHAnsi" w:eastAsiaTheme="minorEastAsia" w:hAnsiTheme="minorHAnsi" w:cstheme="minorBidi"/>
            <w:noProof/>
            <w:sz w:val="22"/>
            <w:szCs w:val="22"/>
          </w:rPr>
          <w:tab/>
        </w:r>
        <w:r w:rsidRPr="00DB42E5" w:rsidDel="00DB42E5">
          <w:rPr>
            <w:rStyle w:val="Hyperlink"/>
            <w:noProof/>
          </w:rPr>
          <w:delText>External units with predefined functionality</w:delText>
        </w:r>
        <w:r w:rsidDel="00DB42E5">
          <w:rPr>
            <w:noProof/>
            <w:webHidden/>
          </w:rPr>
          <w:tab/>
        </w:r>
        <w:r w:rsidR="003A5208" w:rsidDel="00DB42E5">
          <w:rPr>
            <w:noProof/>
            <w:webHidden/>
          </w:rPr>
          <w:delText>13</w:delText>
        </w:r>
      </w:del>
    </w:p>
    <w:p w14:paraId="05A45CEF" w14:textId="768C4954" w:rsidR="00880DE8" w:rsidDel="00DB42E5" w:rsidRDefault="00880DE8">
      <w:pPr>
        <w:pStyle w:val="TOC1"/>
        <w:rPr>
          <w:del w:id="464" w:author="Mihai Budiu" w:date="2016-06-30T18:02:00Z"/>
          <w:rFonts w:asciiTheme="minorHAnsi" w:eastAsiaTheme="minorEastAsia" w:hAnsiTheme="minorHAnsi" w:cstheme="minorBidi"/>
          <w:noProof/>
          <w:sz w:val="22"/>
          <w:szCs w:val="22"/>
        </w:rPr>
      </w:pPr>
      <w:del w:id="465" w:author="Mihai Budiu" w:date="2016-06-30T18:02:00Z">
        <w:r w:rsidRPr="00DB42E5" w:rsidDel="00DB42E5">
          <w:rPr>
            <w:rStyle w:val="Hyperlink"/>
            <w:noProof/>
          </w:rPr>
          <w:delText>7</w:delText>
        </w:r>
        <w:r w:rsidDel="00DB42E5">
          <w:rPr>
            <w:rFonts w:asciiTheme="minorHAnsi" w:eastAsiaTheme="minorEastAsia" w:hAnsiTheme="minorHAnsi" w:cstheme="minorBidi"/>
            <w:noProof/>
            <w:sz w:val="22"/>
            <w:szCs w:val="22"/>
          </w:rPr>
          <w:tab/>
        </w:r>
        <w:r w:rsidRPr="00DB42E5" w:rsidDel="00DB42E5">
          <w:rPr>
            <w:rStyle w:val="Hyperlink"/>
            <w:noProof/>
          </w:rPr>
          <w:delText>Example: programming a simple switch</w:delText>
        </w:r>
        <w:r w:rsidDel="00DB42E5">
          <w:rPr>
            <w:noProof/>
            <w:webHidden/>
          </w:rPr>
          <w:tab/>
        </w:r>
        <w:r w:rsidR="003A5208" w:rsidDel="00DB42E5">
          <w:rPr>
            <w:noProof/>
            <w:webHidden/>
          </w:rPr>
          <w:delText>13</w:delText>
        </w:r>
      </w:del>
    </w:p>
    <w:p w14:paraId="0D8DEFDB" w14:textId="7B8589AD" w:rsidR="00880DE8" w:rsidDel="00DB42E5" w:rsidRDefault="00880DE8">
      <w:pPr>
        <w:pStyle w:val="TOC2"/>
        <w:tabs>
          <w:tab w:val="left" w:pos="960"/>
          <w:tab w:val="right" w:leader="dot" w:pos="8630"/>
        </w:tabs>
        <w:rPr>
          <w:del w:id="466" w:author="Mihai Budiu" w:date="2016-06-30T18:02:00Z"/>
          <w:rFonts w:asciiTheme="minorHAnsi" w:eastAsiaTheme="minorEastAsia" w:hAnsiTheme="minorHAnsi" w:cstheme="minorBidi"/>
          <w:noProof/>
          <w:sz w:val="22"/>
          <w:szCs w:val="22"/>
        </w:rPr>
      </w:pPr>
      <w:del w:id="467" w:author="Mihai Budiu" w:date="2016-06-30T18:02:00Z">
        <w:r w:rsidRPr="00DB42E5" w:rsidDel="00DB42E5">
          <w:rPr>
            <w:rStyle w:val="Hyperlink"/>
            <w:noProof/>
          </w:rPr>
          <w:delText>7.1</w:delText>
        </w:r>
        <w:r w:rsidDel="00DB42E5">
          <w:rPr>
            <w:rFonts w:asciiTheme="minorHAnsi" w:eastAsiaTheme="minorEastAsia" w:hAnsiTheme="minorHAnsi" w:cstheme="minorBidi"/>
            <w:noProof/>
            <w:sz w:val="22"/>
            <w:szCs w:val="22"/>
          </w:rPr>
          <w:tab/>
        </w:r>
        <w:r w:rsidRPr="00DB42E5" w:rsidDel="00DB42E5">
          <w:rPr>
            <w:rStyle w:val="Hyperlink"/>
            <w:noProof/>
          </w:rPr>
          <w:delText>Simple Switch architecture declaration</w:delText>
        </w:r>
        <w:r w:rsidDel="00DB42E5">
          <w:rPr>
            <w:noProof/>
            <w:webHidden/>
          </w:rPr>
          <w:tab/>
        </w:r>
        <w:r w:rsidR="003A5208" w:rsidDel="00DB42E5">
          <w:rPr>
            <w:noProof/>
            <w:webHidden/>
          </w:rPr>
          <w:delText>14</w:delText>
        </w:r>
      </w:del>
    </w:p>
    <w:p w14:paraId="19374C6C" w14:textId="58D1542B" w:rsidR="00880DE8" w:rsidDel="00DB42E5" w:rsidRDefault="00880DE8">
      <w:pPr>
        <w:pStyle w:val="TOC2"/>
        <w:tabs>
          <w:tab w:val="left" w:pos="960"/>
          <w:tab w:val="right" w:leader="dot" w:pos="8630"/>
        </w:tabs>
        <w:rPr>
          <w:del w:id="468" w:author="Mihai Budiu" w:date="2016-06-30T18:02:00Z"/>
          <w:rFonts w:asciiTheme="minorHAnsi" w:eastAsiaTheme="minorEastAsia" w:hAnsiTheme="minorHAnsi" w:cstheme="minorBidi"/>
          <w:noProof/>
          <w:sz w:val="22"/>
          <w:szCs w:val="22"/>
        </w:rPr>
      </w:pPr>
      <w:del w:id="469" w:author="Mihai Budiu" w:date="2016-06-30T18:02:00Z">
        <w:r w:rsidRPr="00DB42E5" w:rsidDel="00DB42E5">
          <w:rPr>
            <w:rStyle w:val="Hyperlink"/>
            <w:noProof/>
          </w:rPr>
          <w:delText>7.2</w:delText>
        </w:r>
        <w:r w:rsidDel="00DB42E5">
          <w:rPr>
            <w:rFonts w:asciiTheme="minorHAnsi" w:eastAsiaTheme="minorEastAsia" w:hAnsiTheme="minorHAnsi" w:cstheme="minorBidi"/>
            <w:noProof/>
            <w:sz w:val="22"/>
            <w:szCs w:val="22"/>
          </w:rPr>
          <w:tab/>
        </w:r>
        <w:r w:rsidRPr="00DB42E5" w:rsidDel="00DB42E5">
          <w:rPr>
            <w:rStyle w:val="Hyperlink"/>
            <w:noProof/>
          </w:rPr>
          <w:delText>Simple Switch data plane architecture description</w:delText>
        </w:r>
        <w:r w:rsidDel="00DB42E5">
          <w:rPr>
            <w:noProof/>
            <w:webHidden/>
          </w:rPr>
          <w:tab/>
        </w:r>
        <w:r w:rsidR="003A5208" w:rsidDel="00DB42E5">
          <w:rPr>
            <w:noProof/>
            <w:webHidden/>
          </w:rPr>
          <w:delText>16</w:delText>
        </w:r>
      </w:del>
    </w:p>
    <w:p w14:paraId="797B96FC" w14:textId="6A19421F" w:rsidR="00880DE8" w:rsidDel="00DB42E5" w:rsidRDefault="00880DE8">
      <w:pPr>
        <w:pStyle w:val="TOC3"/>
        <w:tabs>
          <w:tab w:val="left" w:pos="1200"/>
          <w:tab w:val="right" w:leader="dot" w:pos="8630"/>
        </w:tabs>
        <w:rPr>
          <w:del w:id="470" w:author="Mihai Budiu" w:date="2016-06-30T18:02:00Z"/>
          <w:rFonts w:asciiTheme="minorHAnsi" w:eastAsiaTheme="minorEastAsia" w:hAnsiTheme="minorHAnsi" w:cstheme="minorBidi"/>
          <w:noProof/>
          <w:sz w:val="22"/>
          <w:szCs w:val="22"/>
        </w:rPr>
      </w:pPr>
      <w:del w:id="471" w:author="Mihai Budiu" w:date="2016-06-30T18:02:00Z">
        <w:r w:rsidRPr="00DB42E5" w:rsidDel="00DB42E5">
          <w:rPr>
            <w:rStyle w:val="Hyperlink"/>
            <w:noProof/>
          </w:rPr>
          <w:delText>7.2.1</w:delText>
        </w:r>
        <w:r w:rsidDel="00DB42E5">
          <w:rPr>
            <w:rFonts w:asciiTheme="minorHAnsi" w:eastAsiaTheme="minorEastAsia" w:hAnsiTheme="minorHAnsi" w:cstheme="minorBidi"/>
            <w:noProof/>
            <w:sz w:val="22"/>
            <w:szCs w:val="22"/>
          </w:rPr>
          <w:tab/>
        </w:r>
        <w:r w:rsidRPr="00DB42E5" w:rsidDel="00DB42E5">
          <w:rPr>
            <w:rStyle w:val="Hyperlink"/>
            <w:noProof/>
          </w:rPr>
          <w:delText>The arbiter block</w:delText>
        </w:r>
        <w:r w:rsidDel="00DB42E5">
          <w:rPr>
            <w:noProof/>
            <w:webHidden/>
          </w:rPr>
          <w:tab/>
        </w:r>
        <w:r w:rsidR="003A5208" w:rsidDel="00DB42E5">
          <w:rPr>
            <w:noProof/>
            <w:webHidden/>
          </w:rPr>
          <w:delText>17</w:delText>
        </w:r>
      </w:del>
    </w:p>
    <w:p w14:paraId="155C33E4" w14:textId="67E4E23C" w:rsidR="00880DE8" w:rsidDel="00DB42E5" w:rsidRDefault="00880DE8">
      <w:pPr>
        <w:pStyle w:val="TOC3"/>
        <w:tabs>
          <w:tab w:val="left" w:pos="1200"/>
          <w:tab w:val="right" w:leader="dot" w:pos="8630"/>
        </w:tabs>
        <w:rPr>
          <w:del w:id="472" w:author="Mihai Budiu" w:date="2016-06-30T18:02:00Z"/>
          <w:rFonts w:asciiTheme="minorHAnsi" w:eastAsiaTheme="minorEastAsia" w:hAnsiTheme="minorHAnsi" w:cstheme="minorBidi"/>
          <w:noProof/>
          <w:sz w:val="22"/>
          <w:szCs w:val="22"/>
        </w:rPr>
      </w:pPr>
      <w:del w:id="473" w:author="Mihai Budiu" w:date="2016-06-30T18:02:00Z">
        <w:r w:rsidRPr="00DB42E5" w:rsidDel="00DB42E5">
          <w:rPr>
            <w:rStyle w:val="Hyperlink"/>
            <w:noProof/>
          </w:rPr>
          <w:delText>7.2.2</w:delText>
        </w:r>
        <w:r w:rsidDel="00DB42E5">
          <w:rPr>
            <w:rFonts w:asciiTheme="minorHAnsi" w:eastAsiaTheme="minorEastAsia" w:hAnsiTheme="minorHAnsi" w:cstheme="minorBidi"/>
            <w:noProof/>
            <w:sz w:val="22"/>
            <w:szCs w:val="22"/>
          </w:rPr>
          <w:tab/>
        </w:r>
        <w:r w:rsidRPr="00DB42E5" w:rsidDel="00DB42E5">
          <w:rPr>
            <w:rStyle w:val="Hyperlink"/>
            <w:noProof/>
          </w:rPr>
          <w:delText>The parser runtime block</w:delText>
        </w:r>
        <w:r w:rsidDel="00DB42E5">
          <w:rPr>
            <w:noProof/>
            <w:webHidden/>
          </w:rPr>
          <w:tab/>
        </w:r>
        <w:r w:rsidR="003A5208" w:rsidDel="00DB42E5">
          <w:rPr>
            <w:noProof/>
            <w:webHidden/>
          </w:rPr>
          <w:delText>17</w:delText>
        </w:r>
      </w:del>
    </w:p>
    <w:p w14:paraId="0D3F6C80" w14:textId="78CD8729" w:rsidR="00880DE8" w:rsidDel="00DB42E5" w:rsidRDefault="00880DE8">
      <w:pPr>
        <w:pStyle w:val="TOC3"/>
        <w:tabs>
          <w:tab w:val="left" w:pos="1200"/>
          <w:tab w:val="right" w:leader="dot" w:pos="8630"/>
        </w:tabs>
        <w:rPr>
          <w:del w:id="474" w:author="Mihai Budiu" w:date="2016-06-30T18:02:00Z"/>
          <w:rFonts w:asciiTheme="minorHAnsi" w:eastAsiaTheme="minorEastAsia" w:hAnsiTheme="minorHAnsi" w:cstheme="minorBidi"/>
          <w:noProof/>
          <w:sz w:val="22"/>
          <w:szCs w:val="22"/>
        </w:rPr>
      </w:pPr>
      <w:del w:id="475" w:author="Mihai Budiu" w:date="2016-06-30T18:02:00Z">
        <w:r w:rsidRPr="00DB42E5" w:rsidDel="00DB42E5">
          <w:rPr>
            <w:rStyle w:val="Hyperlink"/>
            <w:noProof/>
          </w:rPr>
          <w:delText>7.2.3</w:delText>
        </w:r>
        <w:r w:rsidDel="00DB42E5">
          <w:rPr>
            <w:rFonts w:asciiTheme="minorHAnsi" w:eastAsiaTheme="minorEastAsia" w:hAnsiTheme="minorHAnsi" w:cstheme="minorBidi"/>
            <w:noProof/>
            <w:sz w:val="22"/>
            <w:szCs w:val="22"/>
          </w:rPr>
          <w:tab/>
        </w:r>
        <w:r w:rsidRPr="00DB42E5" w:rsidDel="00DB42E5">
          <w:rPr>
            <w:rStyle w:val="Hyperlink"/>
            <w:noProof/>
          </w:rPr>
          <w:delText>The demux block</w:delText>
        </w:r>
        <w:r w:rsidDel="00DB42E5">
          <w:rPr>
            <w:noProof/>
            <w:webHidden/>
          </w:rPr>
          <w:tab/>
        </w:r>
        <w:r w:rsidR="003A5208" w:rsidDel="00DB42E5">
          <w:rPr>
            <w:noProof/>
            <w:webHidden/>
          </w:rPr>
          <w:delText>17</w:delText>
        </w:r>
      </w:del>
    </w:p>
    <w:p w14:paraId="55322697" w14:textId="06F82612" w:rsidR="00880DE8" w:rsidDel="00DB42E5" w:rsidRDefault="00880DE8">
      <w:pPr>
        <w:pStyle w:val="TOC3"/>
        <w:tabs>
          <w:tab w:val="left" w:pos="1200"/>
          <w:tab w:val="right" w:leader="dot" w:pos="8630"/>
        </w:tabs>
        <w:rPr>
          <w:del w:id="476" w:author="Mihai Budiu" w:date="2016-06-30T18:02:00Z"/>
          <w:rFonts w:asciiTheme="minorHAnsi" w:eastAsiaTheme="minorEastAsia" w:hAnsiTheme="minorHAnsi" w:cstheme="minorBidi"/>
          <w:noProof/>
          <w:sz w:val="22"/>
          <w:szCs w:val="22"/>
        </w:rPr>
      </w:pPr>
      <w:del w:id="477" w:author="Mihai Budiu" w:date="2016-06-30T18:02:00Z">
        <w:r w:rsidRPr="00DB42E5" w:rsidDel="00DB42E5">
          <w:rPr>
            <w:rStyle w:val="Hyperlink"/>
            <w:noProof/>
          </w:rPr>
          <w:delText>7.2.4</w:delText>
        </w:r>
        <w:r w:rsidDel="00DB42E5">
          <w:rPr>
            <w:rFonts w:asciiTheme="minorHAnsi" w:eastAsiaTheme="minorEastAsia" w:hAnsiTheme="minorHAnsi" w:cstheme="minorBidi"/>
            <w:noProof/>
            <w:sz w:val="22"/>
            <w:szCs w:val="22"/>
          </w:rPr>
          <w:tab/>
        </w:r>
        <w:r w:rsidRPr="00DB42E5" w:rsidDel="00DB42E5">
          <w:rPr>
            <w:rStyle w:val="Hyperlink"/>
            <w:noProof/>
          </w:rPr>
          <w:delText>Available extern blocks</w:delText>
        </w:r>
        <w:r w:rsidDel="00DB42E5">
          <w:rPr>
            <w:noProof/>
            <w:webHidden/>
          </w:rPr>
          <w:tab/>
        </w:r>
        <w:r w:rsidR="003A5208" w:rsidDel="00DB42E5">
          <w:rPr>
            <w:noProof/>
            <w:webHidden/>
          </w:rPr>
          <w:delText>18</w:delText>
        </w:r>
      </w:del>
    </w:p>
    <w:p w14:paraId="7FFF629E" w14:textId="5BDBEEE8" w:rsidR="00880DE8" w:rsidDel="00DB42E5" w:rsidRDefault="00880DE8">
      <w:pPr>
        <w:pStyle w:val="TOC2"/>
        <w:tabs>
          <w:tab w:val="left" w:pos="960"/>
          <w:tab w:val="right" w:leader="dot" w:pos="8630"/>
        </w:tabs>
        <w:rPr>
          <w:del w:id="478" w:author="Mihai Budiu" w:date="2016-06-30T18:02:00Z"/>
          <w:rFonts w:asciiTheme="minorHAnsi" w:eastAsiaTheme="minorEastAsia" w:hAnsiTheme="minorHAnsi" w:cstheme="minorBidi"/>
          <w:noProof/>
          <w:sz w:val="22"/>
          <w:szCs w:val="22"/>
        </w:rPr>
      </w:pPr>
      <w:del w:id="479" w:author="Mihai Budiu" w:date="2016-06-30T18:02:00Z">
        <w:r w:rsidRPr="00DB42E5" w:rsidDel="00DB42E5">
          <w:rPr>
            <w:rStyle w:val="Hyperlink"/>
            <w:noProof/>
          </w:rPr>
          <w:delText>7.3</w:delText>
        </w:r>
        <w:r w:rsidDel="00DB42E5">
          <w:rPr>
            <w:rFonts w:asciiTheme="minorHAnsi" w:eastAsiaTheme="minorEastAsia" w:hAnsiTheme="minorHAnsi" w:cstheme="minorBidi"/>
            <w:noProof/>
            <w:sz w:val="22"/>
            <w:szCs w:val="22"/>
          </w:rPr>
          <w:tab/>
        </w:r>
        <w:r w:rsidRPr="00DB42E5" w:rsidDel="00DB42E5">
          <w:rPr>
            <w:rStyle w:val="Hyperlink"/>
            <w:noProof/>
          </w:rPr>
          <w:delText>A complete program for the Simple Switch</w:delText>
        </w:r>
        <w:r w:rsidDel="00DB42E5">
          <w:rPr>
            <w:noProof/>
            <w:webHidden/>
          </w:rPr>
          <w:tab/>
        </w:r>
        <w:r w:rsidR="003A5208" w:rsidDel="00DB42E5">
          <w:rPr>
            <w:noProof/>
            <w:webHidden/>
          </w:rPr>
          <w:delText>18</w:delText>
        </w:r>
      </w:del>
    </w:p>
    <w:p w14:paraId="03773998" w14:textId="0DE59EE1" w:rsidR="00880DE8" w:rsidDel="00DB42E5" w:rsidRDefault="00880DE8">
      <w:pPr>
        <w:pStyle w:val="TOC1"/>
        <w:rPr>
          <w:del w:id="480" w:author="Mihai Budiu" w:date="2016-06-30T18:02:00Z"/>
          <w:rFonts w:asciiTheme="minorHAnsi" w:eastAsiaTheme="minorEastAsia" w:hAnsiTheme="minorHAnsi" w:cstheme="minorBidi"/>
          <w:noProof/>
          <w:sz w:val="22"/>
          <w:szCs w:val="22"/>
        </w:rPr>
      </w:pPr>
      <w:del w:id="481" w:author="Mihai Budiu" w:date="2016-06-30T18:02:00Z">
        <w:r w:rsidRPr="00DB42E5" w:rsidDel="00DB42E5">
          <w:rPr>
            <w:rStyle w:val="Hyperlink"/>
            <w:noProof/>
          </w:rPr>
          <w:delText>8</w:delText>
        </w:r>
        <w:r w:rsidDel="00DB42E5">
          <w:rPr>
            <w:rFonts w:asciiTheme="minorHAnsi" w:eastAsiaTheme="minorEastAsia" w:hAnsiTheme="minorHAnsi" w:cstheme="minorBidi"/>
            <w:noProof/>
            <w:sz w:val="22"/>
            <w:szCs w:val="22"/>
          </w:rPr>
          <w:tab/>
        </w:r>
        <w:r w:rsidRPr="00DB42E5" w:rsidDel="00DB42E5">
          <w:rPr>
            <w:rStyle w:val="Hyperlink"/>
            <w:noProof/>
          </w:rPr>
          <w:delText>P4 Language definition</w:delText>
        </w:r>
        <w:r w:rsidDel="00DB42E5">
          <w:rPr>
            <w:noProof/>
            <w:webHidden/>
          </w:rPr>
          <w:tab/>
        </w:r>
        <w:r w:rsidR="003A5208" w:rsidDel="00DB42E5">
          <w:rPr>
            <w:noProof/>
            <w:webHidden/>
          </w:rPr>
          <w:delText>23</w:delText>
        </w:r>
      </w:del>
    </w:p>
    <w:p w14:paraId="0FE928CE" w14:textId="07506D85" w:rsidR="00880DE8" w:rsidDel="00DB42E5" w:rsidRDefault="00880DE8">
      <w:pPr>
        <w:pStyle w:val="TOC2"/>
        <w:tabs>
          <w:tab w:val="left" w:pos="960"/>
          <w:tab w:val="right" w:leader="dot" w:pos="8630"/>
        </w:tabs>
        <w:rPr>
          <w:del w:id="482" w:author="Mihai Budiu" w:date="2016-06-30T18:02:00Z"/>
          <w:rFonts w:asciiTheme="minorHAnsi" w:eastAsiaTheme="minorEastAsia" w:hAnsiTheme="minorHAnsi" w:cstheme="minorBidi"/>
          <w:noProof/>
          <w:sz w:val="22"/>
          <w:szCs w:val="22"/>
        </w:rPr>
      </w:pPr>
      <w:del w:id="483" w:author="Mihai Budiu" w:date="2016-06-30T18:02:00Z">
        <w:r w:rsidRPr="00DB42E5" w:rsidDel="00DB42E5">
          <w:rPr>
            <w:rStyle w:val="Hyperlink"/>
            <w:noProof/>
          </w:rPr>
          <w:delText>8.1</w:delText>
        </w:r>
        <w:r w:rsidDel="00DB42E5">
          <w:rPr>
            <w:rFonts w:asciiTheme="minorHAnsi" w:eastAsiaTheme="minorEastAsia" w:hAnsiTheme="minorHAnsi" w:cstheme="minorBidi"/>
            <w:noProof/>
            <w:sz w:val="22"/>
            <w:szCs w:val="22"/>
          </w:rPr>
          <w:tab/>
        </w:r>
        <w:r w:rsidRPr="00DB42E5" w:rsidDel="00DB42E5">
          <w:rPr>
            <w:rStyle w:val="Hyperlink"/>
            <w:noProof/>
          </w:rPr>
          <w:delText>Syntax and semantics</w:delText>
        </w:r>
        <w:r w:rsidDel="00DB42E5">
          <w:rPr>
            <w:noProof/>
            <w:webHidden/>
          </w:rPr>
          <w:tab/>
        </w:r>
        <w:r w:rsidR="003A5208" w:rsidDel="00DB42E5">
          <w:rPr>
            <w:noProof/>
            <w:webHidden/>
          </w:rPr>
          <w:delText>23</w:delText>
        </w:r>
      </w:del>
    </w:p>
    <w:p w14:paraId="7ECF1D3B" w14:textId="2441487A" w:rsidR="00880DE8" w:rsidDel="00DB42E5" w:rsidRDefault="00880DE8">
      <w:pPr>
        <w:pStyle w:val="TOC3"/>
        <w:tabs>
          <w:tab w:val="left" w:pos="1200"/>
          <w:tab w:val="right" w:leader="dot" w:pos="8630"/>
        </w:tabs>
        <w:rPr>
          <w:del w:id="484" w:author="Mihai Budiu" w:date="2016-06-30T18:02:00Z"/>
          <w:rFonts w:asciiTheme="minorHAnsi" w:eastAsiaTheme="minorEastAsia" w:hAnsiTheme="minorHAnsi" w:cstheme="minorBidi"/>
          <w:noProof/>
          <w:sz w:val="22"/>
          <w:szCs w:val="22"/>
        </w:rPr>
      </w:pPr>
      <w:del w:id="485" w:author="Mihai Budiu" w:date="2016-06-30T18:02:00Z">
        <w:r w:rsidRPr="00DB42E5" w:rsidDel="00DB42E5">
          <w:rPr>
            <w:rStyle w:val="Hyperlink"/>
            <w:noProof/>
          </w:rPr>
          <w:delText>8.1.1</w:delText>
        </w:r>
        <w:r w:rsidDel="00DB42E5">
          <w:rPr>
            <w:rFonts w:asciiTheme="minorHAnsi" w:eastAsiaTheme="minorEastAsia" w:hAnsiTheme="minorHAnsi" w:cstheme="minorBidi"/>
            <w:noProof/>
            <w:sz w:val="22"/>
            <w:szCs w:val="22"/>
          </w:rPr>
          <w:tab/>
        </w:r>
        <w:r w:rsidRPr="00DB42E5" w:rsidDel="00DB42E5">
          <w:rPr>
            <w:rStyle w:val="Hyperlink"/>
            <w:noProof/>
          </w:rPr>
          <w:delText>Grammar</w:delText>
        </w:r>
        <w:r w:rsidDel="00DB42E5">
          <w:rPr>
            <w:noProof/>
            <w:webHidden/>
          </w:rPr>
          <w:tab/>
        </w:r>
        <w:r w:rsidR="003A5208" w:rsidDel="00DB42E5">
          <w:rPr>
            <w:noProof/>
            <w:webHidden/>
          </w:rPr>
          <w:delText>23</w:delText>
        </w:r>
      </w:del>
    </w:p>
    <w:p w14:paraId="6AA15BB0" w14:textId="0A690EF9" w:rsidR="00880DE8" w:rsidDel="00DB42E5" w:rsidRDefault="00880DE8">
      <w:pPr>
        <w:pStyle w:val="TOC3"/>
        <w:tabs>
          <w:tab w:val="left" w:pos="1200"/>
          <w:tab w:val="right" w:leader="dot" w:pos="8630"/>
        </w:tabs>
        <w:rPr>
          <w:del w:id="486" w:author="Mihai Budiu" w:date="2016-06-30T18:02:00Z"/>
          <w:rFonts w:asciiTheme="minorHAnsi" w:eastAsiaTheme="minorEastAsia" w:hAnsiTheme="minorHAnsi" w:cstheme="minorBidi"/>
          <w:noProof/>
          <w:sz w:val="22"/>
          <w:szCs w:val="22"/>
        </w:rPr>
      </w:pPr>
      <w:del w:id="487" w:author="Mihai Budiu" w:date="2016-06-30T18:02:00Z">
        <w:r w:rsidRPr="00DB42E5" w:rsidDel="00DB42E5">
          <w:rPr>
            <w:rStyle w:val="Hyperlink"/>
            <w:noProof/>
          </w:rPr>
          <w:delText>8.1.2</w:delText>
        </w:r>
        <w:r w:rsidDel="00DB42E5">
          <w:rPr>
            <w:rFonts w:asciiTheme="minorHAnsi" w:eastAsiaTheme="minorEastAsia" w:hAnsiTheme="minorHAnsi" w:cstheme="minorBidi"/>
            <w:noProof/>
            <w:sz w:val="22"/>
            <w:szCs w:val="22"/>
          </w:rPr>
          <w:tab/>
        </w:r>
        <w:r w:rsidRPr="00DB42E5" w:rsidDel="00DB42E5">
          <w:rPr>
            <w:rStyle w:val="Hyperlink"/>
            <w:noProof/>
          </w:rPr>
          <w:delText>Semantics and the P4 abstract machines</w:delText>
        </w:r>
        <w:r w:rsidDel="00DB42E5">
          <w:rPr>
            <w:noProof/>
            <w:webHidden/>
          </w:rPr>
          <w:tab/>
        </w:r>
        <w:r w:rsidR="003A5208" w:rsidDel="00DB42E5">
          <w:rPr>
            <w:noProof/>
            <w:webHidden/>
          </w:rPr>
          <w:delText>23</w:delText>
        </w:r>
      </w:del>
    </w:p>
    <w:p w14:paraId="4B47677F" w14:textId="24AAF0F4" w:rsidR="00880DE8" w:rsidDel="00DB42E5" w:rsidRDefault="00880DE8">
      <w:pPr>
        <w:pStyle w:val="TOC2"/>
        <w:tabs>
          <w:tab w:val="left" w:pos="960"/>
          <w:tab w:val="right" w:leader="dot" w:pos="8630"/>
        </w:tabs>
        <w:rPr>
          <w:del w:id="488" w:author="Mihai Budiu" w:date="2016-06-30T18:02:00Z"/>
          <w:rFonts w:asciiTheme="minorHAnsi" w:eastAsiaTheme="minorEastAsia" w:hAnsiTheme="minorHAnsi" w:cstheme="minorBidi"/>
          <w:noProof/>
          <w:sz w:val="22"/>
          <w:szCs w:val="22"/>
        </w:rPr>
      </w:pPr>
      <w:del w:id="489" w:author="Mihai Budiu" w:date="2016-06-30T18:02:00Z">
        <w:r w:rsidRPr="00DB42E5" w:rsidDel="00DB42E5">
          <w:rPr>
            <w:rStyle w:val="Hyperlink"/>
            <w:noProof/>
          </w:rPr>
          <w:delText>8.2</w:delText>
        </w:r>
        <w:r w:rsidDel="00DB42E5">
          <w:rPr>
            <w:rFonts w:asciiTheme="minorHAnsi" w:eastAsiaTheme="minorEastAsia" w:hAnsiTheme="minorHAnsi" w:cstheme="minorBidi"/>
            <w:noProof/>
            <w:sz w:val="22"/>
            <w:szCs w:val="22"/>
          </w:rPr>
          <w:tab/>
        </w:r>
        <w:r w:rsidRPr="00DB42E5" w:rsidDel="00DB42E5">
          <w:rPr>
            <w:rStyle w:val="Hyperlink"/>
            <w:noProof/>
          </w:rPr>
          <w:delText>Preprocessing</w:delText>
        </w:r>
        <w:r w:rsidDel="00DB42E5">
          <w:rPr>
            <w:noProof/>
            <w:webHidden/>
          </w:rPr>
          <w:tab/>
        </w:r>
        <w:r w:rsidR="003A5208" w:rsidDel="00DB42E5">
          <w:rPr>
            <w:noProof/>
            <w:webHidden/>
          </w:rPr>
          <w:delText>24</w:delText>
        </w:r>
      </w:del>
    </w:p>
    <w:p w14:paraId="0D5A56F2" w14:textId="03235259" w:rsidR="00880DE8" w:rsidDel="00DB42E5" w:rsidRDefault="00880DE8">
      <w:pPr>
        <w:pStyle w:val="TOC3"/>
        <w:tabs>
          <w:tab w:val="left" w:pos="1200"/>
          <w:tab w:val="right" w:leader="dot" w:pos="8630"/>
        </w:tabs>
        <w:rPr>
          <w:del w:id="490" w:author="Mihai Budiu" w:date="2016-06-30T18:02:00Z"/>
          <w:rFonts w:asciiTheme="minorHAnsi" w:eastAsiaTheme="minorEastAsia" w:hAnsiTheme="minorHAnsi" w:cstheme="minorBidi"/>
          <w:noProof/>
          <w:sz w:val="22"/>
          <w:szCs w:val="22"/>
        </w:rPr>
      </w:pPr>
      <w:del w:id="491" w:author="Mihai Budiu" w:date="2016-06-30T18:02:00Z">
        <w:r w:rsidRPr="00DB42E5" w:rsidDel="00DB42E5">
          <w:rPr>
            <w:rStyle w:val="Hyperlink"/>
            <w:noProof/>
          </w:rPr>
          <w:delText>8.2.1</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P4 </w:delText>
        </w:r>
        <w:r w:rsidRPr="00496360" w:rsidDel="00DB42E5">
          <w:rPr>
            <w:rStyle w:val="Hyperlink"/>
            <w:noProof/>
          </w:rPr>
          <w:delText>core library</w:delText>
        </w:r>
        <w:r w:rsidDel="00DB42E5">
          <w:rPr>
            <w:noProof/>
            <w:webHidden/>
          </w:rPr>
          <w:tab/>
        </w:r>
        <w:r w:rsidR="003A5208" w:rsidDel="00DB42E5">
          <w:rPr>
            <w:noProof/>
            <w:webHidden/>
          </w:rPr>
          <w:delText>24</w:delText>
        </w:r>
      </w:del>
    </w:p>
    <w:p w14:paraId="5DC6334A" w14:textId="46028717" w:rsidR="00880DE8" w:rsidDel="00DB42E5" w:rsidRDefault="00880DE8">
      <w:pPr>
        <w:pStyle w:val="TOC2"/>
        <w:tabs>
          <w:tab w:val="left" w:pos="960"/>
          <w:tab w:val="right" w:leader="dot" w:pos="8630"/>
        </w:tabs>
        <w:rPr>
          <w:del w:id="492" w:author="Mihai Budiu" w:date="2016-06-30T18:02:00Z"/>
          <w:rFonts w:asciiTheme="minorHAnsi" w:eastAsiaTheme="minorEastAsia" w:hAnsiTheme="minorHAnsi" w:cstheme="minorBidi"/>
          <w:noProof/>
          <w:sz w:val="22"/>
          <w:szCs w:val="22"/>
        </w:rPr>
      </w:pPr>
      <w:del w:id="493" w:author="Mihai Budiu" w:date="2016-06-30T18:02:00Z">
        <w:r w:rsidRPr="00DB42E5" w:rsidDel="00DB42E5">
          <w:rPr>
            <w:rStyle w:val="Hyperlink"/>
            <w:noProof/>
          </w:rPr>
          <w:delText>8.3</w:delText>
        </w:r>
        <w:r w:rsidDel="00DB42E5">
          <w:rPr>
            <w:rFonts w:asciiTheme="minorHAnsi" w:eastAsiaTheme="minorEastAsia" w:hAnsiTheme="minorHAnsi" w:cstheme="minorBidi"/>
            <w:noProof/>
            <w:sz w:val="22"/>
            <w:szCs w:val="22"/>
          </w:rPr>
          <w:tab/>
        </w:r>
        <w:r w:rsidRPr="00DB42E5" w:rsidDel="00DB42E5">
          <w:rPr>
            <w:rStyle w:val="Hyperlink"/>
            <w:noProof/>
          </w:rPr>
          <w:delText>Lexical constructs</w:delText>
        </w:r>
        <w:r w:rsidDel="00DB42E5">
          <w:rPr>
            <w:noProof/>
            <w:webHidden/>
          </w:rPr>
          <w:tab/>
        </w:r>
        <w:r w:rsidR="003A5208" w:rsidDel="00DB42E5">
          <w:rPr>
            <w:noProof/>
            <w:webHidden/>
          </w:rPr>
          <w:delText>24</w:delText>
        </w:r>
      </w:del>
    </w:p>
    <w:p w14:paraId="17AA92A0" w14:textId="41B8C09F" w:rsidR="00880DE8" w:rsidDel="00DB42E5" w:rsidRDefault="00880DE8">
      <w:pPr>
        <w:pStyle w:val="TOC3"/>
        <w:tabs>
          <w:tab w:val="left" w:pos="1200"/>
          <w:tab w:val="right" w:leader="dot" w:pos="8630"/>
        </w:tabs>
        <w:rPr>
          <w:del w:id="494" w:author="Mihai Budiu" w:date="2016-06-30T18:02:00Z"/>
          <w:rFonts w:asciiTheme="minorHAnsi" w:eastAsiaTheme="minorEastAsia" w:hAnsiTheme="minorHAnsi" w:cstheme="minorBidi"/>
          <w:noProof/>
          <w:sz w:val="22"/>
          <w:szCs w:val="22"/>
        </w:rPr>
      </w:pPr>
      <w:del w:id="495" w:author="Mihai Budiu" w:date="2016-06-30T18:02:00Z">
        <w:r w:rsidRPr="00DB42E5" w:rsidDel="00DB42E5">
          <w:rPr>
            <w:rStyle w:val="Hyperlink"/>
            <w:noProof/>
          </w:rPr>
          <w:delText>8.3.1</w:delText>
        </w:r>
        <w:r w:rsidDel="00DB42E5">
          <w:rPr>
            <w:rFonts w:asciiTheme="minorHAnsi" w:eastAsiaTheme="minorEastAsia" w:hAnsiTheme="minorHAnsi" w:cstheme="minorBidi"/>
            <w:noProof/>
            <w:sz w:val="22"/>
            <w:szCs w:val="22"/>
          </w:rPr>
          <w:tab/>
        </w:r>
        <w:r w:rsidRPr="00DB42E5" w:rsidDel="00DB42E5">
          <w:rPr>
            <w:rStyle w:val="Hyperlink"/>
            <w:noProof/>
          </w:rPr>
          <w:delText>Comments</w:delText>
        </w:r>
        <w:r w:rsidDel="00DB42E5">
          <w:rPr>
            <w:noProof/>
            <w:webHidden/>
          </w:rPr>
          <w:tab/>
        </w:r>
        <w:r w:rsidR="003A5208" w:rsidDel="00DB42E5">
          <w:rPr>
            <w:noProof/>
            <w:webHidden/>
          </w:rPr>
          <w:delText>25</w:delText>
        </w:r>
      </w:del>
    </w:p>
    <w:p w14:paraId="05C7B774" w14:textId="09D1E75A" w:rsidR="00880DE8" w:rsidDel="00DB42E5" w:rsidRDefault="00880DE8">
      <w:pPr>
        <w:pStyle w:val="TOC3"/>
        <w:tabs>
          <w:tab w:val="left" w:pos="1200"/>
          <w:tab w:val="right" w:leader="dot" w:pos="8630"/>
        </w:tabs>
        <w:rPr>
          <w:del w:id="496" w:author="Mihai Budiu" w:date="2016-06-30T18:02:00Z"/>
          <w:rFonts w:asciiTheme="minorHAnsi" w:eastAsiaTheme="minorEastAsia" w:hAnsiTheme="minorHAnsi" w:cstheme="minorBidi"/>
          <w:noProof/>
          <w:sz w:val="22"/>
          <w:szCs w:val="22"/>
        </w:rPr>
      </w:pPr>
      <w:del w:id="497" w:author="Mihai Budiu" w:date="2016-06-30T18:02:00Z">
        <w:r w:rsidRPr="00DB42E5" w:rsidDel="00DB42E5">
          <w:rPr>
            <w:rStyle w:val="Hyperlink"/>
            <w:noProof/>
          </w:rPr>
          <w:delText>8.3.2</w:delText>
        </w:r>
        <w:r w:rsidDel="00DB42E5">
          <w:rPr>
            <w:rFonts w:asciiTheme="minorHAnsi" w:eastAsiaTheme="minorEastAsia" w:hAnsiTheme="minorHAnsi" w:cstheme="minorBidi"/>
            <w:noProof/>
            <w:sz w:val="22"/>
            <w:szCs w:val="22"/>
          </w:rPr>
          <w:tab/>
        </w:r>
        <w:r w:rsidRPr="00DB42E5" w:rsidDel="00DB42E5">
          <w:rPr>
            <w:rStyle w:val="Hyperlink"/>
            <w:noProof/>
          </w:rPr>
          <w:delText>Literal constants</w:delText>
        </w:r>
        <w:r w:rsidDel="00DB42E5">
          <w:rPr>
            <w:noProof/>
            <w:webHidden/>
          </w:rPr>
          <w:tab/>
        </w:r>
        <w:r w:rsidR="003A5208" w:rsidDel="00DB42E5">
          <w:rPr>
            <w:noProof/>
            <w:webHidden/>
          </w:rPr>
          <w:delText>25</w:delText>
        </w:r>
      </w:del>
    </w:p>
    <w:p w14:paraId="59D5A0E0" w14:textId="27583E78" w:rsidR="00880DE8" w:rsidDel="00DB42E5" w:rsidRDefault="00880DE8">
      <w:pPr>
        <w:pStyle w:val="TOC2"/>
        <w:tabs>
          <w:tab w:val="left" w:pos="960"/>
          <w:tab w:val="right" w:leader="dot" w:pos="8630"/>
        </w:tabs>
        <w:rPr>
          <w:del w:id="498" w:author="Mihai Budiu" w:date="2016-06-30T18:02:00Z"/>
          <w:rFonts w:asciiTheme="minorHAnsi" w:eastAsiaTheme="minorEastAsia" w:hAnsiTheme="minorHAnsi" w:cstheme="minorBidi"/>
          <w:noProof/>
          <w:sz w:val="22"/>
          <w:szCs w:val="22"/>
        </w:rPr>
      </w:pPr>
      <w:del w:id="499" w:author="Mihai Budiu" w:date="2016-06-30T18:02:00Z">
        <w:r w:rsidRPr="00DB42E5" w:rsidDel="00DB42E5">
          <w:rPr>
            <w:rStyle w:val="Hyperlink"/>
            <w:noProof/>
          </w:rPr>
          <w:delText>8.4</w:delText>
        </w:r>
        <w:r w:rsidDel="00DB42E5">
          <w:rPr>
            <w:rFonts w:asciiTheme="minorHAnsi" w:eastAsiaTheme="minorEastAsia" w:hAnsiTheme="minorHAnsi" w:cstheme="minorBidi"/>
            <w:noProof/>
            <w:sz w:val="22"/>
            <w:szCs w:val="22"/>
          </w:rPr>
          <w:tab/>
        </w:r>
        <w:r w:rsidRPr="00DB42E5" w:rsidDel="00DB42E5">
          <w:rPr>
            <w:rStyle w:val="Hyperlink"/>
            <w:noProof/>
          </w:rPr>
          <w:delText>Naming conventions</w:delText>
        </w:r>
        <w:r w:rsidDel="00DB42E5">
          <w:rPr>
            <w:noProof/>
            <w:webHidden/>
          </w:rPr>
          <w:tab/>
        </w:r>
        <w:r w:rsidR="003A5208" w:rsidDel="00DB42E5">
          <w:rPr>
            <w:noProof/>
            <w:webHidden/>
          </w:rPr>
          <w:delText>26</w:delText>
        </w:r>
      </w:del>
    </w:p>
    <w:p w14:paraId="73899301" w14:textId="10F633F2" w:rsidR="00880DE8" w:rsidDel="00DB42E5" w:rsidRDefault="00880DE8">
      <w:pPr>
        <w:pStyle w:val="TOC2"/>
        <w:tabs>
          <w:tab w:val="left" w:pos="960"/>
          <w:tab w:val="right" w:leader="dot" w:pos="8630"/>
        </w:tabs>
        <w:rPr>
          <w:del w:id="500" w:author="Mihai Budiu" w:date="2016-06-30T18:02:00Z"/>
          <w:rFonts w:asciiTheme="minorHAnsi" w:eastAsiaTheme="minorEastAsia" w:hAnsiTheme="minorHAnsi" w:cstheme="minorBidi"/>
          <w:noProof/>
          <w:sz w:val="22"/>
          <w:szCs w:val="22"/>
        </w:rPr>
      </w:pPr>
      <w:del w:id="501" w:author="Mihai Budiu" w:date="2016-06-30T18:02:00Z">
        <w:r w:rsidRPr="00DB42E5" w:rsidDel="00DB42E5">
          <w:rPr>
            <w:rStyle w:val="Hyperlink"/>
            <w:noProof/>
          </w:rPr>
          <w:delText>8.5</w:delText>
        </w:r>
        <w:r w:rsidDel="00DB42E5">
          <w:rPr>
            <w:rFonts w:asciiTheme="minorHAnsi" w:eastAsiaTheme="minorEastAsia" w:hAnsiTheme="minorHAnsi" w:cstheme="minorBidi"/>
            <w:noProof/>
            <w:sz w:val="22"/>
            <w:szCs w:val="22"/>
          </w:rPr>
          <w:tab/>
        </w:r>
        <w:r w:rsidRPr="00DB42E5" w:rsidDel="00DB42E5">
          <w:rPr>
            <w:rStyle w:val="Hyperlink"/>
            <w:noProof/>
          </w:rPr>
          <w:delText>P4 Program structure</w:delText>
        </w:r>
        <w:r w:rsidDel="00DB42E5">
          <w:rPr>
            <w:noProof/>
            <w:webHidden/>
          </w:rPr>
          <w:tab/>
        </w:r>
        <w:r w:rsidR="003A5208" w:rsidDel="00DB42E5">
          <w:rPr>
            <w:noProof/>
            <w:webHidden/>
          </w:rPr>
          <w:delText>26</w:delText>
        </w:r>
      </w:del>
    </w:p>
    <w:p w14:paraId="7FD98133" w14:textId="0AE88537" w:rsidR="00880DE8" w:rsidDel="00DB42E5" w:rsidRDefault="00880DE8">
      <w:pPr>
        <w:pStyle w:val="TOC3"/>
        <w:tabs>
          <w:tab w:val="left" w:pos="1200"/>
          <w:tab w:val="right" w:leader="dot" w:pos="8630"/>
        </w:tabs>
        <w:rPr>
          <w:del w:id="502" w:author="Mihai Budiu" w:date="2016-06-30T18:02:00Z"/>
          <w:rFonts w:asciiTheme="minorHAnsi" w:eastAsiaTheme="minorEastAsia" w:hAnsiTheme="minorHAnsi" w:cstheme="minorBidi"/>
          <w:noProof/>
          <w:sz w:val="22"/>
          <w:szCs w:val="22"/>
        </w:rPr>
      </w:pPr>
      <w:del w:id="503" w:author="Mihai Budiu" w:date="2016-06-30T18:02:00Z">
        <w:r w:rsidRPr="00DB42E5" w:rsidDel="00DB42E5">
          <w:rPr>
            <w:rStyle w:val="Hyperlink"/>
            <w:noProof/>
          </w:rPr>
          <w:delText>8.5.1</w:delText>
        </w:r>
        <w:r w:rsidDel="00DB42E5">
          <w:rPr>
            <w:rFonts w:asciiTheme="minorHAnsi" w:eastAsiaTheme="minorEastAsia" w:hAnsiTheme="minorHAnsi" w:cstheme="minorBidi"/>
            <w:noProof/>
            <w:sz w:val="22"/>
            <w:szCs w:val="22"/>
          </w:rPr>
          <w:tab/>
        </w:r>
        <w:r w:rsidRPr="00DB42E5" w:rsidDel="00DB42E5">
          <w:rPr>
            <w:rStyle w:val="Hyperlink"/>
            <w:noProof/>
          </w:rPr>
          <w:delText>Scopes</w:delText>
        </w:r>
        <w:r w:rsidDel="00DB42E5">
          <w:rPr>
            <w:noProof/>
            <w:webHidden/>
          </w:rPr>
          <w:tab/>
        </w:r>
        <w:r w:rsidR="003A5208" w:rsidDel="00DB42E5">
          <w:rPr>
            <w:noProof/>
            <w:webHidden/>
          </w:rPr>
          <w:delText>26</w:delText>
        </w:r>
      </w:del>
    </w:p>
    <w:p w14:paraId="563E7AD6" w14:textId="550EB615" w:rsidR="00880DE8" w:rsidDel="00DB42E5" w:rsidRDefault="00880DE8">
      <w:pPr>
        <w:pStyle w:val="TOC3"/>
        <w:tabs>
          <w:tab w:val="left" w:pos="1200"/>
          <w:tab w:val="right" w:leader="dot" w:pos="8630"/>
        </w:tabs>
        <w:rPr>
          <w:del w:id="504" w:author="Mihai Budiu" w:date="2016-06-30T18:02:00Z"/>
          <w:rFonts w:asciiTheme="minorHAnsi" w:eastAsiaTheme="minorEastAsia" w:hAnsiTheme="minorHAnsi" w:cstheme="minorBidi"/>
          <w:noProof/>
          <w:sz w:val="22"/>
          <w:szCs w:val="22"/>
        </w:rPr>
      </w:pPr>
      <w:del w:id="505" w:author="Mihai Budiu" w:date="2016-06-30T18:02:00Z">
        <w:r w:rsidRPr="00DB42E5" w:rsidDel="00DB42E5">
          <w:rPr>
            <w:rStyle w:val="Hyperlink"/>
            <w:noProof/>
          </w:rPr>
          <w:delText>8.5.2</w:delText>
        </w:r>
        <w:r w:rsidDel="00DB42E5">
          <w:rPr>
            <w:rFonts w:asciiTheme="minorHAnsi" w:eastAsiaTheme="minorEastAsia" w:hAnsiTheme="minorHAnsi" w:cstheme="minorBidi"/>
            <w:noProof/>
            <w:sz w:val="22"/>
            <w:szCs w:val="22"/>
          </w:rPr>
          <w:tab/>
        </w:r>
        <w:r w:rsidRPr="00DB42E5" w:rsidDel="00DB42E5">
          <w:rPr>
            <w:rStyle w:val="Hyperlink"/>
            <w:noProof/>
          </w:rPr>
          <w:delText>Stateful elements</w:delText>
        </w:r>
        <w:r w:rsidDel="00DB42E5">
          <w:rPr>
            <w:noProof/>
            <w:webHidden/>
          </w:rPr>
          <w:tab/>
        </w:r>
        <w:r w:rsidR="003A5208" w:rsidDel="00DB42E5">
          <w:rPr>
            <w:noProof/>
            <w:webHidden/>
          </w:rPr>
          <w:delText>27</w:delText>
        </w:r>
      </w:del>
    </w:p>
    <w:p w14:paraId="35FB4094" w14:textId="3B4F2EFC" w:rsidR="00880DE8" w:rsidDel="00DB42E5" w:rsidRDefault="00880DE8">
      <w:pPr>
        <w:pStyle w:val="TOC2"/>
        <w:tabs>
          <w:tab w:val="left" w:pos="960"/>
          <w:tab w:val="right" w:leader="dot" w:pos="8630"/>
        </w:tabs>
        <w:rPr>
          <w:del w:id="506" w:author="Mihai Budiu" w:date="2016-06-30T18:02:00Z"/>
          <w:rFonts w:asciiTheme="minorHAnsi" w:eastAsiaTheme="minorEastAsia" w:hAnsiTheme="minorHAnsi" w:cstheme="minorBidi"/>
          <w:noProof/>
          <w:sz w:val="22"/>
          <w:szCs w:val="22"/>
        </w:rPr>
      </w:pPr>
      <w:del w:id="507" w:author="Mihai Budiu" w:date="2016-06-30T18:02:00Z">
        <w:r w:rsidRPr="00DB42E5" w:rsidDel="00DB42E5">
          <w:rPr>
            <w:rStyle w:val="Hyperlink"/>
            <w:noProof/>
          </w:rPr>
          <w:delText>8.6</w:delText>
        </w:r>
        <w:r w:rsidDel="00DB42E5">
          <w:rPr>
            <w:rFonts w:asciiTheme="minorHAnsi" w:eastAsiaTheme="minorEastAsia" w:hAnsiTheme="minorHAnsi" w:cstheme="minorBidi"/>
            <w:noProof/>
            <w:sz w:val="22"/>
            <w:szCs w:val="22"/>
          </w:rPr>
          <w:tab/>
        </w:r>
        <w:r w:rsidRPr="00DB42E5" w:rsidDel="00DB42E5">
          <w:rPr>
            <w:rStyle w:val="Hyperlink"/>
            <w:noProof/>
          </w:rPr>
          <w:delText>Calling convention: call by copy in/copy out</w:delText>
        </w:r>
        <w:r w:rsidDel="00DB42E5">
          <w:rPr>
            <w:noProof/>
            <w:webHidden/>
          </w:rPr>
          <w:tab/>
        </w:r>
        <w:r w:rsidR="003A5208" w:rsidDel="00DB42E5">
          <w:rPr>
            <w:noProof/>
            <w:webHidden/>
          </w:rPr>
          <w:delText>27</w:delText>
        </w:r>
      </w:del>
    </w:p>
    <w:p w14:paraId="02E949A2" w14:textId="68AA186C" w:rsidR="00880DE8" w:rsidDel="00DB42E5" w:rsidRDefault="00880DE8">
      <w:pPr>
        <w:pStyle w:val="TOC2"/>
        <w:tabs>
          <w:tab w:val="left" w:pos="960"/>
          <w:tab w:val="right" w:leader="dot" w:pos="8630"/>
        </w:tabs>
        <w:rPr>
          <w:del w:id="508" w:author="Mihai Budiu" w:date="2016-06-30T18:02:00Z"/>
          <w:rFonts w:asciiTheme="minorHAnsi" w:eastAsiaTheme="minorEastAsia" w:hAnsiTheme="minorHAnsi" w:cstheme="minorBidi"/>
          <w:noProof/>
          <w:sz w:val="22"/>
          <w:szCs w:val="22"/>
        </w:rPr>
      </w:pPr>
      <w:del w:id="509" w:author="Mihai Budiu" w:date="2016-06-30T18:02:00Z">
        <w:r w:rsidRPr="00DB42E5" w:rsidDel="00DB42E5">
          <w:rPr>
            <w:rStyle w:val="Hyperlink"/>
            <w:noProof/>
          </w:rPr>
          <w:delText>8.7</w:delText>
        </w:r>
        <w:r w:rsidDel="00DB42E5">
          <w:rPr>
            <w:rFonts w:asciiTheme="minorHAnsi" w:eastAsiaTheme="minorEastAsia" w:hAnsiTheme="minorHAnsi" w:cstheme="minorBidi"/>
            <w:noProof/>
            <w:sz w:val="22"/>
            <w:szCs w:val="22"/>
          </w:rPr>
          <w:tab/>
        </w:r>
        <w:r w:rsidRPr="00DB42E5" w:rsidDel="00DB42E5">
          <w:rPr>
            <w:rStyle w:val="Hyperlink"/>
            <w:noProof/>
          </w:rPr>
          <w:delText>Paths</w:delText>
        </w:r>
        <w:r w:rsidDel="00DB42E5">
          <w:rPr>
            <w:noProof/>
            <w:webHidden/>
          </w:rPr>
          <w:tab/>
        </w:r>
        <w:r w:rsidR="003A5208" w:rsidDel="00DB42E5">
          <w:rPr>
            <w:noProof/>
            <w:webHidden/>
          </w:rPr>
          <w:delText>28</w:delText>
        </w:r>
      </w:del>
    </w:p>
    <w:p w14:paraId="4ABA737D" w14:textId="09077682" w:rsidR="00880DE8" w:rsidDel="00DB42E5" w:rsidRDefault="00880DE8">
      <w:pPr>
        <w:pStyle w:val="TOC3"/>
        <w:tabs>
          <w:tab w:val="left" w:pos="1200"/>
          <w:tab w:val="right" w:leader="dot" w:pos="8630"/>
        </w:tabs>
        <w:rPr>
          <w:del w:id="510" w:author="Mihai Budiu" w:date="2016-06-30T18:02:00Z"/>
          <w:rFonts w:asciiTheme="minorHAnsi" w:eastAsiaTheme="minorEastAsia" w:hAnsiTheme="minorHAnsi" w:cstheme="minorBidi"/>
          <w:noProof/>
          <w:sz w:val="22"/>
          <w:szCs w:val="22"/>
        </w:rPr>
      </w:pPr>
      <w:del w:id="511" w:author="Mihai Budiu" w:date="2016-06-30T18:02:00Z">
        <w:r w:rsidRPr="00DB42E5" w:rsidDel="00DB42E5">
          <w:rPr>
            <w:rStyle w:val="Hyperlink"/>
            <w:noProof/>
          </w:rPr>
          <w:delText>8.7.1</w:delText>
        </w:r>
        <w:r w:rsidDel="00DB42E5">
          <w:rPr>
            <w:rFonts w:asciiTheme="minorHAnsi" w:eastAsiaTheme="minorEastAsia" w:hAnsiTheme="minorHAnsi" w:cstheme="minorBidi"/>
            <w:noProof/>
            <w:sz w:val="22"/>
            <w:szCs w:val="22"/>
          </w:rPr>
          <w:tab/>
        </w:r>
        <w:r w:rsidRPr="00DB42E5" w:rsidDel="00DB42E5">
          <w:rPr>
            <w:rStyle w:val="Hyperlink"/>
            <w:noProof/>
          </w:rPr>
          <w:delText>Name resolution rules</w:delText>
        </w:r>
        <w:r w:rsidDel="00DB42E5">
          <w:rPr>
            <w:noProof/>
            <w:webHidden/>
          </w:rPr>
          <w:tab/>
        </w:r>
        <w:r w:rsidR="003A5208" w:rsidDel="00DB42E5">
          <w:rPr>
            <w:noProof/>
            <w:webHidden/>
          </w:rPr>
          <w:delText>29</w:delText>
        </w:r>
      </w:del>
    </w:p>
    <w:p w14:paraId="6DED5F9F" w14:textId="52246B5D" w:rsidR="00880DE8" w:rsidDel="00DB42E5" w:rsidRDefault="00880DE8">
      <w:pPr>
        <w:pStyle w:val="TOC3"/>
        <w:tabs>
          <w:tab w:val="left" w:pos="1200"/>
          <w:tab w:val="right" w:leader="dot" w:pos="8630"/>
        </w:tabs>
        <w:rPr>
          <w:del w:id="512" w:author="Mihai Budiu" w:date="2016-06-30T18:02:00Z"/>
          <w:rFonts w:asciiTheme="minorHAnsi" w:eastAsiaTheme="minorEastAsia" w:hAnsiTheme="minorHAnsi" w:cstheme="minorBidi"/>
          <w:noProof/>
          <w:sz w:val="22"/>
          <w:szCs w:val="22"/>
        </w:rPr>
      </w:pPr>
      <w:del w:id="513" w:author="Mihai Budiu" w:date="2016-06-30T18:02:00Z">
        <w:r w:rsidRPr="00DB42E5" w:rsidDel="00DB42E5">
          <w:rPr>
            <w:rStyle w:val="Hyperlink"/>
            <w:noProof/>
          </w:rPr>
          <w:delText>8.7.2</w:delText>
        </w:r>
        <w:r w:rsidDel="00DB42E5">
          <w:rPr>
            <w:rFonts w:asciiTheme="minorHAnsi" w:eastAsiaTheme="minorEastAsia" w:hAnsiTheme="minorHAnsi" w:cstheme="minorBidi"/>
            <w:noProof/>
            <w:sz w:val="22"/>
            <w:szCs w:val="22"/>
          </w:rPr>
          <w:tab/>
        </w:r>
        <w:r w:rsidRPr="00DB42E5" w:rsidDel="00DB42E5">
          <w:rPr>
            <w:rStyle w:val="Hyperlink"/>
            <w:noProof/>
          </w:rPr>
          <w:delText>Visibility</w:delText>
        </w:r>
        <w:r w:rsidDel="00DB42E5">
          <w:rPr>
            <w:noProof/>
            <w:webHidden/>
          </w:rPr>
          <w:tab/>
        </w:r>
        <w:r w:rsidR="003A5208" w:rsidDel="00DB42E5">
          <w:rPr>
            <w:noProof/>
            <w:webHidden/>
          </w:rPr>
          <w:delText>29</w:delText>
        </w:r>
      </w:del>
    </w:p>
    <w:p w14:paraId="467A461B" w14:textId="629A74B0" w:rsidR="00880DE8" w:rsidDel="00DB42E5" w:rsidRDefault="00880DE8">
      <w:pPr>
        <w:pStyle w:val="TOC1"/>
        <w:rPr>
          <w:del w:id="514" w:author="Mihai Budiu" w:date="2016-06-30T18:02:00Z"/>
          <w:rFonts w:asciiTheme="minorHAnsi" w:eastAsiaTheme="minorEastAsia" w:hAnsiTheme="minorHAnsi" w:cstheme="minorBidi"/>
          <w:noProof/>
          <w:sz w:val="22"/>
          <w:szCs w:val="22"/>
        </w:rPr>
      </w:pPr>
      <w:del w:id="515" w:author="Mihai Budiu" w:date="2016-06-30T18:02:00Z">
        <w:r w:rsidRPr="00DB42E5" w:rsidDel="00DB42E5">
          <w:rPr>
            <w:rStyle w:val="Hyperlink"/>
            <w:noProof/>
          </w:rPr>
          <w:delText>9</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P4 data </w:delText>
        </w:r>
        <w:r w:rsidRPr="00496360" w:rsidDel="00DB42E5">
          <w:rPr>
            <w:rStyle w:val="Hyperlink"/>
            <w:noProof/>
          </w:rPr>
          <w:delText>types</w:delText>
        </w:r>
        <w:r w:rsidDel="00DB42E5">
          <w:rPr>
            <w:noProof/>
            <w:webHidden/>
          </w:rPr>
          <w:tab/>
        </w:r>
        <w:r w:rsidR="003A5208" w:rsidDel="00DB42E5">
          <w:rPr>
            <w:noProof/>
            <w:webHidden/>
          </w:rPr>
          <w:delText>29</w:delText>
        </w:r>
      </w:del>
    </w:p>
    <w:p w14:paraId="5BE050A6" w14:textId="073A9514" w:rsidR="00880DE8" w:rsidDel="00DB42E5" w:rsidRDefault="00880DE8">
      <w:pPr>
        <w:pStyle w:val="TOC2"/>
        <w:tabs>
          <w:tab w:val="left" w:pos="960"/>
          <w:tab w:val="right" w:leader="dot" w:pos="8630"/>
        </w:tabs>
        <w:rPr>
          <w:del w:id="516" w:author="Mihai Budiu" w:date="2016-06-30T18:02:00Z"/>
          <w:rFonts w:asciiTheme="minorHAnsi" w:eastAsiaTheme="minorEastAsia" w:hAnsiTheme="minorHAnsi" w:cstheme="minorBidi"/>
          <w:noProof/>
          <w:sz w:val="22"/>
          <w:szCs w:val="22"/>
        </w:rPr>
      </w:pPr>
      <w:del w:id="517" w:author="Mihai Budiu" w:date="2016-06-30T18:02:00Z">
        <w:r w:rsidRPr="00DB42E5" w:rsidDel="00DB42E5">
          <w:rPr>
            <w:rStyle w:val="Hyperlink"/>
            <w:noProof/>
          </w:rPr>
          <w:delText>9.1</w:delText>
        </w:r>
        <w:r w:rsidDel="00DB42E5">
          <w:rPr>
            <w:rFonts w:asciiTheme="minorHAnsi" w:eastAsiaTheme="minorEastAsia" w:hAnsiTheme="minorHAnsi" w:cstheme="minorBidi"/>
            <w:noProof/>
            <w:sz w:val="22"/>
            <w:szCs w:val="22"/>
          </w:rPr>
          <w:tab/>
        </w:r>
        <w:r w:rsidRPr="00DB42E5" w:rsidDel="00DB42E5">
          <w:rPr>
            <w:rStyle w:val="Hyperlink"/>
            <w:noProof/>
          </w:rPr>
          <w:delText>Base types</w:delText>
        </w:r>
        <w:r w:rsidDel="00DB42E5">
          <w:rPr>
            <w:noProof/>
            <w:webHidden/>
          </w:rPr>
          <w:tab/>
        </w:r>
        <w:r w:rsidR="003A5208" w:rsidDel="00DB42E5">
          <w:rPr>
            <w:noProof/>
            <w:webHidden/>
          </w:rPr>
          <w:delText>30</w:delText>
        </w:r>
      </w:del>
    </w:p>
    <w:p w14:paraId="4782DE26" w14:textId="360DC350" w:rsidR="00880DE8" w:rsidDel="00DB42E5" w:rsidRDefault="00880DE8">
      <w:pPr>
        <w:pStyle w:val="TOC3"/>
        <w:tabs>
          <w:tab w:val="left" w:pos="1200"/>
          <w:tab w:val="right" w:leader="dot" w:pos="8630"/>
        </w:tabs>
        <w:rPr>
          <w:del w:id="518" w:author="Mihai Budiu" w:date="2016-06-30T18:02:00Z"/>
          <w:rFonts w:asciiTheme="minorHAnsi" w:eastAsiaTheme="minorEastAsia" w:hAnsiTheme="minorHAnsi" w:cstheme="minorBidi"/>
          <w:noProof/>
          <w:sz w:val="22"/>
          <w:szCs w:val="22"/>
        </w:rPr>
      </w:pPr>
      <w:del w:id="519" w:author="Mihai Budiu" w:date="2016-06-30T18:02:00Z">
        <w:r w:rsidRPr="00DB42E5" w:rsidDel="00DB42E5">
          <w:rPr>
            <w:rStyle w:val="Hyperlink"/>
            <w:noProof/>
          </w:rPr>
          <w:delText>9.1.1</w:delText>
        </w:r>
        <w:r w:rsidDel="00DB42E5">
          <w:rPr>
            <w:rFonts w:asciiTheme="minorHAnsi" w:eastAsiaTheme="minorEastAsia" w:hAnsiTheme="minorHAnsi" w:cstheme="minorBidi"/>
            <w:noProof/>
            <w:sz w:val="22"/>
            <w:szCs w:val="22"/>
          </w:rPr>
          <w:tab/>
        </w:r>
        <w:r w:rsidRPr="00DB42E5" w:rsidDel="00DB42E5">
          <w:rPr>
            <w:rStyle w:val="Hyperlink"/>
            <w:noProof/>
          </w:rPr>
          <w:delText>The void type</w:delText>
        </w:r>
        <w:r w:rsidDel="00DB42E5">
          <w:rPr>
            <w:noProof/>
            <w:webHidden/>
          </w:rPr>
          <w:tab/>
        </w:r>
        <w:r w:rsidR="003A5208" w:rsidDel="00DB42E5">
          <w:rPr>
            <w:noProof/>
            <w:webHidden/>
          </w:rPr>
          <w:delText>30</w:delText>
        </w:r>
      </w:del>
    </w:p>
    <w:p w14:paraId="02913C96" w14:textId="3BB793BE" w:rsidR="00880DE8" w:rsidDel="00DB42E5" w:rsidRDefault="00880DE8">
      <w:pPr>
        <w:pStyle w:val="TOC3"/>
        <w:tabs>
          <w:tab w:val="left" w:pos="1200"/>
          <w:tab w:val="right" w:leader="dot" w:pos="8630"/>
        </w:tabs>
        <w:rPr>
          <w:del w:id="520" w:author="Mihai Budiu" w:date="2016-06-30T18:02:00Z"/>
          <w:rFonts w:asciiTheme="minorHAnsi" w:eastAsiaTheme="minorEastAsia" w:hAnsiTheme="minorHAnsi" w:cstheme="minorBidi"/>
          <w:noProof/>
          <w:sz w:val="22"/>
          <w:szCs w:val="22"/>
        </w:rPr>
      </w:pPr>
      <w:del w:id="521" w:author="Mihai Budiu" w:date="2016-06-30T18:02:00Z">
        <w:r w:rsidRPr="00DB42E5" w:rsidDel="00DB42E5">
          <w:rPr>
            <w:rStyle w:val="Hyperlink"/>
            <w:noProof/>
          </w:rPr>
          <w:delText>9.1.2</w:delText>
        </w:r>
        <w:r w:rsidDel="00DB42E5">
          <w:rPr>
            <w:rFonts w:asciiTheme="minorHAnsi" w:eastAsiaTheme="minorEastAsia" w:hAnsiTheme="minorHAnsi" w:cstheme="minorBidi"/>
            <w:noProof/>
            <w:sz w:val="22"/>
            <w:szCs w:val="22"/>
          </w:rPr>
          <w:tab/>
        </w:r>
        <w:r w:rsidRPr="00DB42E5" w:rsidDel="00DB42E5">
          <w:rPr>
            <w:rStyle w:val="Hyperlink"/>
            <w:noProof/>
          </w:rPr>
          <w:delText>The error type</w:delText>
        </w:r>
        <w:r w:rsidDel="00DB42E5">
          <w:rPr>
            <w:noProof/>
            <w:webHidden/>
          </w:rPr>
          <w:tab/>
        </w:r>
        <w:r w:rsidR="003A5208" w:rsidDel="00DB42E5">
          <w:rPr>
            <w:noProof/>
            <w:webHidden/>
          </w:rPr>
          <w:delText>30</w:delText>
        </w:r>
      </w:del>
    </w:p>
    <w:p w14:paraId="18CE05BC" w14:textId="059F18EF" w:rsidR="00880DE8" w:rsidDel="00DB42E5" w:rsidRDefault="00880DE8">
      <w:pPr>
        <w:pStyle w:val="TOC3"/>
        <w:tabs>
          <w:tab w:val="left" w:pos="1200"/>
          <w:tab w:val="right" w:leader="dot" w:pos="8630"/>
        </w:tabs>
        <w:rPr>
          <w:del w:id="522" w:author="Mihai Budiu" w:date="2016-06-30T18:02:00Z"/>
          <w:rFonts w:asciiTheme="minorHAnsi" w:eastAsiaTheme="minorEastAsia" w:hAnsiTheme="minorHAnsi" w:cstheme="minorBidi"/>
          <w:noProof/>
          <w:sz w:val="22"/>
          <w:szCs w:val="22"/>
        </w:rPr>
      </w:pPr>
      <w:del w:id="523" w:author="Mihai Budiu" w:date="2016-06-30T18:02:00Z">
        <w:r w:rsidRPr="00DB42E5" w:rsidDel="00DB42E5">
          <w:rPr>
            <w:rStyle w:val="Hyperlink"/>
            <w:noProof/>
          </w:rPr>
          <w:delText>9.1.3</w:delText>
        </w:r>
        <w:r w:rsidDel="00DB42E5">
          <w:rPr>
            <w:rFonts w:asciiTheme="minorHAnsi" w:eastAsiaTheme="minorEastAsia" w:hAnsiTheme="minorHAnsi" w:cstheme="minorBidi"/>
            <w:noProof/>
            <w:sz w:val="22"/>
            <w:szCs w:val="22"/>
          </w:rPr>
          <w:tab/>
        </w:r>
        <w:r w:rsidRPr="00DB42E5" w:rsidDel="00DB42E5">
          <w:rPr>
            <w:rStyle w:val="Hyperlink"/>
            <w:noProof/>
          </w:rPr>
          <w:delText>The match_kind type</w:delText>
        </w:r>
        <w:r w:rsidDel="00DB42E5">
          <w:rPr>
            <w:noProof/>
            <w:webHidden/>
          </w:rPr>
          <w:tab/>
        </w:r>
        <w:r w:rsidR="003A5208" w:rsidDel="00DB42E5">
          <w:rPr>
            <w:noProof/>
            <w:webHidden/>
          </w:rPr>
          <w:delText>30</w:delText>
        </w:r>
      </w:del>
    </w:p>
    <w:p w14:paraId="32BEBC77" w14:textId="18DA301E" w:rsidR="00880DE8" w:rsidDel="00DB42E5" w:rsidRDefault="00880DE8">
      <w:pPr>
        <w:pStyle w:val="TOC3"/>
        <w:tabs>
          <w:tab w:val="left" w:pos="1200"/>
          <w:tab w:val="right" w:leader="dot" w:pos="8630"/>
        </w:tabs>
        <w:rPr>
          <w:del w:id="524" w:author="Mihai Budiu" w:date="2016-06-30T18:02:00Z"/>
          <w:rFonts w:asciiTheme="minorHAnsi" w:eastAsiaTheme="minorEastAsia" w:hAnsiTheme="minorHAnsi" w:cstheme="minorBidi"/>
          <w:noProof/>
          <w:sz w:val="22"/>
          <w:szCs w:val="22"/>
        </w:rPr>
      </w:pPr>
      <w:del w:id="525" w:author="Mihai Budiu" w:date="2016-06-30T18:02:00Z">
        <w:r w:rsidRPr="00DB42E5" w:rsidDel="00DB42E5">
          <w:rPr>
            <w:rStyle w:val="Hyperlink"/>
            <w:noProof/>
          </w:rPr>
          <w:lastRenderedPageBreak/>
          <w:delText>9.1.4</w:delText>
        </w:r>
        <w:r w:rsidDel="00DB42E5">
          <w:rPr>
            <w:rFonts w:asciiTheme="minorHAnsi" w:eastAsiaTheme="minorEastAsia" w:hAnsiTheme="minorHAnsi" w:cstheme="minorBidi"/>
            <w:noProof/>
            <w:sz w:val="22"/>
            <w:szCs w:val="22"/>
          </w:rPr>
          <w:tab/>
        </w:r>
        <w:r w:rsidRPr="00DB42E5" w:rsidDel="00DB42E5">
          <w:rPr>
            <w:rStyle w:val="Hyperlink"/>
            <w:noProof/>
          </w:rPr>
          <w:delText>Boolean</w:delText>
        </w:r>
        <w:r w:rsidDel="00DB42E5">
          <w:rPr>
            <w:noProof/>
            <w:webHidden/>
          </w:rPr>
          <w:tab/>
        </w:r>
        <w:r w:rsidR="003A5208" w:rsidDel="00DB42E5">
          <w:rPr>
            <w:noProof/>
            <w:webHidden/>
          </w:rPr>
          <w:delText>31</w:delText>
        </w:r>
      </w:del>
    </w:p>
    <w:p w14:paraId="5A50F06E" w14:textId="53E1F3CA" w:rsidR="00880DE8" w:rsidDel="00DB42E5" w:rsidRDefault="00880DE8">
      <w:pPr>
        <w:pStyle w:val="TOC3"/>
        <w:tabs>
          <w:tab w:val="left" w:pos="1200"/>
          <w:tab w:val="right" w:leader="dot" w:pos="8630"/>
        </w:tabs>
        <w:rPr>
          <w:del w:id="526" w:author="Mihai Budiu" w:date="2016-06-30T18:02:00Z"/>
          <w:rFonts w:asciiTheme="minorHAnsi" w:eastAsiaTheme="minorEastAsia" w:hAnsiTheme="minorHAnsi" w:cstheme="minorBidi"/>
          <w:noProof/>
          <w:sz w:val="22"/>
          <w:szCs w:val="22"/>
        </w:rPr>
      </w:pPr>
      <w:del w:id="527" w:author="Mihai Budiu" w:date="2016-06-30T18:02:00Z">
        <w:r w:rsidRPr="00DB42E5" w:rsidDel="00DB42E5">
          <w:rPr>
            <w:rStyle w:val="Hyperlink"/>
            <w:noProof/>
          </w:rPr>
          <w:delText>9.1.5</w:delText>
        </w:r>
        <w:r w:rsidDel="00DB42E5">
          <w:rPr>
            <w:rFonts w:asciiTheme="minorHAnsi" w:eastAsiaTheme="minorEastAsia" w:hAnsiTheme="minorHAnsi" w:cstheme="minorBidi"/>
            <w:noProof/>
            <w:sz w:val="22"/>
            <w:szCs w:val="22"/>
          </w:rPr>
          <w:tab/>
        </w:r>
        <w:r w:rsidRPr="00DB42E5" w:rsidDel="00DB42E5">
          <w:rPr>
            <w:rStyle w:val="Hyperlink"/>
            <w:noProof/>
          </w:rPr>
          <w:delText>Strings</w:delText>
        </w:r>
        <w:r w:rsidDel="00DB42E5">
          <w:rPr>
            <w:noProof/>
            <w:webHidden/>
          </w:rPr>
          <w:tab/>
        </w:r>
        <w:r w:rsidR="003A5208" w:rsidDel="00DB42E5">
          <w:rPr>
            <w:noProof/>
            <w:webHidden/>
          </w:rPr>
          <w:delText>31</w:delText>
        </w:r>
      </w:del>
    </w:p>
    <w:p w14:paraId="6E248593" w14:textId="701B12CC" w:rsidR="00880DE8" w:rsidDel="00DB42E5" w:rsidRDefault="00880DE8">
      <w:pPr>
        <w:pStyle w:val="TOC3"/>
        <w:tabs>
          <w:tab w:val="left" w:pos="1200"/>
          <w:tab w:val="right" w:leader="dot" w:pos="8630"/>
        </w:tabs>
        <w:rPr>
          <w:del w:id="528" w:author="Mihai Budiu" w:date="2016-06-30T18:02:00Z"/>
          <w:rFonts w:asciiTheme="minorHAnsi" w:eastAsiaTheme="minorEastAsia" w:hAnsiTheme="minorHAnsi" w:cstheme="minorBidi"/>
          <w:noProof/>
          <w:sz w:val="22"/>
          <w:szCs w:val="22"/>
        </w:rPr>
      </w:pPr>
      <w:del w:id="529" w:author="Mihai Budiu" w:date="2016-06-30T18:02:00Z">
        <w:r w:rsidRPr="00DB42E5" w:rsidDel="00DB42E5">
          <w:rPr>
            <w:rStyle w:val="Hyperlink"/>
            <w:noProof/>
          </w:rPr>
          <w:delText>9.1.6</w:delText>
        </w:r>
        <w:r w:rsidDel="00DB42E5">
          <w:rPr>
            <w:rFonts w:asciiTheme="minorHAnsi" w:eastAsiaTheme="minorEastAsia" w:hAnsiTheme="minorHAnsi" w:cstheme="minorBidi"/>
            <w:noProof/>
            <w:sz w:val="22"/>
            <w:szCs w:val="22"/>
          </w:rPr>
          <w:tab/>
        </w:r>
        <w:r w:rsidRPr="00DB42E5" w:rsidDel="00DB42E5">
          <w:rPr>
            <w:rStyle w:val="Hyperlink"/>
            <w:noProof/>
          </w:rPr>
          <w:delText>Integers (signed and unsigned)</w:delText>
        </w:r>
        <w:r w:rsidDel="00DB42E5">
          <w:rPr>
            <w:noProof/>
            <w:webHidden/>
          </w:rPr>
          <w:tab/>
        </w:r>
        <w:r w:rsidR="003A5208" w:rsidDel="00DB42E5">
          <w:rPr>
            <w:noProof/>
            <w:webHidden/>
          </w:rPr>
          <w:delText>31</w:delText>
        </w:r>
      </w:del>
    </w:p>
    <w:p w14:paraId="0A253B89" w14:textId="4F24EEAD" w:rsidR="00880DE8" w:rsidDel="00DB42E5" w:rsidRDefault="00880DE8">
      <w:pPr>
        <w:pStyle w:val="TOC2"/>
        <w:tabs>
          <w:tab w:val="left" w:pos="960"/>
          <w:tab w:val="right" w:leader="dot" w:pos="8630"/>
        </w:tabs>
        <w:rPr>
          <w:del w:id="530" w:author="Mihai Budiu" w:date="2016-06-30T18:02:00Z"/>
          <w:rFonts w:asciiTheme="minorHAnsi" w:eastAsiaTheme="minorEastAsia" w:hAnsiTheme="minorHAnsi" w:cstheme="minorBidi"/>
          <w:noProof/>
          <w:sz w:val="22"/>
          <w:szCs w:val="22"/>
        </w:rPr>
      </w:pPr>
      <w:del w:id="531" w:author="Mihai Budiu" w:date="2016-06-30T18:02:00Z">
        <w:r w:rsidRPr="00DB42E5" w:rsidDel="00DB42E5">
          <w:rPr>
            <w:rStyle w:val="Hyperlink"/>
            <w:noProof/>
          </w:rPr>
          <w:delText>9.2</w:delText>
        </w:r>
        <w:r w:rsidDel="00DB42E5">
          <w:rPr>
            <w:rFonts w:asciiTheme="minorHAnsi" w:eastAsiaTheme="minorEastAsia" w:hAnsiTheme="minorHAnsi" w:cstheme="minorBidi"/>
            <w:noProof/>
            <w:sz w:val="22"/>
            <w:szCs w:val="22"/>
          </w:rPr>
          <w:tab/>
        </w:r>
        <w:r w:rsidRPr="00DB42E5" w:rsidDel="00DB42E5">
          <w:rPr>
            <w:rStyle w:val="Hyperlink"/>
            <w:noProof/>
          </w:rPr>
          <w:delText>Derived types</w:delText>
        </w:r>
        <w:r w:rsidDel="00DB42E5">
          <w:rPr>
            <w:noProof/>
            <w:webHidden/>
          </w:rPr>
          <w:tab/>
        </w:r>
        <w:r w:rsidR="003A5208" w:rsidDel="00DB42E5">
          <w:rPr>
            <w:noProof/>
            <w:webHidden/>
          </w:rPr>
          <w:delText>33</w:delText>
        </w:r>
      </w:del>
    </w:p>
    <w:p w14:paraId="5169B63C" w14:textId="4D877207" w:rsidR="00880DE8" w:rsidDel="00DB42E5" w:rsidRDefault="00880DE8">
      <w:pPr>
        <w:pStyle w:val="TOC3"/>
        <w:tabs>
          <w:tab w:val="left" w:pos="1200"/>
          <w:tab w:val="right" w:leader="dot" w:pos="8630"/>
        </w:tabs>
        <w:rPr>
          <w:del w:id="532" w:author="Mihai Budiu" w:date="2016-06-30T18:02:00Z"/>
          <w:rFonts w:asciiTheme="minorHAnsi" w:eastAsiaTheme="minorEastAsia" w:hAnsiTheme="minorHAnsi" w:cstheme="minorBidi"/>
          <w:noProof/>
          <w:sz w:val="22"/>
          <w:szCs w:val="22"/>
        </w:rPr>
      </w:pPr>
      <w:del w:id="533" w:author="Mihai Budiu" w:date="2016-06-30T18:02:00Z">
        <w:r w:rsidRPr="00DB42E5" w:rsidDel="00DB42E5">
          <w:rPr>
            <w:rStyle w:val="Hyperlink"/>
            <w:noProof/>
          </w:rPr>
          <w:delText>9.2.1</w:delText>
        </w:r>
        <w:r w:rsidDel="00DB42E5">
          <w:rPr>
            <w:rFonts w:asciiTheme="minorHAnsi" w:eastAsiaTheme="minorEastAsia" w:hAnsiTheme="minorHAnsi" w:cstheme="minorBidi"/>
            <w:noProof/>
            <w:sz w:val="22"/>
            <w:szCs w:val="22"/>
          </w:rPr>
          <w:tab/>
        </w:r>
        <w:r w:rsidRPr="00DB42E5" w:rsidDel="00DB42E5">
          <w:rPr>
            <w:rStyle w:val="Hyperlink"/>
            <w:noProof/>
          </w:rPr>
          <w:delText>Enumeration types</w:delText>
        </w:r>
        <w:r w:rsidDel="00DB42E5">
          <w:rPr>
            <w:noProof/>
            <w:webHidden/>
          </w:rPr>
          <w:tab/>
        </w:r>
        <w:r w:rsidR="003A5208" w:rsidDel="00DB42E5">
          <w:rPr>
            <w:noProof/>
            <w:webHidden/>
          </w:rPr>
          <w:delText>34</w:delText>
        </w:r>
      </w:del>
    </w:p>
    <w:p w14:paraId="5F80EFDD" w14:textId="7729A145" w:rsidR="00880DE8" w:rsidDel="00DB42E5" w:rsidRDefault="00880DE8">
      <w:pPr>
        <w:pStyle w:val="TOC3"/>
        <w:tabs>
          <w:tab w:val="left" w:pos="1200"/>
          <w:tab w:val="right" w:leader="dot" w:pos="8630"/>
        </w:tabs>
        <w:rPr>
          <w:del w:id="534" w:author="Mihai Budiu" w:date="2016-06-30T18:02:00Z"/>
          <w:rFonts w:asciiTheme="minorHAnsi" w:eastAsiaTheme="minorEastAsia" w:hAnsiTheme="minorHAnsi" w:cstheme="minorBidi"/>
          <w:noProof/>
          <w:sz w:val="22"/>
          <w:szCs w:val="22"/>
        </w:rPr>
      </w:pPr>
      <w:del w:id="535" w:author="Mihai Budiu" w:date="2016-06-30T18:02:00Z">
        <w:r w:rsidRPr="00DB42E5" w:rsidDel="00DB42E5">
          <w:rPr>
            <w:rStyle w:val="Hyperlink"/>
            <w:noProof/>
          </w:rPr>
          <w:delText>9.2.2</w:delText>
        </w:r>
        <w:r w:rsidDel="00DB42E5">
          <w:rPr>
            <w:rFonts w:asciiTheme="minorHAnsi" w:eastAsiaTheme="minorEastAsia" w:hAnsiTheme="minorHAnsi" w:cstheme="minorBidi"/>
            <w:noProof/>
            <w:sz w:val="22"/>
            <w:szCs w:val="22"/>
          </w:rPr>
          <w:tab/>
        </w:r>
        <w:r w:rsidRPr="00DB42E5" w:rsidDel="00DB42E5">
          <w:rPr>
            <w:rStyle w:val="Hyperlink"/>
            <w:noProof/>
          </w:rPr>
          <w:delText>Header types</w:delText>
        </w:r>
        <w:r w:rsidDel="00DB42E5">
          <w:rPr>
            <w:noProof/>
            <w:webHidden/>
          </w:rPr>
          <w:tab/>
        </w:r>
        <w:r w:rsidR="003A5208" w:rsidDel="00DB42E5">
          <w:rPr>
            <w:noProof/>
            <w:webHidden/>
          </w:rPr>
          <w:delText>35</w:delText>
        </w:r>
      </w:del>
    </w:p>
    <w:p w14:paraId="707EE9D8" w14:textId="0688FA06" w:rsidR="00880DE8" w:rsidDel="00DB42E5" w:rsidRDefault="00880DE8">
      <w:pPr>
        <w:pStyle w:val="TOC3"/>
        <w:tabs>
          <w:tab w:val="left" w:pos="1200"/>
          <w:tab w:val="right" w:leader="dot" w:pos="8630"/>
        </w:tabs>
        <w:rPr>
          <w:del w:id="536" w:author="Mihai Budiu" w:date="2016-06-30T18:02:00Z"/>
          <w:rFonts w:asciiTheme="minorHAnsi" w:eastAsiaTheme="minorEastAsia" w:hAnsiTheme="minorHAnsi" w:cstheme="minorBidi"/>
          <w:noProof/>
          <w:sz w:val="22"/>
          <w:szCs w:val="22"/>
        </w:rPr>
      </w:pPr>
      <w:del w:id="537" w:author="Mihai Budiu" w:date="2016-06-30T18:02:00Z">
        <w:r w:rsidRPr="00DB42E5" w:rsidDel="00DB42E5">
          <w:rPr>
            <w:rStyle w:val="Hyperlink"/>
            <w:noProof/>
          </w:rPr>
          <w:delText>9.2.3</w:delText>
        </w:r>
        <w:r w:rsidDel="00DB42E5">
          <w:rPr>
            <w:rFonts w:asciiTheme="minorHAnsi" w:eastAsiaTheme="minorEastAsia" w:hAnsiTheme="minorHAnsi" w:cstheme="minorBidi"/>
            <w:noProof/>
            <w:sz w:val="22"/>
            <w:szCs w:val="22"/>
          </w:rPr>
          <w:tab/>
        </w:r>
        <w:r w:rsidRPr="00DB42E5" w:rsidDel="00DB42E5">
          <w:rPr>
            <w:rStyle w:val="Hyperlink"/>
            <w:noProof/>
          </w:rPr>
          <w:delText>Header stacks</w:delText>
        </w:r>
        <w:r w:rsidDel="00DB42E5">
          <w:rPr>
            <w:noProof/>
            <w:webHidden/>
          </w:rPr>
          <w:tab/>
        </w:r>
        <w:r w:rsidR="003A5208" w:rsidDel="00DB42E5">
          <w:rPr>
            <w:noProof/>
            <w:webHidden/>
          </w:rPr>
          <w:delText>36</w:delText>
        </w:r>
      </w:del>
    </w:p>
    <w:p w14:paraId="4FDDE746" w14:textId="77B56EF0" w:rsidR="00880DE8" w:rsidDel="00DB42E5" w:rsidRDefault="00880DE8">
      <w:pPr>
        <w:pStyle w:val="TOC3"/>
        <w:tabs>
          <w:tab w:val="left" w:pos="1200"/>
          <w:tab w:val="right" w:leader="dot" w:pos="8630"/>
        </w:tabs>
        <w:rPr>
          <w:del w:id="538" w:author="Mihai Budiu" w:date="2016-06-30T18:02:00Z"/>
          <w:rFonts w:asciiTheme="minorHAnsi" w:eastAsiaTheme="minorEastAsia" w:hAnsiTheme="minorHAnsi" w:cstheme="minorBidi"/>
          <w:noProof/>
          <w:sz w:val="22"/>
          <w:szCs w:val="22"/>
        </w:rPr>
      </w:pPr>
      <w:del w:id="539" w:author="Mihai Budiu" w:date="2016-06-30T18:02:00Z">
        <w:r w:rsidRPr="00DB42E5" w:rsidDel="00DB42E5">
          <w:rPr>
            <w:rStyle w:val="Hyperlink"/>
            <w:noProof/>
          </w:rPr>
          <w:delText>9.2.4</w:delText>
        </w:r>
        <w:r w:rsidDel="00DB42E5">
          <w:rPr>
            <w:rFonts w:asciiTheme="minorHAnsi" w:eastAsiaTheme="minorEastAsia" w:hAnsiTheme="minorHAnsi" w:cstheme="minorBidi"/>
            <w:noProof/>
            <w:sz w:val="22"/>
            <w:szCs w:val="22"/>
          </w:rPr>
          <w:tab/>
        </w:r>
        <w:r w:rsidRPr="00DB42E5" w:rsidDel="00DB42E5">
          <w:rPr>
            <w:rStyle w:val="Hyperlink"/>
            <w:noProof/>
          </w:rPr>
          <w:delText>Struct types</w:delText>
        </w:r>
        <w:r w:rsidDel="00DB42E5">
          <w:rPr>
            <w:noProof/>
            <w:webHidden/>
          </w:rPr>
          <w:tab/>
        </w:r>
        <w:r w:rsidR="003A5208" w:rsidDel="00DB42E5">
          <w:rPr>
            <w:noProof/>
            <w:webHidden/>
          </w:rPr>
          <w:delText>36</w:delText>
        </w:r>
      </w:del>
    </w:p>
    <w:p w14:paraId="0EFE402D" w14:textId="78A3C7C4" w:rsidR="00880DE8" w:rsidDel="00DB42E5" w:rsidRDefault="00880DE8">
      <w:pPr>
        <w:pStyle w:val="TOC3"/>
        <w:tabs>
          <w:tab w:val="left" w:pos="1200"/>
          <w:tab w:val="right" w:leader="dot" w:pos="8630"/>
        </w:tabs>
        <w:rPr>
          <w:del w:id="540" w:author="Mihai Budiu" w:date="2016-06-30T18:02:00Z"/>
          <w:rFonts w:asciiTheme="minorHAnsi" w:eastAsiaTheme="minorEastAsia" w:hAnsiTheme="minorHAnsi" w:cstheme="minorBidi"/>
          <w:noProof/>
          <w:sz w:val="22"/>
          <w:szCs w:val="22"/>
        </w:rPr>
      </w:pPr>
      <w:del w:id="541" w:author="Mihai Budiu" w:date="2016-06-30T18:02:00Z">
        <w:r w:rsidRPr="00DB42E5" w:rsidDel="00DB42E5">
          <w:rPr>
            <w:rStyle w:val="Hyperlink"/>
            <w:noProof/>
          </w:rPr>
          <w:delText>9.2.5</w:delText>
        </w:r>
        <w:r w:rsidDel="00DB42E5">
          <w:rPr>
            <w:rFonts w:asciiTheme="minorHAnsi" w:eastAsiaTheme="minorEastAsia" w:hAnsiTheme="minorHAnsi" w:cstheme="minorBidi"/>
            <w:noProof/>
            <w:sz w:val="22"/>
            <w:szCs w:val="22"/>
          </w:rPr>
          <w:tab/>
        </w:r>
        <w:r w:rsidRPr="00DB42E5" w:rsidDel="00DB42E5">
          <w:rPr>
            <w:rStyle w:val="Hyperlink"/>
            <w:noProof/>
          </w:rPr>
          <w:delText>Synthesized data types</w:delText>
        </w:r>
        <w:r w:rsidDel="00DB42E5">
          <w:rPr>
            <w:noProof/>
            <w:webHidden/>
          </w:rPr>
          <w:tab/>
        </w:r>
        <w:r w:rsidR="003A5208" w:rsidDel="00DB42E5">
          <w:rPr>
            <w:noProof/>
            <w:webHidden/>
          </w:rPr>
          <w:delText>37</w:delText>
        </w:r>
      </w:del>
    </w:p>
    <w:p w14:paraId="4AF0A65C" w14:textId="58CAA784" w:rsidR="00880DE8" w:rsidDel="00DB42E5" w:rsidRDefault="00880DE8">
      <w:pPr>
        <w:pStyle w:val="TOC3"/>
        <w:tabs>
          <w:tab w:val="left" w:pos="1200"/>
          <w:tab w:val="right" w:leader="dot" w:pos="8630"/>
        </w:tabs>
        <w:rPr>
          <w:del w:id="542" w:author="Mihai Budiu" w:date="2016-06-30T18:02:00Z"/>
          <w:rFonts w:asciiTheme="minorHAnsi" w:eastAsiaTheme="minorEastAsia" w:hAnsiTheme="minorHAnsi" w:cstheme="minorBidi"/>
          <w:noProof/>
          <w:sz w:val="22"/>
          <w:szCs w:val="22"/>
        </w:rPr>
      </w:pPr>
      <w:del w:id="543" w:author="Mihai Budiu" w:date="2016-06-30T18:02:00Z">
        <w:r w:rsidRPr="00DB42E5" w:rsidDel="00DB42E5">
          <w:rPr>
            <w:rStyle w:val="Hyperlink"/>
            <w:noProof/>
          </w:rPr>
          <w:delText>9.2.6</w:delText>
        </w:r>
        <w:r w:rsidDel="00DB42E5">
          <w:rPr>
            <w:rFonts w:asciiTheme="minorHAnsi" w:eastAsiaTheme="minorEastAsia" w:hAnsiTheme="minorHAnsi" w:cstheme="minorBidi"/>
            <w:noProof/>
            <w:sz w:val="22"/>
            <w:szCs w:val="22"/>
          </w:rPr>
          <w:tab/>
        </w:r>
        <w:r w:rsidRPr="00DB42E5" w:rsidDel="00DB42E5">
          <w:rPr>
            <w:rStyle w:val="Hyperlink"/>
            <w:rFonts w:ascii="Consolas" w:hAnsi="Consolas" w:cs="Consolas"/>
            <w:noProof/>
          </w:rPr>
          <w:delText>extern</w:delText>
        </w:r>
        <w:r w:rsidRPr="00496360" w:rsidDel="00DB42E5">
          <w:rPr>
            <w:rStyle w:val="Hyperlink"/>
            <w:noProof/>
          </w:rPr>
          <w:delText xml:space="preserve"> types</w:delText>
        </w:r>
        <w:r w:rsidDel="00DB42E5">
          <w:rPr>
            <w:noProof/>
            <w:webHidden/>
          </w:rPr>
          <w:tab/>
        </w:r>
        <w:r w:rsidR="003A5208" w:rsidDel="00DB42E5">
          <w:rPr>
            <w:noProof/>
            <w:webHidden/>
          </w:rPr>
          <w:delText>38</w:delText>
        </w:r>
      </w:del>
    </w:p>
    <w:p w14:paraId="0D2AF11D" w14:textId="5A3C82C7" w:rsidR="00880DE8" w:rsidDel="00DB42E5" w:rsidRDefault="00880DE8">
      <w:pPr>
        <w:pStyle w:val="TOC3"/>
        <w:tabs>
          <w:tab w:val="left" w:pos="1200"/>
          <w:tab w:val="right" w:leader="dot" w:pos="8630"/>
        </w:tabs>
        <w:rPr>
          <w:del w:id="544" w:author="Mihai Budiu" w:date="2016-06-30T18:02:00Z"/>
          <w:rFonts w:asciiTheme="minorHAnsi" w:eastAsiaTheme="minorEastAsia" w:hAnsiTheme="minorHAnsi" w:cstheme="minorBidi"/>
          <w:noProof/>
          <w:sz w:val="22"/>
          <w:szCs w:val="22"/>
        </w:rPr>
      </w:pPr>
      <w:del w:id="545" w:author="Mihai Budiu" w:date="2016-06-30T18:02:00Z">
        <w:r w:rsidRPr="00DB42E5" w:rsidDel="00DB42E5">
          <w:rPr>
            <w:rStyle w:val="Hyperlink"/>
            <w:noProof/>
          </w:rPr>
          <w:delText>9.2.7</w:delText>
        </w:r>
        <w:r w:rsidDel="00DB42E5">
          <w:rPr>
            <w:rFonts w:asciiTheme="minorHAnsi" w:eastAsiaTheme="minorEastAsia" w:hAnsiTheme="minorHAnsi" w:cstheme="minorBidi"/>
            <w:noProof/>
            <w:sz w:val="22"/>
            <w:szCs w:val="22"/>
          </w:rPr>
          <w:tab/>
        </w:r>
        <w:r w:rsidRPr="00DB42E5" w:rsidDel="00DB42E5">
          <w:rPr>
            <w:rStyle w:val="Hyperlink"/>
            <w:noProof/>
          </w:rPr>
          <w:delText>Type specialization</w:delText>
        </w:r>
        <w:r w:rsidDel="00DB42E5">
          <w:rPr>
            <w:noProof/>
            <w:webHidden/>
          </w:rPr>
          <w:tab/>
        </w:r>
        <w:r w:rsidR="003A5208" w:rsidDel="00DB42E5">
          <w:rPr>
            <w:noProof/>
            <w:webHidden/>
          </w:rPr>
          <w:delText>39</w:delText>
        </w:r>
      </w:del>
    </w:p>
    <w:p w14:paraId="4370A945" w14:textId="7F1D05A5" w:rsidR="00880DE8" w:rsidDel="00DB42E5" w:rsidRDefault="00880DE8">
      <w:pPr>
        <w:pStyle w:val="TOC3"/>
        <w:tabs>
          <w:tab w:val="left" w:pos="1200"/>
          <w:tab w:val="right" w:leader="dot" w:pos="8630"/>
        </w:tabs>
        <w:rPr>
          <w:del w:id="546" w:author="Mihai Budiu" w:date="2016-06-30T18:02:00Z"/>
          <w:rFonts w:asciiTheme="minorHAnsi" w:eastAsiaTheme="minorEastAsia" w:hAnsiTheme="minorHAnsi" w:cstheme="minorBidi"/>
          <w:noProof/>
          <w:sz w:val="22"/>
          <w:szCs w:val="22"/>
        </w:rPr>
      </w:pPr>
      <w:del w:id="547" w:author="Mihai Budiu" w:date="2016-06-30T18:02:00Z">
        <w:r w:rsidRPr="00DB42E5" w:rsidDel="00DB42E5">
          <w:rPr>
            <w:rStyle w:val="Hyperlink"/>
            <w:noProof/>
          </w:rPr>
          <w:delText>9.2.8</w:delText>
        </w:r>
        <w:r w:rsidDel="00DB42E5">
          <w:rPr>
            <w:rFonts w:asciiTheme="minorHAnsi" w:eastAsiaTheme="minorEastAsia" w:hAnsiTheme="minorHAnsi" w:cstheme="minorBidi"/>
            <w:noProof/>
            <w:sz w:val="22"/>
            <w:szCs w:val="22"/>
          </w:rPr>
          <w:tab/>
        </w:r>
        <w:r w:rsidRPr="00DB42E5" w:rsidDel="00DB42E5">
          <w:rPr>
            <w:rStyle w:val="Hyperlink"/>
            <w:noProof/>
          </w:rPr>
          <w:delText>Parser and control blocks types</w:delText>
        </w:r>
        <w:r w:rsidDel="00DB42E5">
          <w:rPr>
            <w:noProof/>
            <w:webHidden/>
          </w:rPr>
          <w:tab/>
        </w:r>
        <w:r w:rsidR="003A5208" w:rsidDel="00DB42E5">
          <w:rPr>
            <w:noProof/>
            <w:webHidden/>
          </w:rPr>
          <w:delText>40</w:delText>
        </w:r>
      </w:del>
    </w:p>
    <w:p w14:paraId="541A9DB2" w14:textId="10FE8673" w:rsidR="00880DE8" w:rsidDel="00DB42E5" w:rsidRDefault="00880DE8">
      <w:pPr>
        <w:pStyle w:val="TOC3"/>
        <w:tabs>
          <w:tab w:val="left" w:pos="1200"/>
          <w:tab w:val="right" w:leader="dot" w:pos="8630"/>
        </w:tabs>
        <w:rPr>
          <w:del w:id="548" w:author="Mihai Budiu" w:date="2016-06-30T18:02:00Z"/>
          <w:rFonts w:asciiTheme="minorHAnsi" w:eastAsiaTheme="minorEastAsia" w:hAnsiTheme="minorHAnsi" w:cstheme="minorBidi"/>
          <w:noProof/>
          <w:sz w:val="22"/>
          <w:szCs w:val="22"/>
        </w:rPr>
      </w:pPr>
      <w:del w:id="549" w:author="Mihai Budiu" w:date="2016-06-30T18:02:00Z">
        <w:r w:rsidRPr="00DB42E5" w:rsidDel="00DB42E5">
          <w:rPr>
            <w:rStyle w:val="Hyperlink"/>
            <w:noProof/>
          </w:rPr>
          <w:delText>9.2.9</w:delText>
        </w:r>
        <w:r w:rsidDel="00DB42E5">
          <w:rPr>
            <w:rFonts w:asciiTheme="minorHAnsi" w:eastAsiaTheme="minorEastAsia" w:hAnsiTheme="minorHAnsi" w:cstheme="minorBidi"/>
            <w:noProof/>
            <w:sz w:val="22"/>
            <w:szCs w:val="22"/>
          </w:rPr>
          <w:tab/>
        </w:r>
        <w:r w:rsidRPr="00DB42E5" w:rsidDel="00DB42E5">
          <w:rPr>
            <w:rStyle w:val="Hyperlink"/>
            <w:noProof/>
          </w:rPr>
          <w:delText>Package types</w:delText>
        </w:r>
        <w:r w:rsidDel="00DB42E5">
          <w:rPr>
            <w:noProof/>
            <w:webHidden/>
          </w:rPr>
          <w:tab/>
        </w:r>
        <w:r w:rsidR="003A5208" w:rsidDel="00DB42E5">
          <w:rPr>
            <w:noProof/>
            <w:webHidden/>
          </w:rPr>
          <w:delText>41</w:delText>
        </w:r>
      </w:del>
    </w:p>
    <w:p w14:paraId="1C20A981" w14:textId="3AC6BB3F" w:rsidR="00880DE8" w:rsidDel="00DB42E5" w:rsidRDefault="00880DE8">
      <w:pPr>
        <w:pStyle w:val="TOC2"/>
        <w:tabs>
          <w:tab w:val="left" w:pos="960"/>
          <w:tab w:val="right" w:leader="dot" w:pos="8630"/>
        </w:tabs>
        <w:rPr>
          <w:del w:id="550" w:author="Mihai Budiu" w:date="2016-06-30T18:02:00Z"/>
          <w:rFonts w:asciiTheme="minorHAnsi" w:eastAsiaTheme="minorEastAsia" w:hAnsiTheme="minorHAnsi" w:cstheme="minorBidi"/>
          <w:noProof/>
          <w:sz w:val="22"/>
          <w:szCs w:val="22"/>
        </w:rPr>
      </w:pPr>
      <w:del w:id="551" w:author="Mihai Budiu" w:date="2016-06-30T18:02:00Z">
        <w:r w:rsidRPr="00DB42E5" w:rsidDel="00DB42E5">
          <w:rPr>
            <w:rStyle w:val="Hyperlink"/>
            <w:noProof/>
          </w:rPr>
          <w:delText>9.3</w:delText>
        </w:r>
        <w:r w:rsidDel="00DB42E5">
          <w:rPr>
            <w:rFonts w:asciiTheme="minorHAnsi" w:eastAsiaTheme="minorEastAsia" w:hAnsiTheme="minorHAnsi" w:cstheme="minorBidi"/>
            <w:noProof/>
            <w:sz w:val="22"/>
            <w:szCs w:val="22"/>
          </w:rPr>
          <w:tab/>
        </w:r>
        <w:r w:rsidRPr="00DB42E5" w:rsidDel="00DB42E5">
          <w:rPr>
            <w:rStyle w:val="Hyperlink"/>
            <w:noProof/>
          </w:rPr>
          <w:delText>typedef</w:delText>
        </w:r>
        <w:r w:rsidDel="00DB42E5">
          <w:rPr>
            <w:noProof/>
            <w:webHidden/>
          </w:rPr>
          <w:tab/>
        </w:r>
        <w:r w:rsidR="003A5208" w:rsidDel="00DB42E5">
          <w:rPr>
            <w:noProof/>
            <w:webHidden/>
          </w:rPr>
          <w:delText>41</w:delText>
        </w:r>
      </w:del>
    </w:p>
    <w:p w14:paraId="2C138CA9" w14:textId="7930A949" w:rsidR="00880DE8" w:rsidDel="00DB42E5" w:rsidRDefault="00880DE8">
      <w:pPr>
        <w:pStyle w:val="TOC1"/>
        <w:rPr>
          <w:del w:id="552" w:author="Mihai Budiu" w:date="2016-06-30T18:02:00Z"/>
          <w:rFonts w:asciiTheme="minorHAnsi" w:eastAsiaTheme="minorEastAsia" w:hAnsiTheme="minorHAnsi" w:cstheme="minorBidi"/>
          <w:noProof/>
          <w:sz w:val="22"/>
          <w:szCs w:val="22"/>
        </w:rPr>
      </w:pPr>
      <w:del w:id="553" w:author="Mihai Budiu" w:date="2016-06-30T18:02:00Z">
        <w:r w:rsidRPr="00DB42E5" w:rsidDel="00DB42E5">
          <w:rPr>
            <w:rStyle w:val="Hyperlink"/>
            <w:noProof/>
          </w:rPr>
          <w:delText>10</w:delText>
        </w:r>
        <w:r w:rsidDel="00DB42E5">
          <w:rPr>
            <w:rFonts w:asciiTheme="minorHAnsi" w:eastAsiaTheme="minorEastAsia" w:hAnsiTheme="minorHAnsi" w:cstheme="minorBidi"/>
            <w:noProof/>
            <w:sz w:val="22"/>
            <w:szCs w:val="22"/>
          </w:rPr>
          <w:tab/>
        </w:r>
        <w:r w:rsidRPr="00DB42E5" w:rsidDel="00DB42E5">
          <w:rPr>
            <w:rStyle w:val="Hyperlink"/>
            <w:noProof/>
          </w:rPr>
          <w:delText>Expressions</w:delText>
        </w:r>
        <w:r w:rsidDel="00DB42E5">
          <w:rPr>
            <w:noProof/>
            <w:webHidden/>
          </w:rPr>
          <w:tab/>
        </w:r>
        <w:r w:rsidR="003A5208" w:rsidDel="00DB42E5">
          <w:rPr>
            <w:noProof/>
            <w:webHidden/>
          </w:rPr>
          <w:delText>41</w:delText>
        </w:r>
      </w:del>
    </w:p>
    <w:p w14:paraId="0507FE39" w14:textId="66DCCE94" w:rsidR="00880DE8" w:rsidDel="00DB42E5" w:rsidRDefault="00880DE8">
      <w:pPr>
        <w:pStyle w:val="TOC2"/>
        <w:tabs>
          <w:tab w:val="left" w:pos="960"/>
          <w:tab w:val="right" w:leader="dot" w:pos="8630"/>
        </w:tabs>
        <w:rPr>
          <w:del w:id="554" w:author="Mihai Budiu" w:date="2016-06-30T18:02:00Z"/>
          <w:rFonts w:asciiTheme="minorHAnsi" w:eastAsiaTheme="minorEastAsia" w:hAnsiTheme="minorHAnsi" w:cstheme="minorBidi"/>
          <w:noProof/>
          <w:sz w:val="22"/>
          <w:szCs w:val="22"/>
        </w:rPr>
      </w:pPr>
      <w:del w:id="555" w:author="Mihai Budiu" w:date="2016-06-30T18:02:00Z">
        <w:r w:rsidRPr="00DB42E5" w:rsidDel="00DB42E5">
          <w:rPr>
            <w:rStyle w:val="Hyperlink"/>
            <w:noProof/>
          </w:rPr>
          <w:delText>10.1</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Expression on </w:delText>
        </w:r>
        <w:r w:rsidRPr="00496360" w:rsidDel="00DB42E5">
          <w:rPr>
            <w:rStyle w:val="Hyperlink"/>
            <w:rFonts w:ascii="Consolas" w:hAnsi="Consolas"/>
            <w:noProof/>
          </w:rPr>
          <w:delText>error</w:delText>
        </w:r>
        <w:r w:rsidRPr="00496360" w:rsidDel="00DB42E5">
          <w:rPr>
            <w:rStyle w:val="Hyperlink"/>
            <w:noProof/>
          </w:rPr>
          <w:delText xml:space="preserve"> values</w:delText>
        </w:r>
        <w:r w:rsidDel="00DB42E5">
          <w:rPr>
            <w:noProof/>
            <w:webHidden/>
          </w:rPr>
          <w:tab/>
        </w:r>
        <w:r w:rsidR="003A5208" w:rsidDel="00DB42E5">
          <w:rPr>
            <w:noProof/>
            <w:webHidden/>
          </w:rPr>
          <w:delText>43</w:delText>
        </w:r>
      </w:del>
    </w:p>
    <w:p w14:paraId="1EB0877B" w14:textId="556B713A" w:rsidR="00880DE8" w:rsidDel="00DB42E5" w:rsidRDefault="00880DE8">
      <w:pPr>
        <w:pStyle w:val="TOC2"/>
        <w:tabs>
          <w:tab w:val="left" w:pos="960"/>
          <w:tab w:val="right" w:leader="dot" w:pos="8630"/>
        </w:tabs>
        <w:rPr>
          <w:del w:id="556" w:author="Mihai Budiu" w:date="2016-06-30T18:02:00Z"/>
          <w:rFonts w:asciiTheme="minorHAnsi" w:eastAsiaTheme="minorEastAsia" w:hAnsiTheme="minorHAnsi" w:cstheme="minorBidi"/>
          <w:noProof/>
          <w:sz w:val="22"/>
          <w:szCs w:val="22"/>
        </w:rPr>
      </w:pPr>
      <w:del w:id="557" w:author="Mihai Budiu" w:date="2016-06-30T18:02:00Z">
        <w:r w:rsidRPr="00DB42E5" w:rsidDel="00DB42E5">
          <w:rPr>
            <w:rStyle w:val="Hyperlink"/>
            <w:noProof/>
          </w:rPr>
          <w:delText>10.2</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Expressions on </w:delText>
        </w:r>
        <w:r w:rsidRPr="00496360" w:rsidDel="00DB42E5">
          <w:rPr>
            <w:rStyle w:val="Hyperlink"/>
            <w:rFonts w:ascii="Consolas" w:hAnsi="Consolas"/>
            <w:noProof/>
          </w:rPr>
          <w:delText>enum</w:delText>
        </w:r>
        <w:r w:rsidRPr="00496360" w:rsidDel="00DB42E5">
          <w:rPr>
            <w:rStyle w:val="Hyperlink"/>
            <w:noProof/>
          </w:rPr>
          <w:delText xml:space="preserve"> values</w:delText>
        </w:r>
        <w:r w:rsidDel="00DB42E5">
          <w:rPr>
            <w:noProof/>
            <w:webHidden/>
          </w:rPr>
          <w:tab/>
        </w:r>
        <w:r w:rsidR="003A5208" w:rsidDel="00DB42E5">
          <w:rPr>
            <w:noProof/>
            <w:webHidden/>
          </w:rPr>
          <w:delText>43</w:delText>
        </w:r>
      </w:del>
    </w:p>
    <w:p w14:paraId="754A4B0E" w14:textId="1F2D1D30" w:rsidR="00880DE8" w:rsidDel="00DB42E5" w:rsidRDefault="00880DE8">
      <w:pPr>
        <w:pStyle w:val="TOC2"/>
        <w:tabs>
          <w:tab w:val="left" w:pos="960"/>
          <w:tab w:val="right" w:leader="dot" w:pos="8630"/>
        </w:tabs>
        <w:rPr>
          <w:del w:id="558" w:author="Mihai Budiu" w:date="2016-06-30T18:02:00Z"/>
          <w:rFonts w:asciiTheme="minorHAnsi" w:eastAsiaTheme="minorEastAsia" w:hAnsiTheme="minorHAnsi" w:cstheme="minorBidi"/>
          <w:noProof/>
          <w:sz w:val="22"/>
          <w:szCs w:val="22"/>
        </w:rPr>
      </w:pPr>
      <w:del w:id="559" w:author="Mihai Budiu" w:date="2016-06-30T18:02:00Z">
        <w:r w:rsidRPr="00DB42E5" w:rsidDel="00DB42E5">
          <w:rPr>
            <w:rStyle w:val="Hyperlink"/>
            <w:noProof/>
          </w:rPr>
          <w:delText>10.3</w:delText>
        </w:r>
        <w:r w:rsidDel="00DB42E5">
          <w:rPr>
            <w:rFonts w:asciiTheme="minorHAnsi" w:eastAsiaTheme="minorEastAsia" w:hAnsiTheme="minorHAnsi" w:cstheme="minorBidi"/>
            <w:noProof/>
            <w:sz w:val="22"/>
            <w:szCs w:val="22"/>
          </w:rPr>
          <w:tab/>
        </w:r>
        <w:r w:rsidRPr="00DB42E5" w:rsidDel="00DB42E5">
          <w:rPr>
            <w:rStyle w:val="Hyperlink"/>
            <w:noProof/>
          </w:rPr>
          <w:delText>Expressions on Boolean values</w:delText>
        </w:r>
        <w:r w:rsidDel="00DB42E5">
          <w:rPr>
            <w:noProof/>
            <w:webHidden/>
          </w:rPr>
          <w:tab/>
        </w:r>
        <w:r w:rsidR="003A5208" w:rsidDel="00DB42E5">
          <w:rPr>
            <w:noProof/>
            <w:webHidden/>
          </w:rPr>
          <w:delText>44</w:delText>
        </w:r>
      </w:del>
    </w:p>
    <w:p w14:paraId="3E2E3BF7" w14:textId="241E7DA8" w:rsidR="00880DE8" w:rsidDel="00DB42E5" w:rsidRDefault="00880DE8">
      <w:pPr>
        <w:pStyle w:val="TOC3"/>
        <w:tabs>
          <w:tab w:val="left" w:pos="1440"/>
          <w:tab w:val="right" w:leader="dot" w:pos="8630"/>
        </w:tabs>
        <w:rPr>
          <w:del w:id="560" w:author="Mihai Budiu" w:date="2016-06-30T18:02:00Z"/>
          <w:rFonts w:asciiTheme="minorHAnsi" w:eastAsiaTheme="minorEastAsia" w:hAnsiTheme="minorHAnsi" w:cstheme="minorBidi"/>
          <w:noProof/>
          <w:sz w:val="22"/>
          <w:szCs w:val="22"/>
        </w:rPr>
      </w:pPr>
      <w:del w:id="561" w:author="Mihai Budiu" w:date="2016-06-30T18:02:00Z">
        <w:r w:rsidRPr="00DB42E5" w:rsidDel="00DB42E5">
          <w:rPr>
            <w:rStyle w:val="Hyperlink"/>
            <w:noProof/>
          </w:rPr>
          <w:delText>10.3.1</w:delText>
        </w:r>
        <w:r w:rsidDel="00DB42E5">
          <w:rPr>
            <w:rFonts w:asciiTheme="minorHAnsi" w:eastAsiaTheme="minorEastAsia" w:hAnsiTheme="minorHAnsi" w:cstheme="minorBidi"/>
            <w:noProof/>
            <w:sz w:val="22"/>
            <w:szCs w:val="22"/>
          </w:rPr>
          <w:tab/>
        </w:r>
        <w:r w:rsidRPr="00DB42E5" w:rsidDel="00DB42E5">
          <w:rPr>
            <w:rStyle w:val="Hyperlink"/>
            <w:noProof/>
          </w:rPr>
          <w:delText>The conditional operator</w:delText>
        </w:r>
        <w:r w:rsidDel="00DB42E5">
          <w:rPr>
            <w:noProof/>
            <w:webHidden/>
          </w:rPr>
          <w:tab/>
        </w:r>
        <w:r w:rsidR="003A5208" w:rsidDel="00DB42E5">
          <w:rPr>
            <w:noProof/>
            <w:webHidden/>
          </w:rPr>
          <w:delText>44</w:delText>
        </w:r>
      </w:del>
    </w:p>
    <w:p w14:paraId="0EBF5185" w14:textId="5706D644" w:rsidR="00880DE8" w:rsidDel="00DB42E5" w:rsidRDefault="00880DE8">
      <w:pPr>
        <w:pStyle w:val="TOC2"/>
        <w:tabs>
          <w:tab w:val="left" w:pos="960"/>
          <w:tab w:val="right" w:leader="dot" w:pos="8630"/>
        </w:tabs>
        <w:rPr>
          <w:del w:id="562" w:author="Mihai Budiu" w:date="2016-06-30T18:02:00Z"/>
          <w:rFonts w:asciiTheme="minorHAnsi" w:eastAsiaTheme="minorEastAsia" w:hAnsiTheme="minorHAnsi" w:cstheme="minorBidi"/>
          <w:noProof/>
          <w:sz w:val="22"/>
          <w:szCs w:val="22"/>
        </w:rPr>
      </w:pPr>
      <w:del w:id="563" w:author="Mihai Budiu" w:date="2016-06-30T18:02:00Z">
        <w:r w:rsidRPr="00DB42E5" w:rsidDel="00DB42E5">
          <w:rPr>
            <w:rStyle w:val="Hyperlink"/>
            <w:noProof/>
          </w:rPr>
          <w:delText>10.4</w:delText>
        </w:r>
        <w:r w:rsidDel="00DB42E5">
          <w:rPr>
            <w:rFonts w:asciiTheme="minorHAnsi" w:eastAsiaTheme="minorEastAsia" w:hAnsiTheme="minorHAnsi" w:cstheme="minorBidi"/>
            <w:noProof/>
            <w:sz w:val="22"/>
            <w:szCs w:val="22"/>
          </w:rPr>
          <w:tab/>
        </w:r>
        <w:r w:rsidRPr="00DB42E5" w:rsidDel="00DB42E5">
          <w:rPr>
            <w:rStyle w:val="Hyperlink"/>
            <w:noProof/>
          </w:rPr>
          <w:delText>Bit-string (unsigned integer) operations</w:delText>
        </w:r>
        <w:r w:rsidDel="00DB42E5">
          <w:rPr>
            <w:noProof/>
            <w:webHidden/>
          </w:rPr>
          <w:tab/>
        </w:r>
        <w:r w:rsidR="003A5208" w:rsidDel="00DB42E5">
          <w:rPr>
            <w:noProof/>
            <w:webHidden/>
          </w:rPr>
          <w:delText>44</w:delText>
        </w:r>
      </w:del>
    </w:p>
    <w:p w14:paraId="5CA7062D" w14:textId="29DBFE9B" w:rsidR="00880DE8" w:rsidDel="00DB42E5" w:rsidRDefault="00880DE8">
      <w:pPr>
        <w:pStyle w:val="TOC2"/>
        <w:tabs>
          <w:tab w:val="left" w:pos="960"/>
          <w:tab w:val="right" w:leader="dot" w:pos="8630"/>
        </w:tabs>
        <w:rPr>
          <w:del w:id="564" w:author="Mihai Budiu" w:date="2016-06-30T18:02:00Z"/>
          <w:rFonts w:asciiTheme="minorHAnsi" w:eastAsiaTheme="minorEastAsia" w:hAnsiTheme="minorHAnsi" w:cstheme="minorBidi"/>
          <w:noProof/>
          <w:sz w:val="22"/>
          <w:szCs w:val="22"/>
        </w:rPr>
      </w:pPr>
      <w:del w:id="565" w:author="Mihai Budiu" w:date="2016-06-30T18:02:00Z">
        <w:r w:rsidRPr="00DB42E5" w:rsidDel="00DB42E5">
          <w:rPr>
            <w:rStyle w:val="Hyperlink"/>
            <w:noProof/>
          </w:rPr>
          <w:delText>10.5</w:delText>
        </w:r>
        <w:r w:rsidDel="00DB42E5">
          <w:rPr>
            <w:rFonts w:asciiTheme="minorHAnsi" w:eastAsiaTheme="minorEastAsia" w:hAnsiTheme="minorHAnsi" w:cstheme="minorBidi"/>
            <w:noProof/>
            <w:sz w:val="22"/>
            <w:szCs w:val="22"/>
          </w:rPr>
          <w:tab/>
        </w:r>
        <w:r w:rsidRPr="00DB42E5" w:rsidDel="00DB42E5">
          <w:rPr>
            <w:rStyle w:val="Hyperlink"/>
            <w:noProof/>
          </w:rPr>
          <w:delText>Operations on fixed-width signed integers</w:delText>
        </w:r>
        <w:r w:rsidDel="00DB42E5">
          <w:rPr>
            <w:noProof/>
            <w:webHidden/>
          </w:rPr>
          <w:tab/>
        </w:r>
        <w:r w:rsidR="003A5208" w:rsidDel="00DB42E5">
          <w:rPr>
            <w:noProof/>
            <w:webHidden/>
          </w:rPr>
          <w:delText>45</w:delText>
        </w:r>
      </w:del>
    </w:p>
    <w:p w14:paraId="0EA4C24B" w14:textId="780710E9" w:rsidR="00880DE8" w:rsidDel="00DB42E5" w:rsidRDefault="00880DE8">
      <w:pPr>
        <w:pStyle w:val="TOC3"/>
        <w:tabs>
          <w:tab w:val="left" w:pos="1440"/>
          <w:tab w:val="right" w:leader="dot" w:pos="8630"/>
        </w:tabs>
        <w:rPr>
          <w:del w:id="566" w:author="Mihai Budiu" w:date="2016-06-30T18:02:00Z"/>
          <w:rFonts w:asciiTheme="minorHAnsi" w:eastAsiaTheme="minorEastAsia" w:hAnsiTheme="minorHAnsi" w:cstheme="minorBidi"/>
          <w:noProof/>
          <w:sz w:val="22"/>
          <w:szCs w:val="22"/>
        </w:rPr>
      </w:pPr>
      <w:del w:id="567" w:author="Mihai Budiu" w:date="2016-06-30T18:02:00Z">
        <w:r w:rsidRPr="00DB42E5" w:rsidDel="00DB42E5">
          <w:rPr>
            <w:rStyle w:val="Hyperlink"/>
            <w:noProof/>
          </w:rPr>
          <w:delText>10.5.1</w:delText>
        </w:r>
        <w:r w:rsidDel="00DB42E5">
          <w:rPr>
            <w:rFonts w:asciiTheme="minorHAnsi" w:eastAsiaTheme="minorEastAsia" w:hAnsiTheme="minorHAnsi" w:cstheme="minorBidi"/>
            <w:noProof/>
            <w:sz w:val="22"/>
            <w:szCs w:val="22"/>
          </w:rPr>
          <w:tab/>
        </w:r>
        <w:r w:rsidRPr="00DB42E5" w:rsidDel="00DB42E5">
          <w:rPr>
            <w:rStyle w:val="Hyperlink"/>
            <w:noProof/>
          </w:rPr>
          <w:delText>A note about shifts</w:delText>
        </w:r>
        <w:r w:rsidDel="00DB42E5">
          <w:rPr>
            <w:noProof/>
            <w:webHidden/>
          </w:rPr>
          <w:tab/>
        </w:r>
        <w:r w:rsidR="003A5208" w:rsidDel="00DB42E5">
          <w:rPr>
            <w:noProof/>
            <w:webHidden/>
          </w:rPr>
          <w:delText>46</w:delText>
        </w:r>
      </w:del>
    </w:p>
    <w:p w14:paraId="61BE77D5" w14:textId="1B6A0D65" w:rsidR="00880DE8" w:rsidDel="00DB42E5" w:rsidRDefault="00880DE8">
      <w:pPr>
        <w:pStyle w:val="TOC2"/>
        <w:tabs>
          <w:tab w:val="left" w:pos="960"/>
          <w:tab w:val="right" w:leader="dot" w:pos="8630"/>
        </w:tabs>
        <w:rPr>
          <w:del w:id="568" w:author="Mihai Budiu" w:date="2016-06-30T18:02:00Z"/>
          <w:rFonts w:asciiTheme="minorHAnsi" w:eastAsiaTheme="minorEastAsia" w:hAnsiTheme="minorHAnsi" w:cstheme="minorBidi"/>
          <w:noProof/>
          <w:sz w:val="22"/>
          <w:szCs w:val="22"/>
        </w:rPr>
      </w:pPr>
      <w:del w:id="569" w:author="Mihai Budiu" w:date="2016-06-30T18:02:00Z">
        <w:r w:rsidRPr="00DB42E5" w:rsidDel="00DB42E5">
          <w:rPr>
            <w:rStyle w:val="Hyperlink"/>
            <w:noProof/>
          </w:rPr>
          <w:delText>10.6</w:delText>
        </w:r>
        <w:r w:rsidDel="00DB42E5">
          <w:rPr>
            <w:rFonts w:asciiTheme="minorHAnsi" w:eastAsiaTheme="minorEastAsia" w:hAnsiTheme="minorHAnsi" w:cstheme="minorBidi"/>
            <w:noProof/>
            <w:sz w:val="22"/>
            <w:szCs w:val="22"/>
          </w:rPr>
          <w:tab/>
        </w:r>
        <w:r w:rsidRPr="00DB42E5" w:rsidDel="00DB42E5">
          <w:rPr>
            <w:rStyle w:val="Hyperlink"/>
            <w:noProof/>
          </w:rPr>
          <w:delText>Operations on arbitrary-precision constant integers</w:delText>
        </w:r>
        <w:r w:rsidDel="00DB42E5">
          <w:rPr>
            <w:noProof/>
            <w:webHidden/>
          </w:rPr>
          <w:tab/>
        </w:r>
        <w:r w:rsidR="003A5208" w:rsidDel="00DB42E5">
          <w:rPr>
            <w:noProof/>
            <w:webHidden/>
          </w:rPr>
          <w:delText>46</w:delText>
        </w:r>
      </w:del>
    </w:p>
    <w:p w14:paraId="6308163F" w14:textId="30EBC869" w:rsidR="00880DE8" w:rsidDel="00DB42E5" w:rsidRDefault="00880DE8">
      <w:pPr>
        <w:pStyle w:val="TOC2"/>
        <w:tabs>
          <w:tab w:val="left" w:pos="960"/>
          <w:tab w:val="right" w:leader="dot" w:pos="8630"/>
        </w:tabs>
        <w:rPr>
          <w:del w:id="570" w:author="Mihai Budiu" w:date="2016-06-30T18:02:00Z"/>
          <w:rFonts w:asciiTheme="minorHAnsi" w:eastAsiaTheme="minorEastAsia" w:hAnsiTheme="minorHAnsi" w:cstheme="minorBidi"/>
          <w:noProof/>
          <w:sz w:val="22"/>
          <w:szCs w:val="22"/>
        </w:rPr>
      </w:pPr>
      <w:del w:id="571" w:author="Mihai Budiu" w:date="2016-06-30T18:02:00Z">
        <w:r w:rsidRPr="00DB42E5" w:rsidDel="00DB42E5">
          <w:rPr>
            <w:rStyle w:val="Hyperlink"/>
            <w:noProof/>
          </w:rPr>
          <w:delText>10.7</w:delText>
        </w:r>
        <w:r w:rsidDel="00DB42E5">
          <w:rPr>
            <w:rFonts w:asciiTheme="minorHAnsi" w:eastAsiaTheme="minorEastAsia" w:hAnsiTheme="minorHAnsi" w:cstheme="minorBidi"/>
            <w:noProof/>
            <w:sz w:val="22"/>
            <w:szCs w:val="22"/>
          </w:rPr>
          <w:tab/>
        </w:r>
        <w:r w:rsidRPr="00DB42E5" w:rsidDel="00DB42E5">
          <w:rPr>
            <w:rStyle w:val="Hyperlink"/>
            <w:noProof/>
          </w:rPr>
          <w:delText>Variable bit-string operations</w:delText>
        </w:r>
        <w:r w:rsidDel="00DB42E5">
          <w:rPr>
            <w:noProof/>
            <w:webHidden/>
          </w:rPr>
          <w:tab/>
        </w:r>
        <w:r w:rsidR="003A5208" w:rsidDel="00DB42E5">
          <w:rPr>
            <w:noProof/>
            <w:webHidden/>
          </w:rPr>
          <w:delText>47</w:delText>
        </w:r>
      </w:del>
    </w:p>
    <w:p w14:paraId="484A4FFE" w14:textId="64D56412" w:rsidR="00880DE8" w:rsidDel="00DB42E5" w:rsidRDefault="00880DE8">
      <w:pPr>
        <w:pStyle w:val="TOC2"/>
        <w:tabs>
          <w:tab w:val="left" w:pos="960"/>
          <w:tab w:val="right" w:leader="dot" w:pos="8630"/>
        </w:tabs>
        <w:rPr>
          <w:del w:id="572" w:author="Mihai Budiu" w:date="2016-06-30T18:02:00Z"/>
          <w:rFonts w:asciiTheme="minorHAnsi" w:eastAsiaTheme="minorEastAsia" w:hAnsiTheme="minorHAnsi" w:cstheme="minorBidi"/>
          <w:noProof/>
          <w:sz w:val="22"/>
          <w:szCs w:val="22"/>
        </w:rPr>
      </w:pPr>
      <w:del w:id="573" w:author="Mihai Budiu" w:date="2016-06-30T18:02:00Z">
        <w:r w:rsidRPr="00DB42E5" w:rsidDel="00DB42E5">
          <w:rPr>
            <w:rStyle w:val="Hyperlink"/>
            <w:noProof/>
          </w:rPr>
          <w:delText>10.8</w:delText>
        </w:r>
        <w:r w:rsidDel="00DB42E5">
          <w:rPr>
            <w:rFonts w:asciiTheme="minorHAnsi" w:eastAsiaTheme="minorEastAsia" w:hAnsiTheme="minorHAnsi" w:cstheme="minorBidi"/>
            <w:noProof/>
            <w:sz w:val="22"/>
            <w:szCs w:val="22"/>
          </w:rPr>
          <w:tab/>
        </w:r>
        <w:r w:rsidRPr="00DB42E5" w:rsidDel="00DB42E5">
          <w:rPr>
            <w:rStyle w:val="Hyperlink"/>
            <w:noProof/>
          </w:rPr>
          <w:delText>Casts</w:delText>
        </w:r>
        <w:r w:rsidDel="00DB42E5">
          <w:rPr>
            <w:noProof/>
            <w:webHidden/>
          </w:rPr>
          <w:tab/>
        </w:r>
        <w:r w:rsidR="003A5208" w:rsidDel="00DB42E5">
          <w:rPr>
            <w:noProof/>
            <w:webHidden/>
          </w:rPr>
          <w:delText>47</w:delText>
        </w:r>
      </w:del>
    </w:p>
    <w:p w14:paraId="65EBACB2" w14:textId="5A19FC59" w:rsidR="00880DE8" w:rsidDel="00DB42E5" w:rsidRDefault="00880DE8">
      <w:pPr>
        <w:pStyle w:val="TOC3"/>
        <w:tabs>
          <w:tab w:val="left" w:pos="1440"/>
          <w:tab w:val="right" w:leader="dot" w:pos="8630"/>
        </w:tabs>
        <w:rPr>
          <w:del w:id="574" w:author="Mihai Budiu" w:date="2016-06-30T18:02:00Z"/>
          <w:rFonts w:asciiTheme="minorHAnsi" w:eastAsiaTheme="minorEastAsia" w:hAnsiTheme="minorHAnsi" w:cstheme="minorBidi"/>
          <w:noProof/>
          <w:sz w:val="22"/>
          <w:szCs w:val="22"/>
        </w:rPr>
      </w:pPr>
      <w:del w:id="575" w:author="Mihai Budiu" w:date="2016-06-30T18:02:00Z">
        <w:r w:rsidRPr="00DB42E5" w:rsidDel="00DB42E5">
          <w:rPr>
            <w:rStyle w:val="Hyperlink"/>
            <w:noProof/>
          </w:rPr>
          <w:delText>10.8.1</w:delText>
        </w:r>
        <w:r w:rsidDel="00DB42E5">
          <w:rPr>
            <w:rFonts w:asciiTheme="minorHAnsi" w:eastAsiaTheme="minorEastAsia" w:hAnsiTheme="minorHAnsi" w:cstheme="minorBidi"/>
            <w:noProof/>
            <w:sz w:val="22"/>
            <w:szCs w:val="22"/>
          </w:rPr>
          <w:tab/>
        </w:r>
        <w:r w:rsidRPr="00DB42E5" w:rsidDel="00DB42E5">
          <w:rPr>
            <w:rStyle w:val="Hyperlink"/>
            <w:noProof/>
          </w:rPr>
          <w:delText>Explicit casts</w:delText>
        </w:r>
        <w:r w:rsidDel="00DB42E5">
          <w:rPr>
            <w:noProof/>
            <w:webHidden/>
          </w:rPr>
          <w:tab/>
        </w:r>
        <w:r w:rsidR="003A5208" w:rsidDel="00DB42E5">
          <w:rPr>
            <w:noProof/>
            <w:webHidden/>
          </w:rPr>
          <w:delText>47</w:delText>
        </w:r>
      </w:del>
    </w:p>
    <w:p w14:paraId="1D4D184F" w14:textId="4E2C5D3B" w:rsidR="00880DE8" w:rsidDel="00DB42E5" w:rsidRDefault="00880DE8">
      <w:pPr>
        <w:pStyle w:val="TOC3"/>
        <w:tabs>
          <w:tab w:val="left" w:pos="1440"/>
          <w:tab w:val="right" w:leader="dot" w:pos="8630"/>
        </w:tabs>
        <w:rPr>
          <w:del w:id="576" w:author="Mihai Budiu" w:date="2016-06-30T18:02:00Z"/>
          <w:rFonts w:asciiTheme="minorHAnsi" w:eastAsiaTheme="minorEastAsia" w:hAnsiTheme="minorHAnsi" w:cstheme="minorBidi"/>
          <w:noProof/>
          <w:sz w:val="22"/>
          <w:szCs w:val="22"/>
        </w:rPr>
      </w:pPr>
      <w:del w:id="577" w:author="Mihai Budiu" w:date="2016-06-30T18:02:00Z">
        <w:r w:rsidRPr="00DB42E5" w:rsidDel="00DB42E5">
          <w:rPr>
            <w:rStyle w:val="Hyperlink"/>
            <w:noProof/>
          </w:rPr>
          <w:delText>10.8.2</w:delText>
        </w:r>
        <w:r w:rsidDel="00DB42E5">
          <w:rPr>
            <w:rFonts w:asciiTheme="minorHAnsi" w:eastAsiaTheme="minorEastAsia" w:hAnsiTheme="minorHAnsi" w:cstheme="minorBidi"/>
            <w:noProof/>
            <w:sz w:val="22"/>
            <w:szCs w:val="22"/>
          </w:rPr>
          <w:tab/>
        </w:r>
        <w:r w:rsidRPr="00DB42E5" w:rsidDel="00DB42E5">
          <w:rPr>
            <w:rStyle w:val="Hyperlink"/>
            <w:noProof/>
          </w:rPr>
          <w:delText>Implicit casts</w:delText>
        </w:r>
        <w:r w:rsidDel="00DB42E5">
          <w:rPr>
            <w:noProof/>
            <w:webHidden/>
          </w:rPr>
          <w:tab/>
        </w:r>
        <w:r w:rsidR="003A5208" w:rsidDel="00DB42E5">
          <w:rPr>
            <w:noProof/>
            <w:webHidden/>
          </w:rPr>
          <w:delText>48</w:delText>
        </w:r>
      </w:del>
    </w:p>
    <w:p w14:paraId="31AA5AE7" w14:textId="07C3D56A" w:rsidR="00880DE8" w:rsidDel="00DB42E5" w:rsidRDefault="00880DE8">
      <w:pPr>
        <w:pStyle w:val="TOC3"/>
        <w:tabs>
          <w:tab w:val="left" w:pos="1440"/>
          <w:tab w:val="right" w:leader="dot" w:pos="8630"/>
        </w:tabs>
        <w:rPr>
          <w:del w:id="578" w:author="Mihai Budiu" w:date="2016-06-30T18:02:00Z"/>
          <w:rFonts w:asciiTheme="minorHAnsi" w:eastAsiaTheme="minorEastAsia" w:hAnsiTheme="minorHAnsi" w:cstheme="minorBidi"/>
          <w:noProof/>
          <w:sz w:val="22"/>
          <w:szCs w:val="22"/>
        </w:rPr>
      </w:pPr>
      <w:del w:id="579" w:author="Mihai Budiu" w:date="2016-06-30T18:02:00Z">
        <w:r w:rsidRPr="00DB42E5" w:rsidDel="00DB42E5">
          <w:rPr>
            <w:rStyle w:val="Hyperlink"/>
            <w:noProof/>
          </w:rPr>
          <w:delText>10.8.3</w:delText>
        </w:r>
        <w:r w:rsidDel="00DB42E5">
          <w:rPr>
            <w:rFonts w:asciiTheme="minorHAnsi" w:eastAsiaTheme="minorEastAsia" w:hAnsiTheme="minorHAnsi" w:cstheme="minorBidi"/>
            <w:noProof/>
            <w:sz w:val="22"/>
            <w:szCs w:val="22"/>
          </w:rPr>
          <w:tab/>
        </w:r>
        <w:r w:rsidRPr="00DB42E5" w:rsidDel="00DB42E5">
          <w:rPr>
            <w:rStyle w:val="Hyperlink"/>
            <w:noProof/>
          </w:rPr>
          <w:delText>Illegal arithmetic expressions</w:delText>
        </w:r>
        <w:r w:rsidDel="00DB42E5">
          <w:rPr>
            <w:noProof/>
            <w:webHidden/>
          </w:rPr>
          <w:tab/>
        </w:r>
        <w:r w:rsidR="003A5208" w:rsidDel="00DB42E5">
          <w:rPr>
            <w:noProof/>
            <w:webHidden/>
          </w:rPr>
          <w:delText>48</w:delText>
        </w:r>
      </w:del>
    </w:p>
    <w:p w14:paraId="6F6E1F57" w14:textId="1669F8E4" w:rsidR="00880DE8" w:rsidDel="00DB42E5" w:rsidRDefault="00880DE8">
      <w:pPr>
        <w:pStyle w:val="TOC2"/>
        <w:tabs>
          <w:tab w:val="left" w:pos="960"/>
          <w:tab w:val="right" w:leader="dot" w:pos="8630"/>
        </w:tabs>
        <w:rPr>
          <w:del w:id="580" w:author="Mihai Budiu" w:date="2016-06-30T18:02:00Z"/>
          <w:rFonts w:asciiTheme="minorHAnsi" w:eastAsiaTheme="minorEastAsia" w:hAnsiTheme="minorHAnsi" w:cstheme="minorBidi"/>
          <w:noProof/>
          <w:sz w:val="22"/>
          <w:szCs w:val="22"/>
        </w:rPr>
      </w:pPr>
      <w:del w:id="581" w:author="Mihai Budiu" w:date="2016-06-30T18:02:00Z">
        <w:r w:rsidRPr="00DB42E5" w:rsidDel="00DB42E5">
          <w:rPr>
            <w:rStyle w:val="Hyperlink"/>
            <w:noProof/>
          </w:rPr>
          <w:delText>10.9</w:delText>
        </w:r>
        <w:r w:rsidDel="00DB42E5">
          <w:rPr>
            <w:rFonts w:asciiTheme="minorHAnsi" w:eastAsiaTheme="minorEastAsia" w:hAnsiTheme="minorHAnsi" w:cstheme="minorBidi"/>
            <w:noProof/>
            <w:sz w:val="22"/>
            <w:szCs w:val="22"/>
          </w:rPr>
          <w:tab/>
        </w:r>
        <w:r w:rsidRPr="00DB42E5" w:rsidDel="00DB42E5">
          <w:rPr>
            <w:rStyle w:val="Hyperlink"/>
            <w:noProof/>
          </w:rPr>
          <w:delText>Tuple expressions</w:delText>
        </w:r>
        <w:r w:rsidDel="00DB42E5">
          <w:rPr>
            <w:noProof/>
            <w:webHidden/>
          </w:rPr>
          <w:tab/>
        </w:r>
        <w:r w:rsidR="003A5208" w:rsidDel="00DB42E5">
          <w:rPr>
            <w:noProof/>
            <w:webHidden/>
          </w:rPr>
          <w:delText>49</w:delText>
        </w:r>
      </w:del>
    </w:p>
    <w:p w14:paraId="6EB53B1F" w14:textId="757C65C9" w:rsidR="00880DE8" w:rsidDel="00DB42E5" w:rsidRDefault="00880DE8">
      <w:pPr>
        <w:pStyle w:val="TOC2"/>
        <w:tabs>
          <w:tab w:val="left" w:pos="960"/>
          <w:tab w:val="right" w:leader="dot" w:pos="8630"/>
        </w:tabs>
        <w:rPr>
          <w:del w:id="582" w:author="Mihai Budiu" w:date="2016-06-30T18:02:00Z"/>
          <w:rFonts w:asciiTheme="minorHAnsi" w:eastAsiaTheme="minorEastAsia" w:hAnsiTheme="minorHAnsi" w:cstheme="minorBidi"/>
          <w:noProof/>
          <w:sz w:val="22"/>
          <w:szCs w:val="22"/>
        </w:rPr>
      </w:pPr>
      <w:del w:id="583" w:author="Mihai Budiu" w:date="2016-06-30T18:02:00Z">
        <w:r w:rsidRPr="00DB42E5" w:rsidDel="00DB42E5">
          <w:rPr>
            <w:rStyle w:val="Hyperlink"/>
            <w:noProof/>
          </w:rPr>
          <w:delText>10.10</w:delText>
        </w:r>
        <w:r w:rsidDel="00DB42E5">
          <w:rPr>
            <w:rFonts w:asciiTheme="minorHAnsi" w:eastAsiaTheme="minorEastAsia" w:hAnsiTheme="minorHAnsi" w:cstheme="minorBidi"/>
            <w:noProof/>
            <w:sz w:val="22"/>
            <w:szCs w:val="22"/>
          </w:rPr>
          <w:tab/>
        </w:r>
        <w:r w:rsidRPr="00DB42E5" w:rsidDel="00DB42E5">
          <w:rPr>
            <w:rStyle w:val="Hyperlink"/>
            <w:noProof/>
          </w:rPr>
          <w:delText>List expressions</w:delText>
        </w:r>
        <w:r w:rsidDel="00DB42E5">
          <w:rPr>
            <w:noProof/>
            <w:webHidden/>
          </w:rPr>
          <w:tab/>
        </w:r>
        <w:r w:rsidR="003A5208" w:rsidDel="00DB42E5">
          <w:rPr>
            <w:noProof/>
            <w:webHidden/>
          </w:rPr>
          <w:delText>49</w:delText>
        </w:r>
      </w:del>
    </w:p>
    <w:p w14:paraId="39AA1178" w14:textId="7F3EAF15" w:rsidR="00880DE8" w:rsidDel="00DB42E5" w:rsidRDefault="00880DE8">
      <w:pPr>
        <w:pStyle w:val="TOC2"/>
        <w:tabs>
          <w:tab w:val="left" w:pos="960"/>
          <w:tab w:val="right" w:leader="dot" w:pos="8630"/>
        </w:tabs>
        <w:rPr>
          <w:del w:id="584" w:author="Mihai Budiu" w:date="2016-06-30T18:02:00Z"/>
          <w:rFonts w:asciiTheme="minorHAnsi" w:eastAsiaTheme="minorEastAsia" w:hAnsiTheme="minorHAnsi" w:cstheme="minorBidi"/>
          <w:noProof/>
          <w:sz w:val="22"/>
          <w:szCs w:val="22"/>
        </w:rPr>
      </w:pPr>
      <w:del w:id="585" w:author="Mihai Budiu" w:date="2016-06-30T18:02:00Z">
        <w:r w:rsidRPr="00DB42E5" w:rsidDel="00DB42E5">
          <w:rPr>
            <w:rStyle w:val="Hyperlink"/>
            <w:noProof/>
          </w:rPr>
          <w:delText>10.11</w:delText>
        </w:r>
        <w:r w:rsidDel="00DB42E5">
          <w:rPr>
            <w:rFonts w:asciiTheme="minorHAnsi" w:eastAsiaTheme="minorEastAsia" w:hAnsiTheme="minorHAnsi" w:cstheme="minorBidi"/>
            <w:noProof/>
            <w:sz w:val="22"/>
            <w:szCs w:val="22"/>
          </w:rPr>
          <w:tab/>
        </w:r>
        <w:r w:rsidRPr="00DB42E5" w:rsidDel="00DB42E5">
          <w:rPr>
            <w:rStyle w:val="Hyperlink"/>
            <w:noProof/>
          </w:rPr>
          <w:delText>Set expressions</w:delText>
        </w:r>
        <w:r w:rsidDel="00DB42E5">
          <w:rPr>
            <w:noProof/>
            <w:webHidden/>
          </w:rPr>
          <w:tab/>
        </w:r>
        <w:r w:rsidR="003A5208" w:rsidDel="00DB42E5">
          <w:rPr>
            <w:noProof/>
            <w:webHidden/>
          </w:rPr>
          <w:delText>50</w:delText>
        </w:r>
      </w:del>
    </w:p>
    <w:p w14:paraId="4C6CF026" w14:textId="0479A177" w:rsidR="00880DE8" w:rsidDel="00DB42E5" w:rsidRDefault="00880DE8">
      <w:pPr>
        <w:pStyle w:val="TOC3"/>
        <w:tabs>
          <w:tab w:val="left" w:pos="1440"/>
          <w:tab w:val="right" w:leader="dot" w:pos="8630"/>
        </w:tabs>
        <w:rPr>
          <w:del w:id="586" w:author="Mihai Budiu" w:date="2016-06-30T18:02:00Z"/>
          <w:rFonts w:asciiTheme="minorHAnsi" w:eastAsiaTheme="minorEastAsia" w:hAnsiTheme="minorHAnsi" w:cstheme="minorBidi"/>
          <w:noProof/>
          <w:sz w:val="22"/>
          <w:szCs w:val="22"/>
        </w:rPr>
      </w:pPr>
      <w:del w:id="587" w:author="Mihai Budiu" w:date="2016-06-30T18:02:00Z">
        <w:r w:rsidRPr="00DB42E5" w:rsidDel="00DB42E5">
          <w:rPr>
            <w:rStyle w:val="Hyperlink"/>
            <w:noProof/>
          </w:rPr>
          <w:delText>10.11.1</w:delText>
        </w:r>
        <w:r w:rsidDel="00DB42E5">
          <w:rPr>
            <w:rFonts w:asciiTheme="minorHAnsi" w:eastAsiaTheme="minorEastAsia" w:hAnsiTheme="minorHAnsi" w:cstheme="minorBidi"/>
            <w:noProof/>
            <w:sz w:val="22"/>
            <w:szCs w:val="22"/>
          </w:rPr>
          <w:tab/>
        </w:r>
        <w:r w:rsidRPr="00DB42E5" w:rsidDel="00DB42E5">
          <w:rPr>
            <w:rStyle w:val="Hyperlink"/>
            <w:noProof/>
          </w:rPr>
          <w:delText>Singleton sets</w:delText>
        </w:r>
        <w:r w:rsidDel="00DB42E5">
          <w:rPr>
            <w:noProof/>
            <w:webHidden/>
          </w:rPr>
          <w:tab/>
        </w:r>
        <w:r w:rsidR="003A5208" w:rsidDel="00DB42E5">
          <w:rPr>
            <w:noProof/>
            <w:webHidden/>
          </w:rPr>
          <w:delText>51</w:delText>
        </w:r>
      </w:del>
    </w:p>
    <w:p w14:paraId="0A45CD8E" w14:textId="5D5CC039" w:rsidR="00880DE8" w:rsidDel="00DB42E5" w:rsidRDefault="00880DE8">
      <w:pPr>
        <w:pStyle w:val="TOC3"/>
        <w:tabs>
          <w:tab w:val="left" w:pos="1440"/>
          <w:tab w:val="right" w:leader="dot" w:pos="8630"/>
        </w:tabs>
        <w:rPr>
          <w:del w:id="588" w:author="Mihai Budiu" w:date="2016-06-30T18:02:00Z"/>
          <w:rFonts w:asciiTheme="minorHAnsi" w:eastAsiaTheme="minorEastAsia" w:hAnsiTheme="minorHAnsi" w:cstheme="minorBidi"/>
          <w:noProof/>
          <w:sz w:val="22"/>
          <w:szCs w:val="22"/>
        </w:rPr>
      </w:pPr>
      <w:del w:id="589" w:author="Mihai Budiu" w:date="2016-06-30T18:02:00Z">
        <w:r w:rsidRPr="00DB42E5" w:rsidDel="00DB42E5">
          <w:rPr>
            <w:rStyle w:val="Hyperlink"/>
            <w:noProof/>
          </w:rPr>
          <w:delText>10.11.2</w:delText>
        </w:r>
        <w:r w:rsidDel="00DB42E5">
          <w:rPr>
            <w:rFonts w:asciiTheme="minorHAnsi" w:eastAsiaTheme="minorEastAsia" w:hAnsiTheme="minorHAnsi" w:cstheme="minorBidi"/>
            <w:noProof/>
            <w:sz w:val="22"/>
            <w:szCs w:val="22"/>
          </w:rPr>
          <w:tab/>
        </w:r>
        <w:r w:rsidRPr="00DB42E5" w:rsidDel="00DB42E5">
          <w:rPr>
            <w:rStyle w:val="Hyperlink"/>
            <w:noProof/>
          </w:rPr>
          <w:delText>The universal set</w:delText>
        </w:r>
        <w:r w:rsidDel="00DB42E5">
          <w:rPr>
            <w:noProof/>
            <w:webHidden/>
          </w:rPr>
          <w:tab/>
        </w:r>
        <w:r w:rsidR="003A5208" w:rsidDel="00DB42E5">
          <w:rPr>
            <w:noProof/>
            <w:webHidden/>
          </w:rPr>
          <w:delText>51</w:delText>
        </w:r>
      </w:del>
    </w:p>
    <w:p w14:paraId="32EB7BB5" w14:textId="13777222" w:rsidR="00880DE8" w:rsidDel="00DB42E5" w:rsidRDefault="00880DE8">
      <w:pPr>
        <w:pStyle w:val="TOC3"/>
        <w:tabs>
          <w:tab w:val="left" w:pos="1440"/>
          <w:tab w:val="right" w:leader="dot" w:pos="8630"/>
        </w:tabs>
        <w:rPr>
          <w:del w:id="590" w:author="Mihai Budiu" w:date="2016-06-30T18:02:00Z"/>
          <w:rFonts w:asciiTheme="minorHAnsi" w:eastAsiaTheme="minorEastAsia" w:hAnsiTheme="minorHAnsi" w:cstheme="minorBidi"/>
          <w:noProof/>
          <w:sz w:val="22"/>
          <w:szCs w:val="22"/>
        </w:rPr>
      </w:pPr>
      <w:del w:id="591" w:author="Mihai Budiu" w:date="2016-06-30T18:02:00Z">
        <w:r w:rsidRPr="00DB42E5" w:rsidDel="00DB42E5">
          <w:rPr>
            <w:rStyle w:val="Hyperlink"/>
            <w:noProof/>
          </w:rPr>
          <w:lastRenderedPageBreak/>
          <w:delText>10.11.3</w:delText>
        </w:r>
        <w:r w:rsidDel="00DB42E5">
          <w:rPr>
            <w:rFonts w:asciiTheme="minorHAnsi" w:eastAsiaTheme="minorEastAsia" w:hAnsiTheme="minorHAnsi" w:cstheme="minorBidi"/>
            <w:noProof/>
            <w:sz w:val="22"/>
            <w:szCs w:val="22"/>
          </w:rPr>
          <w:tab/>
        </w:r>
        <w:r w:rsidRPr="00DB42E5" w:rsidDel="00DB42E5">
          <w:rPr>
            <w:rStyle w:val="Hyperlink"/>
            <w:noProof/>
          </w:rPr>
          <w:delText>Cubes</w:delText>
        </w:r>
        <w:r w:rsidDel="00DB42E5">
          <w:rPr>
            <w:noProof/>
            <w:webHidden/>
          </w:rPr>
          <w:tab/>
        </w:r>
        <w:r w:rsidR="003A5208" w:rsidDel="00DB42E5">
          <w:rPr>
            <w:noProof/>
            <w:webHidden/>
          </w:rPr>
          <w:delText>51</w:delText>
        </w:r>
      </w:del>
    </w:p>
    <w:p w14:paraId="0EF58E4C" w14:textId="58B05BEB" w:rsidR="00880DE8" w:rsidDel="00DB42E5" w:rsidRDefault="00880DE8">
      <w:pPr>
        <w:pStyle w:val="TOC3"/>
        <w:tabs>
          <w:tab w:val="left" w:pos="1440"/>
          <w:tab w:val="right" w:leader="dot" w:pos="8630"/>
        </w:tabs>
        <w:rPr>
          <w:del w:id="592" w:author="Mihai Budiu" w:date="2016-06-30T18:02:00Z"/>
          <w:rFonts w:asciiTheme="minorHAnsi" w:eastAsiaTheme="minorEastAsia" w:hAnsiTheme="minorHAnsi" w:cstheme="minorBidi"/>
          <w:noProof/>
          <w:sz w:val="22"/>
          <w:szCs w:val="22"/>
        </w:rPr>
      </w:pPr>
      <w:del w:id="593" w:author="Mihai Budiu" w:date="2016-06-30T18:02:00Z">
        <w:r w:rsidRPr="00DB42E5" w:rsidDel="00DB42E5">
          <w:rPr>
            <w:rStyle w:val="Hyperlink"/>
            <w:noProof/>
          </w:rPr>
          <w:delText>10.11.4</w:delText>
        </w:r>
        <w:r w:rsidDel="00DB42E5">
          <w:rPr>
            <w:rFonts w:asciiTheme="minorHAnsi" w:eastAsiaTheme="minorEastAsia" w:hAnsiTheme="minorHAnsi" w:cstheme="minorBidi"/>
            <w:noProof/>
            <w:sz w:val="22"/>
            <w:szCs w:val="22"/>
          </w:rPr>
          <w:tab/>
        </w:r>
        <w:r w:rsidRPr="00DB42E5" w:rsidDel="00DB42E5">
          <w:rPr>
            <w:rStyle w:val="Hyperlink"/>
            <w:noProof/>
          </w:rPr>
          <w:delText>Ranges</w:delText>
        </w:r>
        <w:r w:rsidDel="00DB42E5">
          <w:rPr>
            <w:noProof/>
            <w:webHidden/>
          </w:rPr>
          <w:tab/>
        </w:r>
        <w:r w:rsidR="003A5208" w:rsidDel="00DB42E5">
          <w:rPr>
            <w:noProof/>
            <w:webHidden/>
          </w:rPr>
          <w:delText>51</w:delText>
        </w:r>
      </w:del>
    </w:p>
    <w:p w14:paraId="7D60AE48" w14:textId="679DAF0C" w:rsidR="00880DE8" w:rsidDel="00DB42E5" w:rsidRDefault="00880DE8">
      <w:pPr>
        <w:pStyle w:val="TOC3"/>
        <w:tabs>
          <w:tab w:val="left" w:pos="1440"/>
          <w:tab w:val="right" w:leader="dot" w:pos="8630"/>
        </w:tabs>
        <w:rPr>
          <w:del w:id="594" w:author="Mihai Budiu" w:date="2016-06-30T18:02:00Z"/>
          <w:rFonts w:asciiTheme="minorHAnsi" w:eastAsiaTheme="minorEastAsia" w:hAnsiTheme="minorHAnsi" w:cstheme="minorBidi"/>
          <w:noProof/>
          <w:sz w:val="22"/>
          <w:szCs w:val="22"/>
        </w:rPr>
      </w:pPr>
      <w:del w:id="595" w:author="Mihai Budiu" w:date="2016-06-30T18:02:00Z">
        <w:r w:rsidRPr="00DB42E5" w:rsidDel="00DB42E5">
          <w:rPr>
            <w:rStyle w:val="Hyperlink"/>
            <w:noProof/>
          </w:rPr>
          <w:delText>10.11.5</w:delText>
        </w:r>
        <w:r w:rsidDel="00DB42E5">
          <w:rPr>
            <w:rFonts w:asciiTheme="minorHAnsi" w:eastAsiaTheme="minorEastAsia" w:hAnsiTheme="minorHAnsi" w:cstheme="minorBidi"/>
            <w:noProof/>
            <w:sz w:val="22"/>
            <w:szCs w:val="22"/>
          </w:rPr>
          <w:tab/>
        </w:r>
        <w:r w:rsidRPr="00DB42E5" w:rsidDel="00DB42E5">
          <w:rPr>
            <w:rStyle w:val="Hyperlink"/>
            <w:noProof/>
          </w:rPr>
          <w:delText>Tuples</w:delText>
        </w:r>
        <w:r w:rsidDel="00DB42E5">
          <w:rPr>
            <w:noProof/>
            <w:webHidden/>
          </w:rPr>
          <w:tab/>
        </w:r>
        <w:r w:rsidR="003A5208" w:rsidDel="00DB42E5">
          <w:rPr>
            <w:noProof/>
            <w:webHidden/>
          </w:rPr>
          <w:delText>52</w:delText>
        </w:r>
      </w:del>
    </w:p>
    <w:p w14:paraId="010AF499" w14:textId="5679B1F7" w:rsidR="00880DE8" w:rsidDel="00DB42E5" w:rsidRDefault="00880DE8">
      <w:pPr>
        <w:pStyle w:val="TOC2"/>
        <w:tabs>
          <w:tab w:val="left" w:pos="960"/>
          <w:tab w:val="right" w:leader="dot" w:pos="8630"/>
        </w:tabs>
        <w:rPr>
          <w:del w:id="596" w:author="Mihai Budiu" w:date="2016-06-30T18:02:00Z"/>
          <w:rFonts w:asciiTheme="minorHAnsi" w:eastAsiaTheme="minorEastAsia" w:hAnsiTheme="minorHAnsi" w:cstheme="minorBidi"/>
          <w:noProof/>
          <w:sz w:val="22"/>
          <w:szCs w:val="22"/>
        </w:rPr>
      </w:pPr>
      <w:del w:id="597" w:author="Mihai Budiu" w:date="2016-06-30T18:02:00Z">
        <w:r w:rsidRPr="00DB42E5" w:rsidDel="00DB42E5">
          <w:rPr>
            <w:rStyle w:val="Hyperlink"/>
            <w:noProof/>
          </w:rPr>
          <w:delText>10.12</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Operations on </w:delText>
        </w:r>
        <w:r w:rsidRPr="00496360" w:rsidDel="00DB42E5">
          <w:rPr>
            <w:rStyle w:val="Hyperlink"/>
            <w:rFonts w:ascii="Consolas" w:hAnsi="Consolas"/>
            <w:noProof/>
          </w:rPr>
          <w:delText>struct</w:delText>
        </w:r>
        <w:r w:rsidRPr="00496360" w:rsidDel="00DB42E5">
          <w:rPr>
            <w:rStyle w:val="Hyperlink"/>
            <w:noProof/>
          </w:rPr>
          <w:delText xml:space="preserve"> types</w:delText>
        </w:r>
        <w:r w:rsidDel="00DB42E5">
          <w:rPr>
            <w:noProof/>
            <w:webHidden/>
          </w:rPr>
          <w:tab/>
        </w:r>
        <w:r w:rsidR="003A5208" w:rsidDel="00DB42E5">
          <w:rPr>
            <w:noProof/>
            <w:webHidden/>
          </w:rPr>
          <w:delText>52</w:delText>
        </w:r>
      </w:del>
    </w:p>
    <w:p w14:paraId="1C564F8D" w14:textId="0C5EAE46" w:rsidR="00880DE8" w:rsidDel="00DB42E5" w:rsidRDefault="00880DE8">
      <w:pPr>
        <w:pStyle w:val="TOC2"/>
        <w:tabs>
          <w:tab w:val="left" w:pos="960"/>
          <w:tab w:val="right" w:leader="dot" w:pos="8630"/>
        </w:tabs>
        <w:rPr>
          <w:del w:id="598" w:author="Mihai Budiu" w:date="2016-06-30T18:02:00Z"/>
          <w:rFonts w:asciiTheme="minorHAnsi" w:eastAsiaTheme="minorEastAsia" w:hAnsiTheme="minorHAnsi" w:cstheme="minorBidi"/>
          <w:noProof/>
          <w:sz w:val="22"/>
          <w:szCs w:val="22"/>
        </w:rPr>
      </w:pPr>
      <w:del w:id="599" w:author="Mihai Budiu" w:date="2016-06-30T18:02:00Z">
        <w:r w:rsidRPr="00DB42E5" w:rsidDel="00DB42E5">
          <w:rPr>
            <w:rStyle w:val="Hyperlink"/>
            <w:noProof/>
          </w:rPr>
          <w:delText>10.13</w:delText>
        </w:r>
        <w:r w:rsidDel="00DB42E5">
          <w:rPr>
            <w:rFonts w:asciiTheme="minorHAnsi" w:eastAsiaTheme="minorEastAsia" w:hAnsiTheme="minorHAnsi" w:cstheme="minorBidi"/>
            <w:noProof/>
            <w:sz w:val="22"/>
            <w:szCs w:val="22"/>
          </w:rPr>
          <w:tab/>
        </w:r>
        <w:r w:rsidRPr="00DB42E5" w:rsidDel="00DB42E5">
          <w:rPr>
            <w:rStyle w:val="Hyperlink"/>
            <w:noProof/>
          </w:rPr>
          <w:delText>Operations on headers</w:delText>
        </w:r>
        <w:r w:rsidDel="00DB42E5">
          <w:rPr>
            <w:noProof/>
            <w:webHidden/>
          </w:rPr>
          <w:tab/>
        </w:r>
        <w:r w:rsidR="003A5208" w:rsidDel="00DB42E5">
          <w:rPr>
            <w:noProof/>
            <w:webHidden/>
          </w:rPr>
          <w:delText>52</w:delText>
        </w:r>
      </w:del>
    </w:p>
    <w:p w14:paraId="36369004" w14:textId="21AECC45" w:rsidR="00880DE8" w:rsidDel="00DB42E5" w:rsidRDefault="00880DE8">
      <w:pPr>
        <w:pStyle w:val="TOC2"/>
        <w:tabs>
          <w:tab w:val="left" w:pos="960"/>
          <w:tab w:val="right" w:leader="dot" w:pos="8630"/>
        </w:tabs>
        <w:rPr>
          <w:del w:id="600" w:author="Mihai Budiu" w:date="2016-06-30T18:02:00Z"/>
          <w:rFonts w:asciiTheme="minorHAnsi" w:eastAsiaTheme="minorEastAsia" w:hAnsiTheme="minorHAnsi" w:cstheme="minorBidi"/>
          <w:noProof/>
          <w:sz w:val="22"/>
          <w:szCs w:val="22"/>
        </w:rPr>
      </w:pPr>
      <w:del w:id="601" w:author="Mihai Budiu" w:date="2016-06-30T18:02:00Z">
        <w:r w:rsidRPr="00DB42E5" w:rsidDel="00DB42E5">
          <w:rPr>
            <w:rStyle w:val="Hyperlink"/>
            <w:noProof/>
          </w:rPr>
          <w:delText>10.14</w:delText>
        </w:r>
        <w:r w:rsidDel="00DB42E5">
          <w:rPr>
            <w:rFonts w:asciiTheme="minorHAnsi" w:eastAsiaTheme="minorEastAsia" w:hAnsiTheme="minorHAnsi" w:cstheme="minorBidi"/>
            <w:noProof/>
            <w:sz w:val="22"/>
            <w:szCs w:val="22"/>
          </w:rPr>
          <w:tab/>
        </w:r>
        <w:r w:rsidRPr="00DB42E5" w:rsidDel="00DB42E5">
          <w:rPr>
            <w:rStyle w:val="Hyperlink"/>
            <w:noProof/>
          </w:rPr>
          <w:delText>Expressions on header stacks</w:delText>
        </w:r>
        <w:r w:rsidDel="00DB42E5">
          <w:rPr>
            <w:noProof/>
            <w:webHidden/>
          </w:rPr>
          <w:tab/>
        </w:r>
        <w:r w:rsidR="003A5208" w:rsidDel="00DB42E5">
          <w:rPr>
            <w:noProof/>
            <w:webHidden/>
          </w:rPr>
          <w:delText>52</w:delText>
        </w:r>
      </w:del>
    </w:p>
    <w:p w14:paraId="663FCCD8" w14:textId="2C6FCE59" w:rsidR="00880DE8" w:rsidDel="00DB42E5" w:rsidRDefault="00880DE8">
      <w:pPr>
        <w:pStyle w:val="TOC2"/>
        <w:tabs>
          <w:tab w:val="left" w:pos="960"/>
          <w:tab w:val="right" w:leader="dot" w:pos="8630"/>
        </w:tabs>
        <w:rPr>
          <w:del w:id="602" w:author="Mihai Budiu" w:date="2016-06-30T18:02:00Z"/>
          <w:rFonts w:asciiTheme="minorHAnsi" w:eastAsiaTheme="minorEastAsia" w:hAnsiTheme="minorHAnsi" w:cstheme="minorBidi"/>
          <w:noProof/>
          <w:sz w:val="22"/>
          <w:szCs w:val="22"/>
        </w:rPr>
      </w:pPr>
      <w:del w:id="603" w:author="Mihai Budiu" w:date="2016-06-30T18:02:00Z">
        <w:r w:rsidRPr="00DB42E5" w:rsidDel="00DB42E5">
          <w:rPr>
            <w:rStyle w:val="Hyperlink"/>
            <w:noProof/>
          </w:rPr>
          <w:delText>10.15</w:delText>
        </w:r>
        <w:r w:rsidDel="00DB42E5">
          <w:rPr>
            <w:rFonts w:asciiTheme="minorHAnsi" w:eastAsiaTheme="minorEastAsia" w:hAnsiTheme="minorHAnsi" w:cstheme="minorBidi"/>
            <w:noProof/>
            <w:sz w:val="22"/>
            <w:szCs w:val="22"/>
          </w:rPr>
          <w:tab/>
        </w:r>
        <w:r w:rsidRPr="00DB42E5" w:rsidDel="00DB42E5">
          <w:rPr>
            <w:rStyle w:val="Hyperlink"/>
            <w:noProof/>
          </w:rPr>
          <w:delText>Function calls, method invocations</w:delText>
        </w:r>
        <w:r w:rsidDel="00DB42E5">
          <w:rPr>
            <w:noProof/>
            <w:webHidden/>
          </w:rPr>
          <w:tab/>
        </w:r>
        <w:r w:rsidR="003A5208" w:rsidDel="00DB42E5">
          <w:rPr>
            <w:noProof/>
            <w:webHidden/>
          </w:rPr>
          <w:delText>53</w:delText>
        </w:r>
      </w:del>
    </w:p>
    <w:p w14:paraId="38A26578" w14:textId="0C32A5BE" w:rsidR="00880DE8" w:rsidDel="00DB42E5" w:rsidRDefault="00880DE8">
      <w:pPr>
        <w:pStyle w:val="TOC2"/>
        <w:tabs>
          <w:tab w:val="left" w:pos="960"/>
          <w:tab w:val="right" w:leader="dot" w:pos="8630"/>
        </w:tabs>
        <w:rPr>
          <w:del w:id="604" w:author="Mihai Budiu" w:date="2016-06-30T18:02:00Z"/>
          <w:rFonts w:asciiTheme="minorHAnsi" w:eastAsiaTheme="minorEastAsia" w:hAnsiTheme="minorHAnsi" w:cstheme="minorBidi"/>
          <w:noProof/>
          <w:sz w:val="22"/>
          <w:szCs w:val="22"/>
        </w:rPr>
      </w:pPr>
      <w:del w:id="605" w:author="Mihai Budiu" w:date="2016-06-30T18:02:00Z">
        <w:r w:rsidRPr="00DB42E5" w:rsidDel="00DB42E5">
          <w:rPr>
            <w:rStyle w:val="Hyperlink"/>
            <w:noProof/>
          </w:rPr>
          <w:delText>10.16</w:delText>
        </w:r>
        <w:r w:rsidDel="00DB42E5">
          <w:rPr>
            <w:rFonts w:asciiTheme="minorHAnsi" w:eastAsiaTheme="minorEastAsia" w:hAnsiTheme="minorHAnsi" w:cstheme="minorBidi"/>
            <w:noProof/>
            <w:sz w:val="22"/>
            <w:szCs w:val="22"/>
          </w:rPr>
          <w:tab/>
        </w:r>
        <w:r w:rsidRPr="00DB42E5" w:rsidDel="00DB42E5">
          <w:rPr>
            <w:rStyle w:val="Hyperlink"/>
            <w:noProof/>
          </w:rPr>
          <w:delText>Constructor invocations</w:delText>
        </w:r>
        <w:r w:rsidDel="00DB42E5">
          <w:rPr>
            <w:noProof/>
            <w:webHidden/>
          </w:rPr>
          <w:tab/>
        </w:r>
        <w:r w:rsidR="003A5208" w:rsidDel="00DB42E5">
          <w:rPr>
            <w:noProof/>
            <w:webHidden/>
          </w:rPr>
          <w:delText>54</w:delText>
        </w:r>
      </w:del>
    </w:p>
    <w:p w14:paraId="491B6EC1" w14:textId="380A8833" w:rsidR="00880DE8" w:rsidDel="00DB42E5" w:rsidRDefault="00880DE8">
      <w:pPr>
        <w:pStyle w:val="TOC1"/>
        <w:rPr>
          <w:del w:id="606" w:author="Mihai Budiu" w:date="2016-06-30T18:02:00Z"/>
          <w:rFonts w:asciiTheme="minorHAnsi" w:eastAsiaTheme="minorEastAsia" w:hAnsiTheme="minorHAnsi" w:cstheme="minorBidi"/>
          <w:noProof/>
          <w:sz w:val="22"/>
          <w:szCs w:val="22"/>
        </w:rPr>
      </w:pPr>
      <w:del w:id="607" w:author="Mihai Budiu" w:date="2016-06-30T18:02:00Z">
        <w:r w:rsidRPr="00DB42E5" w:rsidDel="00DB42E5">
          <w:rPr>
            <w:rStyle w:val="Hyperlink"/>
            <w:noProof/>
          </w:rPr>
          <w:delText>11</w:delText>
        </w:r>
        <w:r w:rsidDel="00DB42E5">
          <w:rPr>
            <w:rFonts w:asciiTheme="minorHAnsi" w:eastAsiaTheme="minorEastAsia" w:hAnsiTheme="minorHAnsi" w:cstheme="minorBidi"/>
            <w:noProof/>
            <w:sz w:val="22"/>
            <w:szCs w:val="22"/>
          </w:rPr>
          <w:tab/>
        </w:r>
        <w:r w:rsidRPr="00DB42E5" w:rsidDel="00DB42E5">
          <w:rPr>
            <w:rStyle w:val="Hyperlink"/>
            <w:noProof/>
          </w:rPr>
          <w:delText>Constants and variable declarations</w:delText>
        </w:r>
        <w:r w:rsidDel="00DB42E5">
          <w:rPr>
            <w:noProof/>
            <w:webHidden/>
          </w:rPr>
          <w:tab/>
        </w:r>
        <w:r w:rsidR="003A5208" w:rsidDel="00DB42E5">
          <w:rPr>
            <w:noProof/>
            <w:webHidden/>
          </w:rPr>
          <w:delText>55</w:delText>
        </w:r>
      </w:del>
    </w:p>
    <w:p w14:paraId="3C74CADD" w14:textId="6DBA02DE" w:rsidR="00880DE8" w:rsidDel="00DB42E5" w:rsidRDefault="00880DE8">
      <w:pPr>
        <w:pStyle w:val="TOC2"/>
        <w:tabs>
          <w:tab w:val="left" w:pos="960"/>
          <w:tab w:val="right" w:leader="dot" w:pos="8630"/>
        </w:tabs>
        <w:rPr>
          <w:del w:id="608" w:author="Mihai Budiu" w:date="2016-06-30T18:02:00Z"/>
          <w:rFonts w:asciiTheme="minorHAnsi" w:eastAsiaTheme="minorEastAsia" w:hAnsiTheme="minorHAnsi" w:cstheme="minorBidi"/>
          <w:noProof/>
          <w:sz w:val="22"/>
          <w:szCs w:val="22"/>
        </w:rPr>
      </w:pPr>
      <w:del w:id="609" w:author="Mihai Budiu" w:date="2016-06-30T18:02:00Z">
        <w:r w:rsidRPr="00DB42E5" w:rsidDel="00DB42E5">
          <w:rPr>
            <w:rStyle w:val="Hyperlink"/>
            <w:noProof/>
          </w:rPr>
          <w:delText>11.1</w:delText>
        </w:r>
        <w:r w:rsidDel="00DB42E5">
          <w:rPr>
            <w:rFonts w:asciiTheme="minorHAnsi" w:eastAsiaTheme="minorEastAsia" w:hAnsiTheme="minorHAnsi" w:cstheme="minorBidi"/>
            <w:noProof/>
            <w:sz w:val="22"/>
            <w:szCs w:val="22"/>
          </w:rPr>
          <w:tab/>
        </w:r>
        <w:r w:rsidRPr="00DB42E5" w:rsidDel="00DB42E5">
          <w:rPr>
            <w:rStyle w:val="Hyperlink"/>
            <w:noProof/>
          </w:rPr>
          <w:delText>Constants</w:delText>
        </w:r>
        <w:r w:rsidDel="00DB42E5">
          <w:rPr>
            <w:noProof/>
            <w:webHidden/>
          </w:rPr>
          <w:tab/>
        </w:r>
        <w:r w:rsidR="003A5208" w:rsidDel="00DB42E5">
          <w:rPr>
            <w:noProof/>
            <w:webHidden/>
          </w:rPr>
          <w:delText>55</w:delText>
        </w:r>
      </w:del>
    </w:p>
    <w:p w14:paraId="67975793" w14:textId="5B992005" w:rsidR="00880DE8" w:rsidDel="00DB42E5" w:rsidRDefault="00880DE8">
      <w:pPr>
        <w:pStyle w:val="TOC2"/>
        <w:tabs>
          <w:tab w:val="left" w:pos="960"/>
          <w:tab w:val="right" w:leader="dot" w:pos="8630"/>
        </w:tabs>
        <w:rPr>
          <w:del w:id="610" w:author="Mihai Budiu" w:date="2016-06-30T18:02:00Z"/>
          <w:rFonts w:asciiTheme="minorHAnsi" w:eastAsiaTheme="minorEastAsia" w:hAnsiTheme="minorHAnsi" w:cstheme="minorBidi"/>
          <w:noProof/>
          <w:sz w:val="22"/>
          <w:szCs w:val="22"/>
        </w:rPr>
      </w:pPr>
      <w:del w:id="611" w:author="Mihai Budiu" w:date="2016-06-30T18:02:00Z">
        <w:r w:rsidRPr="00DB42E5" w:rsidDel="00DB42E5">
          <w:rPr>
            <w:rStyle w:val="Hyperlink"/>
            <w:noProof/>
          </w:rPr>
          <w:delText>11.2</w:delText>
        </w:r>
        <w:r w:rsidDel="00DB42E5">
          <w:rPr>
            <w:rFonts w:asciiTheme="minorHAnsi" w:eastAsiaTheme="minorEastAsia" w:hAnsiTheme="minorHAnsi" w:cstheme="minorBidi"/>
            <w:noProof/>
            <w:sz w:val="22"/>
            <w:szCs w:val="22"/>
          </w:rPr>
          <w:tab/>
        </w:r>
        <w:r w:rsidRPr="00DB42E5" w:rsidDel="00DB42E5">
          <w:rPr>
            <w:rStyle w:val="Hyperlink"/>
            <w:noProof/>
          </w:rPr>
          <w:delText>Variables</w:delText>
        </w:r>
        <w:r w:rsidDel="00DB42E5">
          <w:rPr>
            <w:noProof/>
            <w:webHidden/>
          </w:rPr>
          <w:tab/>
        </w:r>
        <w:r w:rsidR="003A5208" w:rsidDel="00DB42E5">
          <w:rPr>
            <w:noProof/>
            <w:webHidden/>
          </w:rPr>
          <w:delText>55</w:delText>
        </w:r>
      </w:del>
    </w:p>
    <w:p w14:paraId="340793B2" w14:textId="2093FD10" w:rsidR="00880DE8" w:rsidDel="00DB42E5" w:rsidRDefault="00880DE8">
      <w:pPr>
        <w:pStyle w:val="TOC2"/>
        <w:tabs>
          <w:tab w:val="left" w:pos="960"/>
          <w:tab w:val="right" w:leader="dot" w:pos="8630"/>
        </w:tabs>
        <w:rPr>
          <w:del w:id="612" w:author="Mihai Budiu" w:date="2016-06-30T18:02:00Z"/>
          <w:rFonts w:asciiTheme="minorHAnsi" w:eastAsiaTheme="minorEastAsia" w:hAnsiTheme="minorHAnsi" w:cstheme="minorBidi"/>
          <w:noProof/>
          <w:sz w:val="22"/>
          <w:szCs w:val="22"/>
        </w:rPr>
      </w:pPr>
      <w:del w:id="613" w:author="Mihai Budiu" w:date="2016-06-30T18:02:00Z">
        <w:r w:rsidRPr="00DB42E5" w:rsidDel="00DB42E5">
          <w:rPr>
            <w:rStyle w:val="Hyperlink"/>
            <w:noProof/>
          </w:rPr>
          <w:delText>11.3</w:delText>
        </w:r>
        <w:r w:rsidDel="00DB42E5">
          <w:rPr>
            <w:rFonts w:asciiTheme="minorHAnsi" w:eastAsiaTheme="minorEastAsia" w:hAnsiTheme="minorHAnsi" w:cstheme="minorBidi"/>
            <w:noProof/>
            <w:sz w:val="22"/>
            <w:szCs w:val="22"/>
          </w:rPr>
          <w:tab/>
        </w:r>
        <w:r w:rsidRPr="00DB42E5" w:rsidDel="00DB42E5">
          <w:rPr>
            <w:rStyle w:val="Hyperlink"/>
            <w:noProof/>
          </w:rPr>
          <w:delText>Instantiations</w:delText>
        </w:r>
        <w:r w:rsidDel="00DB42E5">
          <w:rPr>
            <w:noProof/>
            <w:webHidden/>
          </w:rPr>
          <w:tab/>
        </w:r>
        <w:r w:rsidR="003A5208" w:rsidDel="00DB42E5">
          <w:rPr>
            <w:noProof/>
            <w:webHidden/>
          </w:rPr>
          <w:delText>55</w:delText>
        </w:r>
      </w:del>
    </w:p>
    <w:p w14:paraId="21B9DFB8" w14:textId="78318F92" w:rsidR="00880DE8" w:rsidDel="00DB42E5" w:rsidRDefault="00880DE8">
      <w:pPr>
        <w:pStyle w:val="TOC1"/>
        <w:rPr>
          <w:del w:id="614" w:author="Mihai Budiu" w:date="2016-06-30T18:02:00Z"/>
          <w:rFonts w:asciiTheme="minorHAnsi" w:eastAsiaTheme="minorEastAsia" w:hAnsiTheme="minorHAnsi" w:cstheme="minorBidi"/>
          <w:noProof/>
          <w:sz w:val="22"/>
          <w:szCs w:val="22"/>
        </w:rPr>
      </w:pPr>
      <w:del w:id="615" w:author="Mihai Budiu" w:date="2016-06-30T18:02:00Z">
        <w:r w:rsidRPr="00DB42E5" w:rsidDel="00DB42E5">
          <w:rPr>
            <w:rStyle w:val="Hyperlink"/>
            <w:noProof/>
          </w:rPr>
          <w:delText>12</w:delText>
        </w:r>
        <w:r w:rsidDel="00DB42E5">
          <w:rPr>
            <w:rFonts w:asciiTheme="minorHAnsi" w:eastAsiaTheme="minorEastAsia" w:hAnsiTheme="minorHAnsi" w:cstheme="minorBidi"/>
            <w:noProof/>
            <w:sz w:val="22"/>
            <w:szCs w:val="22"/>
          </w:rPr>
          <w:tab/>
        </w:r>
        <w:r w:rsidRPr="00DB42E5" w:rsidDel="00DB42E5">
          <w:rPr>
            <w:rStyle w:val="Hyperlink"/>
            <w:noProof/>
          </w:rPr>
          <w:delText>Statements</w:delText>
        </w:r>
        <w:r w:rsidDel="00DB42E5">
          <w:rPr>
            <w:noProof/>
            <w:webHidden/>
          </w:rPr>
          <w:tab/>
        </w:r>
        <w:r w:rsidR="003A5208" w:rsidDel="00DB42E5">
          <w:rPr>
            <w:noProof/>
            <w:webHidden/>
          </w:rPr>
          <w:delText>56</w:delText>
        </w:r>
      </w:del>
    </w:p>
    <w:p w14:paraId="72C85754" w14:textId="05C40582" w:rsidR="00880DE8" w:rsidDel="00DB42E5" w:rsidRDefault="00880DE8">
      <w:pPr>
        <w:pStyle w:val="TOC2"/>
        <w:tabs>
          <w:tab w:val="left" w:pos="960"/>
          <w:tab w:val="right" w:leader="dot" w:pos="8630"/>
        </w:tabs>
        <w:rPr>
          <w:del w:id="616" w:author="Mihai Budiu" w:date="2016-06-30T18:02:00Z"/>
          <w:rFonts w:asciiTheme="minorHAnsi" w:eastAsiaTheme="minorEastAsia" w:hAnsiTheme="minorHAnsi" w:cstheme="minorBidi"/>
          <w:noProof/>
          <w:sz w:val="22"/>
          <w:szCs w:val="22"/>
        </w:rPr>
      </w:pPr>
      <w:del w:id="617" w:author="Mihai Budiu" w:date="2016-06-30T18:02:00Z">
        <w:r w:rsidRPr="00DB42E5" w:rsidDel="00DB42E5">
          <w:rPr>
            <w:rStyle w:val="Hyperlink"/>
            <w:noProof/>
          </w:rPr>
          <w:delText>12.1</w:delText>
        </w:r>
        <w:r w:rsidDel="00DB42E5">
          <w:rPr>
            <w:rFonts w:asciiTheme="minorHAnsi" w:eastAsiaTheme="minorEastAsia" w:hAnsiTheme="minorHAnsi" w:cstheme="minorBidi"/>
            <w:noProof/>
            <w:sz w:val="22"/>
            <w:szCs w:val="22"/>
          </w:rPr>
          <w:tab/>
        </w:r>
        <w:r w:rsidRPr="00DB42E5" w:rsidDel="00DB42E5">
          <w:rPr>
            <w:rStyle w:val="Hyperlink"/>
            <w:noProof/>
          </w:rPr>
          <w:delText>Assignment</w:delText>
        </w:r>
        <w:r w:rsidDel="00DB42E5">
          <w:rPr>
            <w:noProof/>
            <w:webHidden/>
          </w:rPr>
          <w:tab/>
        </w:r>
        <w:r w:rsidR="003A5208" w:rsidDel="00DB42E5">
          <w:rPr>
            <w:noProof/>
            <w:webHidden/>
          </w:rPr>
          <w:delText>57</w:delText>
        </w:r>
      </w:del>
    </w:p>
    <w:p w14:paraId="0ACB2848" w14:textId="00E6FC5C" w:rsidR="00880DE8" w:rsidDel="00DB42E5" w:rsidRDefault="00880DE8">
      <w:pPr>
        <w:pStyle w:val="TOC3"/>
        <w:tabs>
          <w:tab w:val="left" w:pos="1440"/>
          <w:tab w:val="right" w:leader="dot" w:pos="8630"/>
        </w:tabs>
        <w:rPr>
          <w:del w:id="618" w:author="Mihai Budiu" w:date="2016-06-30T18:02:00Z"/>
          <w:rFonts w:asciiTheme="minorHAnsi" w:eastAsiaTheme="minorEastAsia" w:hAnsiTheme="minorHAnsi" w:cstheme="minorBidi"/>
          <w:noProof/>
          <w:sz w:val="22"/>
          <w:szCs w:val="22"/>
        </w:rPr>
      </w:pPr>
      <w:del w:id="619" w:author="Mihai Budiu" w:date="2016-06-30T18:02:00Z">
        <w:r w:rsidRPr="00DB42E5" w:rsidDel="00DB42E5">
          <w:rPr>
            <w:rStyle w:val="Hyperlink"/>
            <w:noProof/>
          </w:rPr>
          <w:delText>12.1.1</w:delText>
        </w:r>
        <w:r w:rsidDel="00DB42E5">
          <w:rPr>
            <w:rFonts w:asciiTheme="minorHAnsi" w:eastAsiaTheme="minorEastAsia" w:hAnsiTheme="minorHAnsi" w:cstheme="minorBidi"/>
            <w:noProof/>
            <w:sz w:val="22"/>
            <w:szCs w:val="22"/>
          </w:rPr>
          <w:tab/>
        </w:r>
        <w:r w:rsidRPr="00DB42E5" w:rsidDel="00DB42E5">
          <w:rPr>
            <w:rStyle w:val="Hyperlink"/>
            <w:noProof/>
          </w:rPr>
          <w:delText>L-values</w:delText>
        </w:r>
        <w:r w:rsidDel="00DB42E5">
          <w:rPr>
            <w:noProof/>
            <w:webHidden/>
          </w:rPr>
          <w:tab/>
        </w:r>
        <w:r w:rsidR="003A5208" w:rsidDel="00DB42E5">
          <w:rPr>
            <w:noProof/>
            <w:webHidden/>
          </w:rPr>
          <w:delText>57</w:delText>
        </w:r>
      </w:del>
    </w:p>
    <w:p w14:paraId="2ED501E3" w14:textId="6B0C2DFB" w:rsidR="00880DE8" w:rsidDel="00DB42E5" w:rsidRDefault="00880DE8">
      <w:pPr>
        <w:pStyle w:val="TOC2"/>
        <w:tabs>
          <w:tab w:val="left" w:pos="960"/>
          <w:tab w:val="right" w:leader="dot" w:pos="8630"/>
        </w:tabs>
        <w:rPr>
          <w:del w:id="620" w:author="Mihai Budiu" w:date="2016-06-30T18:02:00Z"/>
          <w:rFonts w:asciiTheme="minorHAnsi" w:eastAsiaTheme="minorEastAsia" w:hAnsiTheme="minorHAnsi" w:cstheme="minorBidi"/>
          <w:noProof/>
          <w:sz w:val="22"/>
          <w:szCs w:val="22"/>
        </w:rPr>
      </w:pPr>
      <w:del w:id="621" w:author="Mihai Budiu" w:date="2016-06-30T18:02:00Z">
        <w:r w:rsidRPr="00DB42E5" w:rsidDel="00DB42E5">
          <w:rPr>
            <w:rStyle w:val="Hyperlink"/>
            <w:noProof/>
          </w:rPr>
          <w:delText>12.2</w:delText>
        </w:r>
        <w:r w:rsidDel="00DB42E5">
          <w:rPr>
            <w:rFonts w:asciiTheme="minorHAnsi" w:eastAsiaTheme="minorEastAsia" w:hAnsiTheme="minorHAnsi" w:cstheme="minorBidi"/>
            <w:noProof/>
            <w:sz w:val="22"/>
            <w:szCs w:val="22"/>
          </w:rPr>
          <w:tab/>
        </w:r>
        <w:r w:rsidRPr="00DB42E5" w:rsidDel="00DB42E5">
          <w:rPr>
            <w:rStyle w:val="Hyperlink"/>
            <w:noProof/>
          </w:rPr>
          <w:delText>The empty statement</w:delText>
        </w:r>
        <w:r w:rsidDel="00DB42E5">
          <w:rPr>
            <w:noProof/>
            <w:webHidden/>
          </w:rPr>
          <w:tab/>
        </w:r>
        <w:r w:rsidR="003A5208" w:rsidDel="00DB42E5">
          <w:rPr>
            <w:noProof/>
            <w:webHidden/>
          </w:rPr>
          <w:delText>58</w:delText>
        </w:r>
      </w:del>
    </w:p>
    <w:p w14:paraId="3CB62FFD" w14:textId="3915F76F" w:rsidR="00880DE8" w:rsidDel="00DB42E5" w:rsidRDefault="00880DE8">
      <w:pPr>
        <w:pStyle w:val="TOC2"/>
        <w:tabs>
          <w:tab w:val="left" w:pos="960"/>
          <w:tab w:val="right" w:leader="dot" w:pos="8630"/>
        </w:tabs>
        <w:rPr>
          <w:del w:id="622" w:author="Mihai Budiu" w:date="2016-06-30T18:02:00Z"/>
          <w:rFonts w:asciiTheme="minorHAnsi" w:eastAsiaTheme="minorEastAsia" w:hAnsiTheme="minorHAnsi" w:cstheme="minorBidi"/>
          <w:noProof/>
          <w:sz w:val="22"/>
          <w:szCs w:val="22"/>
        </w:rPr>
      </w:pPr>
      <w:del w:id="623" w:author="Mihai Budiu" w:date="2016-06-30T18:02:00Z">
        <w:r w:rsidRPr="00DB42E5" w:rsidDel="00DB42E5">
          <w:rPr>
            <w:rStyle w:val="Hyperlink"/>
            <w:noProof/>
          </w:rPr>
          <w:delText>12.3</w:delText>
        </w:r>
        <w:r w:rsidDel="00DB42E5">
          <w:rPr>
            <w:rFonts w:asciiTheme="minorHAnsi" w:eastAsiaTheme="minorEastAsia" w:hAnsiTheme="minorHAnsi" w:cstheme="minorBidi"/>
            <w:noProof/>
            <w:sz w:val="22"/>
            <w:szCs w:val="22"/>
          </w:rPr>
          <w:tab/>
        </w:r>
        <w:r w:rsidRPr="00DB42E5" w:rsidDel="00DB42E5">
          <w:rPr>
            <w:rStyle w:val="Hyperlink"/>
            <w:noProof/>
          </w:rPr>
          <w:delText>The block statement</w:delText>
        </w:r>
        <w:r w:rsidDel="00DB42E5">
          <w:rPr>
            <w:noProof/>
            <w:webHidden/>
          </w:rPr>
          <w:tab/>
        </w:r>
        <w:r w:rsidR="003A5208" w:rsidDel="00DB42E5">
          <w:rPr>
            <w:noProof/>
            <w:webHidden/>
          </w:rPr>
          <w:delText>58</w:delText>
        </w:r>
      </w:del>
    </w:p>
    <w:p w14:paraId="345BE489" w14:textId="42DA6A86" w:rsidR="00880DE8" w:rsidDel="00DB42E5" w:rsidRDefault="00880DE8">
      <w:pPr>
        <w:pStyle w:val="TOC2"/>
        <w:tabs>
          <w:tab w:val="left" w:pos="960"/>
          <w:tab w:val="right" w:leader="dot" w:pos="8630"/>
        </w:tabs>
        <w:rPr>
          <w:del w:id="624" w:author="Mihai Budiu" w:date="2016-06-30T18:02:00Z"/>
          <w:rFonts w:asciiTheme="minorHAnsi" w:eastAsiaTheme="minorEastAsia" w:hAnsiTheme="minorHAnsi" w:cstheme="minorBidi"/>
          <w:noProof/>
          <w:sz w:val="22"/>
          <w:szCs w:val="22"/>
        </w:rPr>
      </w:pPr>
      <w:del w:id="625" w:author="Mihai Budiu" w:date="2016-06-30T18:02:00Z">
        <w:r w:rsidRPr="00DB42E5" w:rsidDel="00DB42E5">
          <w:rPr>
            <w:rStyle w:val="Hyperlink"/>
            <w:noProof/>
          </w:rPr>
          <w:delText>12.4</w:delText>
        </w:r>
        <w:r w:rsidDel="00DB42E5">
          <w:rPr>
            <w:rFonts w:asciiTheme="minorHAnsi" w:eastAsiaTheme="minorEastAsia" w:hAnsiTheme="minorHAnsi" w:cstheme="minorBidi"/>
            <w:noProof/>
            <w:sz w:val="22"/>
            <w:szCs w:val="22"/>
          </w:rPr>
          <w:tab/>
        </w:r>
        <w:r w:rsidRPr="00DB42E5" w:rsidDel="00DB42E5">
          <w:rPr>
            <w:rStyle w:val="Hyperlink"/>
            <w:noProof/>
          </w:rPr>
          <w:delText>The return statement</w:delText>
        </w:r>
        <w:r w:rsidDel="00DB42E5">
          <w:rPr>
            <w:noProof/>
            <w:webHidden/>
          </w:rPr>
          <w:tab/>
        </w:r>
        <w:r w:rsidR="003A5208" w:rsidDel="00DB42E5">
          <w:rPr>
            <w:noProof/>
            <w:webHidden/>
          </w:rPr>
          <w:delText>58</w:delText>
        </w:r>
      </w:del>
    </w:p>
    <w:p w14:paraId="445B3DA0" w14:textId="7D50E544" w:rsidR="00880DE8" w:rsidDel="00DB42E5" w:rsidRDefault="00880DE8">
      <w:pPr>
        <w:pStyle w:val="TOC2"/>
        <w:tabs>
          <w:tab w:val="left" w:pos="960"/>
          <w:tab w:val="right" w:leader="dot" w:pos="8630"/>
        </w:tabs>
        <w:rPr>
          <w:del w:id="626" w:author="Mihai Budiu" w:date="2016-06-30T18:02:00Z"/>
          <w:rFonts w:asciiTheme="minorHAnsi" w:eastAsiaTheme="minorEastAsia" w:hAnsiTheme="minorHAnsi" w:cstheme="minorBidi"/>
          <w:noProof/>
          <w:sz w:val="22"/>
          <w:szCs w:val="22"/>
        </w:rPr>
      </w:pPr>
      <w:del w:id="627" w:author="Mihai Budiu" w:date="2016-06-30T18:02:00Z">
        <w:r w:rsidRPr="00DB42E5" w:rsidDel="00DB42E5">
          <w:rPr>
            <w:rStyle w:val="Hyperlink"/>
            <w:noProof/>
          </w:rPr>
          <w:delText>12.5</w:delText>
        </w:r>
        <w:r w:rsidDel="00DB42E5">
          <w:rPr>
            <w:rFonts w:asciiTheme="minorHAnsi" w:eastAsiaTheme="minorEastAsia" w:hAnsiTheme="minorHAnsi" w:cstheme="minorBidi"/>
            <w:noProof/>
            <w:sz w:val="22"/>
            <w:szCs w:val="22"/>
          </w:rPr>
          <w:tab/>
        </w:r>
        <w:r w:rsidRPr="00DB42E5" w:rsidDel="00DB42E5">
          <w:rPr>
            <w:rStyle w:val="Hyperlink"/>
            <w:noProof/>
          </w:rPr>
          <w:delText>The exit statement</w:delText>
        </w:r>
        <w:r w:rsidDel="00DB42E5">
          <w:rPr>
            <w:noProof/>
            <w:webHidden/>
          </w:rPr>
          <w:tab/>
        </w:r>
        <w:r w:rsidR="003A5208" w:rsidDel="00DB42E5">
          <w:rPr>
            <w:noProof/>
            <w:webHidden/>
          </w:rPr>
          <w:delText>58</w:delText>
        </w:r>
      </w:del>
    </w:p>
    <w:p w14:paraId="7B580581" w14:textId="2C358C3D" w:rsidR="00880DE8" w:rsidDel="00DB42E5" w:rsidRDefault="00880DE8">
      <w:pPr>
        <w:pStyle w:val="TOC2"/>
        <w:tabs>
          <w:tab w:val="left" w:pos="960"/>
          <w:tab w:val="right" w:leader="dot" w:pos="8630"/>
        </w:tabs>
        <w:rPr>
          <w:del w:id="628" w:author="Mihai Budiu" w:date="2016-06-30T18:02:00Z"/>
          <w:rFonts w:asciiTheme="minorHAnsi" w:eastAsiaTheme="minorEastAsia" w:hAnsiTheme="minorHAnsi" w:cstheme="minorBidi"/>
          <w:noProof/>
          <w:sz w:val="22"/>
          <w:szCs w:val="22"/>
        </w:rPr>
      </w:pPr>
      <w:del w:id="629" w:author="Mihai Budiu" w:date="2016-06-30T18:02:00Z">
        <w:r w:rsidRPr="00DB42E5" w:rsidDel="00DB42E5">
          <w:rPr>
            <w:rStyle w:val="Hyperlink"/>
            <w:noProof/>
          </w:rPr>
          <w:delText>12.6</w:delText>
        </w:r>
        <w:r w:rsidDel="00DB42E5">
          <w:rPr>
            <w:rFonts w:asciiTheme="minorHAnsi" w:eastAsiaTheme="minorEastAsia" w:hAnsiTheme="minorHAnsi" w:cstheme="minorBidi"/>
            <w:noProof/>
            <w:sz w:val="22"/>
            <w:szCs w:val="22"/>
          </w:rPr>
          <w:tab/>
        </w:r>
        <w:r w:rsidRPr="00DB42E5" w:rsidDel="00DB42E5">
          <w:rPr>
            <w:rStyle w:val="Hyperlink"/>
            <w:noProof/>
          </w:rPr>
          <w:delText>The conditional statement</w:delText>
        </w:r>
        <w:r w:rsidDel="00DB42E5">
          <w:rPr>
            <w:noProof/>
            <w:webHidden/>
          </w:rPr>
          <w:tab/>
        </w:r>
        <w:r w:rsidR="003A5208" w:rsidDel="00DB42E5">
          <w:rPr>
            <w:noProof/>
            <w:webHidden/>
          </w:rPr>
          <w:delText>59</w:delText>
        </w:r>
      </w:del>
    </w:p>
    <w:p w14:paraId="7AD812A8" w14:textId="020E2AF9" w:rsidR="00880DE8" w:rsidDel="00DB42E5" w:rsidRDefault="00880DE8">
      <w:pPr>
        <w:pStyle w:val="TOC2"/>
        <w:tabs>
          <w:tab w:val="left" w:pos="960"/>
          <w:tab w:val="right" w:leader="dot" w:pos="8630"/>
        </w:tabs>
        <w:rPr>
          <w:del w:id="630" w:author="Mihai Budiu" w:date="2016-06-30T18:02:00Z"/>
          <w:rFonts w:asciiTheme="minorHAnsi" w:eastAsiaTheme="minorEastAsia" w:hAnsiTheme="minorHAnsi" w:cstheme="minorBidi"/>
          <w:noProof/>
          <w:sz w:val="22"/>
          <w:szCs w:val="22"/>
        </w:rPr>
      </w:pPr>
      <w:del w:id="631" w:author="Mihai Budiu" w:date="2016-06-30T18:02:00Z">
        <w:r w:rsidRPr="00DB42E5" w:rsidDel="00DB42E5">
          <w:rPr>
            <w:rStyle w:val="Hyperlink"/>
            <w:noProof/>
          </w:rPr>
          <w:delText>12.7</w:delText>
        </w:r>
        <w:r w:rsidDel="00DB42E5">
          <w:rPr>
            <w:rFonts w:asciiTheme="minorHAnsi" w:eastAsiaTheme="minorEastAsia" w:hAnsiTheme="minorHAnsi" w:cstheme="minorBidi"/>
            <w:noProof/>
            <w:sz w:val="22"/>
            <w:szCs w:val="22"/>
          </w:rPr>
          <w:tab/>
        </w:r>
        <w:r w:rsidRPr="00DB42E5" w:rsidDel="00DB42E5">
          <w:rPr>
            <w:rStyle w:val="Hyperlink"/>
            <w:noProof/>
          </w:rPr>
          <w:delText>The switch statement</w:delText>
        </w:r>
        <w:r w:rsidDel="00DB42E5">
          <w:rPr>
            <w:noProof/>
            <w:webHidden/>
          </w:rPr>
          <w:tab/>
        </w:r>
        <w:r w:rsidR="003A5208" w:rsidDel="00DB42E5">
          <w:rPr>
            <w:noProof/>
            <w:webHidden/>
          </w:rPr>
          <w:delText>59</w:delText>
        </w:r>
      </w:del>
    </w:p>
    <w:p w14:paraId="4E50AD58" w14:textId="254534BF" w:rsidR="00880DE8" w:rsidDel="00DB42E5" w:rsidRDefault="00880DE8">
      <w:pPr>
        <w:pStyle w:val="TOC1"/>
        <w:rPr>
          <w:del w:id="632" w:author="Mihai Budiu" w:date="2016-06-30T18:02:00Z"/>
          <w:rFonts w:asciiTheme="minorHAnsi" w:eastAsiaTheme="minorEastAsia" w:hAnsiTheme="minorHAnsi" w:cstheme="minorBidi"/>
          <w:noProof/>
          <w:sz w:val="22"/>
          <w:szCs w:val="22"/>
        </w:rPr>
      </w:pPr>
      <w:del w:id="633" w:author="Mihai Budiu" w:date="2016-06-30T18:02:00Z">
        <w:r w:rsidRPr="00DB42E5" w:rsidDel="00DB42E5">
          <w:rPr>
            <w:rStyle w:val="Hyperlink"/>
            <w:noProof/>
          </w:rPr>
          <w:delText>13</w:delText>
        </w:r>
        <w:r w:rsidDel="00DB42E5">
          <w:rPr>
            <w:rFonts w:asciiTheme="minorHAnsi" w:eastAsiaTheme="minorEastAsia" w:hAnsiTheme="minorHAnsi" w:cstheme="minorBidi"/>
            <w:noProof/>
            <w:sz w:val="22"/>
            <w:szCs w:val="22"/>
          </w:rPr>
          <w:tab/>
        </w:r>
        <w:r w:rsidRPr="00DB42E5" w:rsidDel="00DB42E5">
          <w:rPr>
            <w:rStyle w:val="Hyperlink"/>
            <w:noProof/>
          </w:rPr>
          <w:delText>Packet parsing in P4</w:delText>
        </w:r>
        <w:r w:rsidDel="00DB42E5">
          <w:rPr>
            <w:noProof/>
            <w:webHidden/>
          </w:rPr>
          <w:tab/>
        </w:r>
        <w:r w:rsidR="003A5208" w:rsidDel="00DB42E5">
          <w:rPr>
            <w:noProof/>
            <w:webHidden/>
          </w:rPr>
          <w:delText>60</w:delText>
        </w:r>
      </w:del>
    </w:p>
    <w:p w14:paraId="0816DB9E" w14:textId="4B4FF2BE" w:rsidR="00880DE8" w:rsidDel="00DB42E5" w:rsidRDefault="00880DE8">
      <w:pPr>
        <w:pStyle w:val="TOC2"/>
        <w:tabs>
          <w:tab w:val="left" w:pos="960"/>
          <w:tab w:val="right" w:leader="dot" w:pos="8630"/>
        </w:tabs>
        <w:rPr>
          <w:del w:id="634" w:author="Mihai Budiu" w:date="2016-06-30T18:02:00Z"/>
          <w:rFonts w:asciiTheme="minorHAnsi" w:eastAsiaTheme="minorEastAsia" w:hAnsiTheme="minorHAnsi" w:cstheme="minorBidi"/>
          <w:noProof/>
          <w:sz w:val="22"/>
          <w:szCs w:val="22"/>
        </w:rPr>
      </w:pPr>
      <w:del w:id="635" w:author="Mihai Budiu" w:date="2016-06-30T18:02:00Z">
        <w:r w:rsidRPr="00DB42E5" w:rsidDel="00DB42E5">
          <w:rPr>
            <w:rStyle w:val="Hyperlink"/>
            <w:noProof/>
          </w:rPr>
          <w:delText>13.1</w:delText>
        </w:r>
        <w:r w:rsidDel="00DB42E5">
          <w:rPr>
            <w:rFonts w:asciiTheme="minorHAnsi" w:eastAsiaTheme="minorEastAsia" w:hAnsiTheme="minorHAnsi" w:cstheme="minorBidi"/>
            <w:noProof/>
            <w:sz w:val="22"/>
            <w:szCs w:val="22"/>
          </w:rPr>
          <w:tab/>
        </w:r>
        <w:r w:rsidRPr="00DB42E5" w:rsidDel="00DB42E5">
          <w:rPr>
            <w:rStyle w:val="Hyperlink"/>
            <w:noProof/>
          </w:rPr>
          <w:delText>Parser states</w:delText>
        </w:r>
        <w:r w:rsidDel="00DB42E5">
          <w:rPr>
            <w:noProof/>
            <w:webHidden/>
          </w:rPr>
          <w:tab/>
        </w:r>
        <w:r w:rsidR="003A5208" w:rsidDel="00DB42E5">
          <w:rPr>
            <w:noProof/>
            <w:webHidden/>
          </w:rPr>
          <w:delText>60</w:delText>
        </w:r>
      </w:del>
    </w:p>
    <w:p w14:paraId="6FF3FD49" w14:textId="5A9B5A64" w:rsidR="00880DE8" w:rsidDel="00DB42E5" w:rsidRDefault="00880DE8">
      <w:pPr>
        <w:pStyle w:val="TOC2"/>
        <w:tabs>
          <w:tab w:val="left" w:pos="960"/>
          <w:tab w:val="right" w:leader="dot" w:pos="8630"/>
        </w:tabs>
        <w:rPr>
          <w:del w:id="636" w:author="Mihai Budiu" w:date="2016-06-30T18:02:00Z"/>
          <w:rFonts w:asciiTheme="minorHAnsi" w:eastAsiaTheme="minorEastAsia" w:hAnsiTheme="minorHAnsi" w:cstheme="minorBidi"/>
          <w:noProof/>
          <w:sz w:val="22"/>
          <w:szCs w:val="22"/>
        </w:rPr>
      </w:pPr>
      <w:del w:id="637" w:author="Mihai Budiu" w:date="2016-06-30T18:02:00Z">
        <w:r w:rsidRPr="00DB42E5" w:rsidDel="00DB42E5">
          <w:rPr>
            <w:rStyle w:val="Hyperlink"/>
            <w:noProof/>
          </w:rPr>
          <w:delText>13.2</w:delText>
        </w:r>
        <w:r w:rsidDel="00DB42E5">
          <w:rPr>
            <w:rFonts w:asciiTheme="minorHAnsi" w:eastAsiaTheme="minorEastAsia" w:hAnsiTheme="minorHAnsi" w:cstheme="minorBidi"/>
            <w:noProof/>
            <w:sz w:val="22"/>
            <w:szCs w:val="22"/>
          </w:rPr>
          <w:tab/>
        </w:r>
        <w:r w:rsidRPr="00DB42E5" w:rsidDel="00DB42E5">
          <w:rPr>
            <w:rStyle w:val="Hyperlink"/>
            <w:noProof/>
          </w:rPr>
          <w:delText>Parser declarations</w:delText>
        </w:r>
        <w:r w:rsidDel="00DB42E5">
          <w:rPr>
            <w:noProof/>
            <w:webHidden/>
          </w:rPr>
          <w:tab/>
        </w:r>
        <w:r w:rsidR="003A5208" w:rsidDel="00DB42E5">
          <w:rPr>
            <w:noProof/>
            <w:webHidden/>
          </w:rPr>
          <w:delText>60</w:delText>
        </w:r>
      </w:del>
    </w:p>
    <w:p w14:paraId="7E48BEE5" w14:textId="301C677A" w:rsidR="00880DE8" w:rsidDel="00DB42E5" w:rsidRDefault="00880DE8">
      <w:pPr>
        <w:pStyle w:val="TOC2"/>
        <w:tabs>
          <w:tab w:val="left" w:pos="960"/>
          <w:tab w:val="right" w:leader="dot" w:pos="8630"/>
        </w:tabs>
        <w:rPr>
          <w:del w:id="638" w:author="Mihai Budiu" w:date="2016-06-30T18:02:00Z"/>
          <w:rFonts w:asciiTheme="minorHAnsi" w:eastAsiaTheme="minorEastAsia" w:hAnsiTheme="minorHAnsi" w:cstheme="minorBidi"/>
          <w:noProof/>
          <w:sz w:val="22"/>
          <w:szCs w:val="22"/>
        </w:rPr>
      </w:pPr>
      <w:del w:id="639" w:author="Mihai Budiu" w:date="2016-06-30T18:02:00Z">
        <w:r w:rsidRPr="00DB42E5" w:rsidDel="00DB42E5">
          <w:rPr>
            <w:rStyle w:val="Hyperlink"/>
            <w:noProof/>
          </w:rPr>
          <w:delText>13.3</w:delText>
        </w:r>
        <w:r w:rsidDel="00DB42E5">
          <w:rPr>
            <w:rFonts w:asciiTheme="minorHAnsi" w:eastAsiaTheme="minorEastAsia" w:hAnsiTheme="minorHAnsi" w:cstheme="minorBidi"/>
            <w:noProof/>
            <w:sz w:val="22"/>
            <w:szCs w:val="22"/>
          </w:rPr>
          <w:tab/>
        </w:r>
        <w:r w:rsidRPr="00DB42E5" w:rsidDel="00DB42E5">
          <w:rPr>
            <w:rStyle w:val="Hyperlink"/>
            <w:noProof/>
          </w:rPr>
          <w:delText>The Parser abstract machine</w:delText>
        </w:r>
        <w:r w:rsidDel="00DB42E5">
          <w:rPr>
            <w:noProof/>
            <w:webHidden/>
          </w:rPr>
          <w:tab/>
        </w:r>
        <w:r w:rsidR="003A5208" w:rsidDel="00DB42E5">
          <w:rPr>
            <w:noProof/>
            <w:webHidden/>
          </w:rPr>
          <w:delText>61</w:delText>
        </w:r>
      </w:del>
    </w:p>
    <w:p w14:paraId="47D04E41" w14:textId="456F973C" w:rsidR="00880DE8" w:rsidDel="00DB42E5" w:rsidRDefault="00880DE8">
      <w:pPr>
        <w:pStyle w:val="TOC2"/>
        <w:tabs>
          <w:tab w:val="left" w:pos="960"/>
          <w:tab w:val="right" w:leader="dot" w:pos="8630"/>
        </w:tabs>
        <w:rPr>
          <w:del w:id="640" w:author="Mihai Budiu" w:date="2016-06-30T18:02:00Z"/>
          <w:rFonts w:asciiTheme="minorHAnsi" w:eastAsiaTheme="minorEastAsia" w:hAnsiTheme="minorHAnsi" w:cstheme="minorBidi"/>
          <w:noProof/>
          <w:sz w:val="22"/>
          <w:szCs w:val="22"/>
        </w:rPr>
      </w:pPr>
      <w:del w:id="641" w:author="Mihai Budiu" w:date="2016-06-30T18:02:00Z">
        <w:r w:rsidRPr="00DB42E5" w:rsidDel="00DB42E5">
          <w:rPr>
            <w:rStyle w:val="Hyperlink"/>
            <w:noProof/>
          </w:rPr>
          <w:delText>13.4</w:delText>
        </w:r>
        <w:r w:rsidDel="00DB42E5">
          <w:rPr>
            <w:rFonts w:asciiTheme="minorHAnsi" w:eastAsiaTheme="minorEastAsia" w:hAnsiTheme="minorHAnsi" w:cstheme="minorBidi"/>
            <w:noProof/>
            <w:sz w:val="22"/>
            <w:szCs w:val="22"/>
          </w:rPr>
          <w:tab/>
        </w:r>
        <w:r w:rsidRPr="00DB42E5" w:rsidDel="00DB42E5">
          <w:rPr>
            <w:rStyle w:val="Hyperlink"/>
            <w:noProof/>
          </w:rPr>
          <w:delText>Parser states</w:delText>
        </w:r>
        <w:r w:rsidDel="00DB42E5">
          <w:rPr>
            <w:noProof/>
            <w:webHidden/>
          </w:rPr>
          <w:tab/>
        </w:r>
        <w:r w:rsidR="003A5208" w:rsidDel="00DB42E5">
          <w:rPr>
            <w:noProof/>
            <w:webHidden/>
          </w:rPr>
          <w:delText>61</w:delText>
        </w:r>
      </w:del>
    </w:p>
    <w:p w14:paraId="1D56DF38" w14:textId="0435A4CC" w:rsidR="00880DE8" w:rsidDel="00DB42E5" w:rsidRDefault="00880DE8">
      <w:pPr>
        <w:pStyle w:val="TOC2"/>
        <w:tabs>
          <w:tab w:val="left" w:pos="960"/>
          <w:tab w:val="right" w:leader="dot" w:pos="8630"/>
        </w:tabs>
        <w:rPr>
          <w:del w:id="642" w:author="Mihai Budiu" w:date="2016-06-30T18:02:00Z"/>
          <w:rFonts w:asciiTheme="minorHAnsi" w:eastAsiaTheme="minorEastAsia" w:hAnsiTheme="minorHAnsi" w:cstheme="minorBidi"/>
          <w:noProof/>
          <w:sz w:val="22"/>
          <w:szCs w:val="22"/>
        </w:rPr>
      </w:pPr>
      <w:del w:id="643" w:author="Mihai Budiu" w:date="2016-06-30T18:02:00Z">
        <w:r w:rsidRPr="00DB42E5" w:rsidDel="00DB42E5">
          <w:rPr>
            <w:rStyle w:val="Hyperlink"/>
            <w:noProof/>
          </w:rPr>
          <w:delText>13.5</w:delText>
        </w:r>
        <w:r w:rsidDel="00DB42E5">
          <w:rPr>
            <w:rFonts w:asciiTheme="minorHAnsi" w:eastAsiaTheme="minorEastAsia" w:hAnsiTheme="minorHAnsi" w:cstheme="minorBidi"/>
            <w:noProof/>
            <w:sz w:val="22"/>
            <w:szCs w:val="22"/>
          </w:rPr>
          <w:tab/>
        </w:r>
        <w:r w:rsidRPr="00DB42E5" w:rsidDel="00DB42E5">
          <w:rPr>
            <w:rStyle w:val="Hyperlink"/>
            <w:noProof/>
          </w:rPr>
          <w:delText>Transition statements</w:delText>
        </w:r>
        <w:r w:rsidDel="00DB42E5">
          <w:rPr>
            <w:noProof/>
            <w:webHidden/>
          </w:rPr>
          <w:tab/>
        </w:r>
        <w:r w:rsidR="003A5208" w:rsidDel="00DB42E5">
          <w:rPr>
            <w:noProof/>
            <w:webHidden/>
          </w:rPr>
          <w:delText>62</w:delText>
        </w:r>
      </w:del>
    </w:p>
    <w:p w14:paraId="28BE2563" w14:textId="0FAA1C8C" w:rsidR="00880DE8" w:rsidDel="00DB42E5" w:rsidRDefault="00880DE8">
      <w:pPr>
        <w:pStyle w:val="TOC2"/>
        <w:tabs>
          <w:tab w:val="left" w:pos="960"/>
          <w:tab w:val="right" w:leader="dot" w:pos="8630"/>
        </w:tabs>
        <w:rPr>
          <w:del w:id="644" w:author="Mihai Budiu" w:date="2016-06-30T18:02:00Z"/>
          <w:rFonts w:asciiTheme="minorHAnsi" w:eastAsiaTheme="minorEastAsia" w:hAnsiTheme="minorHAnsi" w:cstheme="minorBidi"/>
          <w:noProof/>
          <w:sz w:val="22"/>
          <w:szCs w:val="22"/>
        </w:rPr>
      </w:pPr>
      <w:del w:id="645" w:author="Mihai Budiu" w:date="2016-06-30T18:02:00Z">
        <w:r w:rsidRPr="00DB42E5" w:rsidDel="00DB42E5">
          <w:rPr>
            <w:rStyle w:val="Hyperlink"/>
            <w:noProof/>
          </w:rPr>
          <w:delText>13.6</w:delText>
        </w:r>
        <w:r w:rsidDel="00DB42E5">
          <w:rPr>
            <w:rFonts w:asciiTheme="minorHAnsi" w:eastAsiaTheme="minorEastAsia" w:hAnsiTheme="minorHAnsi" w:cstheme="minorBidi"/>
            <w:noProof/>
            <w:sz w:val="22"/>
            <w:szCs w:val="22"/>
          </w:rPr>
          <w:tab/>
        </w:r>
        <w:r w:rsidRPr="00DB42E5" w:rsidDel="00DB42E5">
          <w:rPr>
            <w:rStyle w:val="Hyperlink"/>
            <w:noProof/>
          </w:rPr>
          <w:delText>Select expressions</w:delText>
        </w:r>
        <w:r w:rsidDel="00DB42E5">
          <w:rPr>
            <w:noProof/>
            <w:webHidden/>
          </w:rPr>
          <w:tab/>
        </w:r>
        <w:r w:rsidR="003A5208" w:rsidDel="00DB42E5">
          <w:rPr>
            <w:noProof/>
            <w:webHidden/>
          </w:rPr>
          <w:delText>63</w:delText>
        </w:r>
      </w:del>
    </w:p>
    <w:p w14:paraId="21AD09BA" w14:textId="0AE30323" w:rsidR="00880DE8" w:rsidDel="00DB42E5" w:rsidRDefault="00880DE8">
      <w:pPr>
        <w:pStyle w:val="TOC2"/>
        <w:tabs>
          <w:tab w:val="left" w:pos="960"/>
          <w:tab w:val="right" w:leader="dot" w:pos="8630"/>
        </w:tabs>
        <w:rPr>
          <w:del w:id="646" w:author="Mihai Budiu" w:date="2016-06-30T18:02:00Z"/>
          <w:rFonts w:asciiTheme="minorHAnsi" w:eastAsiaTheme="minorEastAsia" w:hAnsiTheme="minorHAnsi" w:cstheme="minorBidi"/>
          <w:noProof/>
          <w:sz w:val="22"/>
          <w:szCs w:val="22"/>
        </w:rPr>
      </w:pPr>
      <w:del w:id="647" w:author="Mihai Budiu" w:date="2016-06-30T18:02:00Z">
        <w:r w:rsidRPr="00DB42E5" w:rsidDel="00DB42E5">
          <w:rPr>
            <w:rStyle w:val="Hyperlink"/>
            <w:noProof/>
          </w:rPr>
          <w:delText>13.7</w:delText>
        </w:r>
        <w:r w:rsidDel="00DB42E5">
          <w:rPr>
            <w:rFonts w:asciiTheme="minorHAnsi" w:eastAsiaTheme="minorEastAsia" w:hAnsiTheme="minorHAnsi" w:cstheme="minorBidi"/>
            <w:noProof/>
            <w:sz w:val="22"/>
            <w:szCs w:val="22"/>
          </w:rPr>
          <w:tab/>
        </w:r>
        <w:r w:rsidRPr="00DB42E5" w:rsidDel="00DB42E5">
          <w:rPr>
            <w:rStyle w:val="Hyperlink"/>
            <w:rFonts w:ascii="Consolas" w:hAnsi="Consolas"/>
            <w:noProof/>
          </w:rPr>
          <w:delText>verify</w:delText>
        </w:r>
        <w:r w:rsidDel="00DB42E5">
          <w:rPr>
            <w:noProof/>
            <w:webHidden/>
          </w:rPr>
          <w:tab/>
        </w:r>
        <w:r w:rsidR="003A5208" w:rsidDel="00DB42E5">
          <w:rPr>
            <w:noProof/>
            <w:webHidden/>
          </w:rPr>
          <w:delText>64</w:delText>
        </w:r>
      </w:del>
    </w:p>
    <w:p w14:paraId="065AF858" w14:textId="0FCB3BC6" w:rsidR="00880DE8" w:rsidDel="00DB42E5" w:rsidRDefault="00880DE8">
      <w:pPr>
        <w:pStyle w:val="TOC2"/>
        <w:tabs>
          <w:tab w:val="left" w:pos="960"/>
          <w:tab w:val="right" w:leader="dot" w:pos="8630"/>
        </w:tabs>
        <w:rPr>
          <w:del w:id="648" w:author="Mihai Budiu" w:date="2016-06-30T18:02:00Z"/>
          <w:rFonts w:asciiTheme="minorHAnsi" w:eastAsiaTheme="minorEastAsia" w:hAnsiTheme="minorHAnsi" w:cstheme="minorBidi"/>
          <w:noProof/>
          <w:sz w:val="22"/>
          <w:szCs w:val="22"/>
        </w:rPr>
      </w:pPr>
      <w:del w:id="649" w:author="Mihai Budiu" w:date="2016-06-30T18:02:00Z">
        <w:r w:rsidRPr="00DB42E5" w:rsidDel="00DB42E5">
          <w:rPr>
            <w:rStyle w:val="Hyperlink"/>
            <w:noProof/>
          </w:rPr>
          <w:delText>13.8</w:delText>
        </w:r>
        <w:r w:rsidDel="00DB42E5">
          <w:rPr>
            <w:rFonts w:asciiTheme="minorHAnsi" w:eastAsiaTheme="minorEastAsia" w:hAnsiTheme="minorHAnsi" w:cstheme="minorBidi"/>
            <w:noProof/>
            <w:sz w:val="22"/>
            <w:szCs w:val="22"/>
          </w:rPr>
          <w:tab/>
        </w:r>
        <w:r w:rsidRPr="00DB42E5" w:rsidDel="00DB42E5">
          <w:rPr>
            <w:rStyle w:val="Hyperlink"/>
            <w:noProof/>
          </w:rPr>
          <w:delText>Data extraction from packets</w:delText>
        </w:r>
        <w:r w:rsidDel="00DB42E5">
          <w:rPr>
            <w:noProof/>
            <w:webHidden/>
          </w:rPr>
          <w:tab/>
        </w:r>
        <w:r w:rsidR="003A5208" w:rsidDel="00DB42E5">
          <w:rPr>
            <w:noProof/>
            <w:webHidden/>
          </w:rPr>
          <w:delText>64</w:delText>
        </w:r>
      </w:del>
    </w:p>
    <w:p w14:paraId="6AF5FE4A" w14:textId="0A4707EB" w:rsidR="00880DE8" w:rsidDel="00DB42E5" w:rsidRDefault="00880DE8">
      <w:pPr>
        <w:pStyle w:val="TOC3"/>
        <w:tabs>
          <w:tab w:val="left" w:pos="1440"/>
          <w:tab w:val="right" w:leader="dot" w:pos="8630"/>
        </w:tabs>
        <w:rPr>
          <w:del w:id="650" w:author="Mihai Budiu" w:date="2016-06-30T18:02:00Z"/>
          <w:rFonts w:asciiTheme="minorHAnsi" w:eastAsiaTheme="minorEastAsia" w:hAnsiTheme="minorHAnsi" w:cstheme="minorBidi"/>
          <w:noProof/>
          <w:sz w:val="22"/>
          <w:szCs w:val="22"/>
        </w:rPr>
      </w:pPr>
      <w:del w:id="651" w:author="Mihai Budiu" w:date="2016-06-30T18:02:00Z">
        <w:r w:rsidRPr="00DB42E5" w:rsidDel="00DB42E5">
          <w:rPr>
            <w:rStyle w:val="Hyperlink"/>
            <w:noProof/>
          </w:rPr>
          <w:delText>13.8.1</w:delText>
        </w:r>
        <w:r w:rsidDel="00DB42E5">
          <w:rPr>
            <w:rFonts w:asciiTheme="minorHAnsi" w:eastAsiaTheme="minorEastAsia" w:hAnsiTheme="minorHAnsi" w:cstheme="minorBidi"/>
            <w:noProof/>
            <w:sz w:val="22"/>
            <w:szCs w:val="22"/>
          </w:rPr>
          <w:tab/>
        </w:r>
        <w:r w:rsidRPr="00DB42E5" w:rsidDel="00DB42E5">
          <w:rPr>
            <w:rStyle w:val="Hyperlink"/>
            <w:noProof/>
          </w:rPr>
          <w:delText>packet_in.extract – single argument</w:delText>
        </w:r>
        <w:r w:rsidDel="00DB42E5">
          <w:rPr>
            <w:noProof/>
            <w:webHidden/>
          </w:rPr>
          <w:tab/>
        </w:r>
        <w:r w:rsidR="003A5208" w:rsidDel="00DB42E5">
          <w:rPr>
            <w:noProof/>
            <w:webHidden/>
          </w:rPr>
          <w:delText>65</w:delText>
        </w:r>
      </w:del>
    </w:p>
    <w:p w14:paraId="7A29512B" w14:textId="4705E3E6" w:rsidR="00880DE8" w:rsidDel="00DB42E5" w:rsidRDefault="00880DE8">
      <w:pPr>
        <w:pStyle w:val="TOC3"/>
        <w:tabs>
          <w:tab w:val="left" w:pos="1440"/>
          <w:tab w:val="right" w:leader="dot" w:pos="8630"/>
        </w:tabs>
        <w:rPr>
          <w:del w:id="652" w:author="Mihai Budiu" w:date="2016-06-30T18:02:00Z"/>
          <w:rFonts w:asciiTheme="minorHAnsi" w:eastAsiaTheme="minorEastAsia" w:hAnsiTheme="minorHAnsi" w:cstheme="minorBidi"/>
          <w:noProof/>
          <w:sz w:val="22"/>
          <w:szCs w:val="22"/>
        </w:rPr>
      </w:pPr>
      <w:del w:id="653" w:author="Mihai Budiu" w:date="2016-06-30T18:02:00Z">
        <w:r w:rsidRPr="00DB42E5" w:rsidDel="00DB42E5">
          <w:rPr>
            <w:rStyle w:val="Hyperlink"/>
            <w:noProof/>
          </w:rPr>
          <w:delText>13.8.2</w:delText>
        </w:r>
        <w:r w:rsidDel="00DB42E5">
          <w:rPr>
            <w:rFonts w:asciiTheme="minorHAnsi" w:eastAsiaTheme="minorEastAsia" w:hAnsiTheme="minorHAnsi" w:cstheme="minorBidi"/>
            <w:noProof/>
            <w:sz w:val="22"/>
            <w:szCs w:val="22"/>
          </w:rPr>
          <w:tab/>
        </w:r>
        <w:r w:rsidRPr="00DB42E5" w:rsidDel="00DB42E5">
          <w:rPr>
            <w:rStyle w:val="Hyperlink"/>
            <w:noProof/>
          </w:rPr>
          <w:delText>Packet.extract – two arguments</w:delText>
        </w:r>
        <w:r w:rsidDel="00DB42E5">
          <w:rPr>
            <w:noProof/>
            <w:webHidden/>
          </w:rPr>
          <w:tab/>
        </w:r>
        <w:r w:rsidR="003A5208" w:rsidDel="00DB42E5">
          <w:rPr>
            <w:noProof/>
            <w:webHidden/>
          </w:rPr>
          <w:delText>65</w:delText>
        </w:r>
      </w:del>
    </w:p>
    <w:p w14:paraId="1E1BDB3B" w14:textId="1355184E" w:rsidR="00880DE8" w:rsidDel="00DB42E5" w:rsidRDefault="00880DE8">
      <w:pPr>
        <w:pStyle w:val="TOC3"/>
        <w:tabs>
          <w:tab w:val="left" w:pos="1440"/>
          <w:tab w:val="right" w:leader="dot" w:pos="8630"/>
        </w:tabs>
        <w:rPr>
          <w:del w:id="654" w:author="Mihai Budiu" w:date="2016-06-30T18:02:00Z"/>
          <w:rFonts w:asciiTheme="minorHAnsi" w:eastAsiaTheme="minorEastAsia" w:hAnsiTheme="minorHAnsi" w:cstheme="minorBidi"/>
          <w:noProof/>
          <w:sz w:val="22"/>
          <w:szCs w:val="22"/>
        </w:rPr>
      </w:pPr>
      <w:del w:id="655" w:author="Mihai Budiu" w:date="2016-06-30T18:02:00Z">
        <w:r w:rsidRPr="00DB42E5" w:rsidDel="00DB42E5">
          <w:rPr>
            <w:rStyle w:val="Hyperlink"/>
            <w:noProof/>
          </w:rPr>
          <w:delText>13.8.3</w:delText>
        </w:r>
        <w:r w:rsidDel="00DB42E5">
          <w:rPr>
            <w:rFonts w:asciiTheme="minorHAnsi" w:eastAsiaTheme="minorEastAsia" w:hAnsiTheme="minorHAnsi" w:cstheme="minorBidi"/>
            <w:noProof/>
            <w:sz w:val="22"/>
            <w:szCs w:val="22"/>
          </w:rPr>
          <w:tab/>
        </w:r>
        <w:r w:rsidRPr="00DB42E5" w:rsidDel="00DB42E5">
          <w:rPr>
            <w:rStyle w:val="Hyperlink"/>
            <w:noProof/>
          </w:rPr>
          <w:delText>packet_in.lookahead</w:delText>
        </w:r>
        <w:r w:rsidDel="00DB42E5">
          <w:rPr>
            <w:noProof/>
            <w:webHidden/>
          </w:rPr>
          <w:tab/>
        </w:r>
        <w:r w:rsidR="003A5208" w:rsidDel="00DB42E5">
          <w:rPr>
            <w:noProof/>
            <w:webHidden/>
          </w:rPr>
          <w:delText>67</w:delText>
        </w:r>
      </w:del>
    </w:p>
    <w:p w14:paraId="2DB61C9C" w14:textId="3394EC18" w:rsidR="00880DE8" w:rsidDel="00DB42E5" w:rsidRDefault="00880DE8">
      <w:pPr>
        <w:pStyle w:val="TOC3"/>
        <w:tabs>
          <w:tab w:val="left" w:pos="1440"/>
          <w:tab w:val="right" w:leader="dot" w:pos="8630"/>
        </w:tabs>
        <w:rPr>
          <w:del w:id="656" w:author="Mihai Budiu" w:date="2016-06-30T18:02:00Z"/>
          <w:rFonts w:asciiTheme="minorHAnsi" w:eastAsiaTheme="minorEastAsia" w:hAnsiTheme="minorHAnsi" w:cstheme="minorBidi"/>
          <w:noProof/>
          <w:sz w:val="22"/>
          <w:szCs w:val="22"/>
        </w:rPr>
      </w:pPr>
      <w:del w:id="657" w:author="Mihai Budiu" w:date="2016-06-30T18:02:00Z">
        <w:r w:rsidRPr="00DB42E5" w:rsidDel="00DB42E5">
          <w:rPr>
            <w:rStyle w:val="Hyperlink"/>
            <w:noProof/>
          </w:rPr>
          <w:lastRenderedPageBreak/>
          <w:delText>13.8.4</w:delText>
        </w:r>
        <w:r w:rsidDel="00DB42E5">
          <w:rPr>
            <w:rFonts w:asciiTheme="minorHAnsi" w:eastAsiaTheme="minorEastAsia" w:hAnsiTheme="minorHAnsi" w:cstheme="minorBidi"/>
            <w:noProof/>
            <w:sz w:val="22"/>
            <w:szCs w:val="22"/>
          </w:rPr>
          <w:tab/>
        </w:r>
        <w:r w:rsidRPr="00DB42E5" w:rsidDel="00DB42E5">
          <w:rPr>
            <w:rStyle w:val="Hyperlink"/>
            <w:noProof/>
          </w:rPr>
          <w:delText>Skipping bits</w:delText>
        </w:r>
        <w:r w:rsidDel="00DB42E5">
          <w:rPr>
            <w:noProof/>
            <w:webHidden/>
          </w:rPr>
          <w:tab/>
        </w:r>
        <w:r w:rsidR="003A5208" w:rsidDel="00DB42E5">
          <w:rPr>
            <w:noProof/>
            <w:webHidden/>
          </w:rPr>
          <w:delText>67</w:delText>
        </w:r>
      </w:del>
    </w:p>
    <w:p w14:paraId="3E744CA9" w14:textId="695D1F48" w:rsidR="00880DE8" w:rsidDel="00DB42E5" w:rsidRDefault="00880DE8">
      <w:pPr>
        <w:pStyle w:val="TOC2"/>
        <w:tabs>
          <w:tab w:val="left" w:pos="960"/>
          <w:tab w:val="right" w:leader="dot" w:pos="8630"/>
        </w:tabs>
        <w:rPr>
          <w:del w:id="658" w:author="Mihai Budiu" w:date="2016-06-30T18:02:00Z"/>
          <w:rFonts w:asciiTheme="minorHAnsi" w:eastAsiaTheme="minorEastAsia" w:hAnsiTheme="minorHAnsi" w:cstheme="minorBidi"/>
          <w:noProof/>
          <w:sz w:val="22"/>
          <w:szCs w:val="22"/>
        </w:rPr>
      </w:pPr>
      <w:del w:id="659" w:author="Mihai Budiu" w:date="2016-06-30T18:02:00Z">
        <w:r w:rsidRPr="00DB42E5" w:rsidDel="00DB42E5">
          <w:rPr>
            <w:rStyle w:val="Hyperlink"/>
            <w:noProof/>
          </w:rPr>
          <w:delText>13.9</w:delText>
        </w:r>
        <w:r w:rsidDel="00DB42E5">
          <w:rPr>
            <w:rFonts w:asciiTheme="minorHAnsi" w:eastAsiaTheme="minorEastAsia" w:hAnsiTheme="minorHAnsi" w:cstheme="minorBidi"/>
            <w:noProof/>
            <w:sz w:val="22"/>
            <w:szCs w:val="22"/>
          </w:rPr>
          <w:tab/>
        </w:r>
        <w:r w:rsidRPr="00DB42E5" w:rsidDel="00DB42E5">
          <w:rPr>
            <w:rStyle w:val="Hyperlink"/>
            <w:noProof/>
          </w:rPr>
          <w:delText>Par</w:delText>
        </w:r>
        <w:r w:rsidRPr="00496360" w:rsidDel="00DB42E5">
          <w:rPr>
            <w:rStyle w:val="Hyperlink"/>
            <w:noProof/>
          </w:rPr>
          <w:delText>sing header stacks</w:delText>
        </w:r>
        <w:r w:rsidDel="00DB42E5">
          <w:rPr>
            <w:noProof/>
            <w:webHidden/>
          </w:rPr>
          <w:tab/>
        </w:r>
        <w:r w:rsidR="003A5208" w:rsidDel="00DB42E5">
          <w:rPr>
            <w:noProof/>
            <w:webHidden/>
          </w:rPr>
          <w:delText>68</w:delText>
        </w:r>
      </w:del>
    </w:p>
    <w:p w14:paraId="0EADCDE2" w14:textId="1D297732" w:rsidR="00880DE8" w:rsidDel="00DB42E5" w:rsidRDefault="00880DE8">
      <w:pPr>
        <w:pStyle w:val="TOC2"/>
        <w:tabs>
          <w:tab w:val="left" w:pos="960"/>
          <w:tab w:val="right" w:leader="dot" w:pos="8630"/>
        </w:tabs>
        <w:rPr>
          <w:del w:id="660" w:author="Mihai Budiu" w:date="2016-06-30T18:02:00Z"/>
          <w:rFonts w:asciiTheme="minorHAnsi" w:eastAsiaTheme="minorEastAsia" w:hAnsiTheme="minorHAnsi" w:cstheme="minorBidi"/>
          <w:noProof/>
          <w:sz w:val="22"/>
          <w:szCs w:val="22"/>
        </w:rPr>
      </w:pPr>
      <w:del w:id="661" w:author="Mihai Budiu" w:date="2016-06-30T18:02:00Z">
        <w:r w:rsidRPr="00DB42E5" w:rsidDel="00DB42E5">
          <w:rPr>
            <w:rStyle w:val="Hyperlink"/>
            <w:noProof/>
          </w:rPr>
          <w:delText>13.10</w:delText>
        </w:r>
        <w:r w:rsidDel="00DB42E5">
          <w:rPr>
            <w:rFonts w:asciiTheme="minorHAnsi" w:eastAsiaTheme="minorEastAsia" w:hAnsiTheme="minorHAnsi" w:cstheme="minorBidi"/>
            <w:noProof/>
            <w:sz w:val="22"/>
            <w:szCs w:val="22"/>
          </w:rPr>
          <w:tab/>
        </w:r>
        <w:r w:rsidRPr="00DB42E5" w:rsidDel="00DB42E5">
          <w:rPr>
            <w:rStyle w:val="Hyperlink"/>
            <w:noProof/>
          </w:rPr>
          <w:delText>Invoking sub-parsers</w:delText>
        </w:r>
        <w:r w:rsidDel="00DB42E5">
          <w:rPr>
            <w:noProof/>
            <w:webHidden/>
          </w:rPr>
          <w:tab/>
        </w:r>
        <w:r w:rsidR="003A5208" w:rsidDel="00DB42E5">
          <w:rPr>
            <w:noProof/>
            <w:webHidden/>
          </w:rPr>
          <w:delText>69</w:delText>
        </w:r>
      </w:del>
    </w:p>
    <w:p w14:paraId="3CC00C73" w14:textId="05A77879" w:rsidR="00880DE8" w:rsidDel="00DB42E5" w:rsidRDefault="00880DE8">
      <w:pPr>
        <w:pStyle w:val="TOC2"/>
        <w:tabs>
          <w:tab w:val="left" w:pos="960"/>
          <w:tab w:val="right" w:leader="dot" w:pos="8630"/>
        </w:tabs>
        <w:rPr>
          <w:del w:id="662" w:author="Mihai Budiu" w:date="2016-06-30T18:02:00Z"/>
          <w:rFonts w:asciiTheme="minorHAnsi" w:eastAsiaTheme="minorEastAsia" w:hAnsiTheme="minorHAnsi" w:cstheme="minorBidi"/>
          <w:noProof/>
          <w:sz w:val="22"/>
          <w:szCs w:val="22"/>
        </w:rPr>
      </w:pPr>
      <w:del w:id="663" w:author="Mihai Budiu" w:date="2016-06-30T18:02:00Z">
        <w:r w:rsidRPr="00DB42E5" w:rsidDel="00DB42E5">
          <w:rPr>
            <w:rStyle w:val="Hyperlink"/>
            <w:noProof/>
          </w:rPr>
          <w:delText>13</w:delText>
        </w:r>
        <w:r w:rsidRPr="00496360" w:rsidDel="00DB42E5">
          <w:rPr>
            <w:rStyle w:val="Hyperlink"/>
            <w:noProof/>
          </w:rPr>
          <w:delText>.11</w:delText>
        </w:r>
        <w:r w:rsidDel="00DB42E5">
          <w:rPr>
            <w:rFonts w:asciiTheme="minorHAnsi" w:eastAsiaTheme="minorEastAsia" w:hAnsiTheme="minorHAnsi" w:cstheme="minorBidi"/>
            <w:noProof/>
            <w:sz w:val="22"/>
            <w:szCs w:val="22"/>
          </w:rPr>
          <w:tab/>
        </w:r>
        <w:r w:rsidRPr="00DB42E5" w:rsidDel="00DB42E5">
          <w:rPr>
            <w:rStyle w:val="Hyperlink"/>
            <w:noProof/>
          </w:rPr>
          <w:delText>Unrolling parser loops</w:delText>
        </w:r>
        <w:r w:rsidDel="00DB42E5">
          <w:rPr>
            <w:noProof/>
            <w:webHidden/>
          </w:rPr>
          <w:tab/>
        </w:r>
        <w:r w:rsidR="003A5208" w:rsidDel="00DB42E5">
          <w:rPr>
            <w:noProof/>
            <w:webHidden/>
          </w:rPr>
          <w:delText>70</w:delText>
        </w:r>
      </w:del>
    </w:p>
    <w:p w14:paraId="2EAA7E35" w14:textId="7B7C6D9B" w:rsidR="00880DE8" w:rsidDel="00DB42E5" w:rsidRDefault="00880DE8">
      <w:pPr>
        <w:pStyle w:val="TOC1"/>
        <w:rPr>
          <w:del w:id="664" w:author="Mihai Budiu" w:date="2016-06-30T18:02:00Z"/>
          <w:rFonts w:asciiTheme="minorHAnsi" w:eastAsiaTheme="minorEastAsia" w:hAnsiTheme="minorHAnsi" w:cstheme="minorBidi"/>
          <w:noProof/>
          <w:sz w:val="22"/>
          <w:szCs w:val="22"/>
        </w:rPr>
      </w:pPr>
      <w:del w:id="665" w:author="Mihai Budiu" w:date="2016-06-30T18:02:00Z">
        <w:r w:rsidRPr="00DB42E5" w:rsidDel="00DB42E5">
          <w:rPr>
            <w:rStyle w:val="Hyperlink"/>
            <w:noProof/>
          </w:rPr>
          <w:delText>14</w:delText>
        </w:r>
        <w:r w:rsidDel="00DB42E5">
          <w:rPr>
            <w:rFonts w:asciiTheme="minorHAnsi" w:eastAsiaTheme="minorEastAsia" w:hAnsiTheme="minorHAnsi" w:cstheme="minorBidi"/>
            <w:noProof/>
            <w:sz w:val="22"/>
            <w:szCs w:val="22"/>
          </w:rPr>
          <w:tab/>
        </w:r>
        <w:r w:rsidRPr="00DB42E5" w:rsidDel="00DB42E5">
          <w:rPr>
            <w:rStyle w:val="Hyperlink"/>
            <w:noProof/>
          </w:rPr>
          <w:delText>Control blocks</w:delText>
        </w:r>
        <w:r w:rsidDel="00DB42E5">
          <w:rPr>
            <w:noProof/>
            <w:webHidden/>
          </w:rPr>
          <w:tab/>
        </w:r>
        <w:r w:rsidR="003A5208" w:rsidDel="00DB42E5">
          <w:rPr>
            <w:noProof/>
            <w:webHidden/>
          </w:rPr>
          <w:delText>70</w:delText>
        </w:r>
      </w:del>
    </w:p>
    <w:p w14:paraId="5DB87658" w14:textId="4BAE1B4E" w:rsidR="00880DE8" w:rsidDel="00DB42E5" w:rsidRDefault="00880DE8">
      <w:pPr>
        <w:pStyle w:val="TOC2"/>
        <w:tabs>
          <w:tab w:val="left" w:pos="960"/>
          <w:tab w:val="right" w:leader="dot" w:pos="8630"/>
        </w:tabs>
        <w:rPr>
          <w:del w:id="666" w:author="Mihai Budiu" w:date="2016-06-30T18:02:00Z"/>
          <w:rFonts w:asciiTheme="minorHAnsi" w:eastAsiaTheme="minorEastAsia" w:hAnsiTheme="minorHAnsi" w:cstheme="minorBidi"/>
          <w:noProof/>
          <w:sz w:val="22"/>
          <w:szCs w:val="22"/>
        </w:rPr>
      </w:pPr>
      <w:del w:id="667" w:author="Mihai Budiu" w:date="2016-06-30T18:02:00Z">
        <w:r w:rsidRPr="00DB42E5" w:rsidDel="00DB42E5">
          <w:rPr>
            <w:rStyle w:val="Hyperlink"/>
            <w:noProof/>
          </w:rPr>
          <w:delText>14.1</w:delText>
        </w:r>
        <w:r w:rsidDel="00DB42E5">
          <w:rPr>
            <w:rFonts w:asciiTheme="minorHAnsi" w:eastAsiaTheme="minorEastAsia" w:hAnsiTheme="minorHAnsi" w:cstheme="minorBidi"/>
            <w:noProof/>
            <w:sz w:val="22"/>
            <w:szCs w:val="22"/>
          </w:rPr>
          <w:tab/>
        </w:r>
        <w:r w:rsidRPr="00DB42E5" w:rsidDel="00DB42E5">
          <w:rPr>
            <w:rStyle w:val="Hyperlink"/>
            <w:noProof/>
          </w:rPr>
          <w:delText>Actions</w:delText>
        </w:r>
        <w:r w:rsidDel="00DB42E5">
          <w:rPr>
            <w:noProof/>
            <w:webHidden/>
          </w:rPr>
          <w:tab/>
        </w:r>
        <w:r w:rsidR="003A5208" w:rsidDel="00DB42E5">
          <w:rPr>
            <w:noProof/>
            <w:webHidden/>
          </w:rPr>
          <w:delText>71</w:delText>
        </w:r>
      </w:del>
    </w:p>
    <w:p w14:paraId="08A0E590" w14:textId="166A44F7" w:rsidR="00880DE8" w:rsidDel="00DB42E5" w:rsidRDefault="00880DE8">
      <w:pPr>
        <w:pStyle w:val="TOC3"/>
        <w:tabs>
          <w:tab w:val="left" w:pos="1440"/>
          <w:tab w:val="right" w:leader="dot" w:pos="8630"/>
        </w:tabs>
        <w:rPr>
          <w:del w:id="668" w:author="Mihai Budiu" w:date="2016-06-30T18:02:00Z"/>
          <w:rFonts w:asciiTheme="minorHAnsi" w:eastAsiaTheme="minorEastAsia" w:hAnsiTheme="minorHAnsi" w:cstheme="minorBidi"/>
          <w:noProof/>
          <w:sz w:val="22"/>
          <w:szCs w:val="22"/>
        </w:rPr>
      </w:pPr>
      <w:del w:id="669" w:author="Mihai Budiu" w:date="2016-06-30T18:02:00Z">
        <w:r w:rsidRPr="00DB42E5" w:rsidDel="00DB42E5">
          <w:rPr>
            <w:rStyle w:val="Hyperlink"/>
            <w:noProof/>
          </w:rPr>
          <w:delText>14.1.1</w:delText>
        </w:r>
        <w:r w:rsidDel="00DB42E5">
          <w:rPr>
            <w:rFonts w:asciiTheme="minorHAnsi" w:eastAsiaTheme="minorEastAsia" w:hAnsiTheme="minorHAnsi" w:cstheme="minorBidi"/>
            <w:noProof/>
            <w:sz w:val="22"/>
            <w:szCs w:val="22"/>
          </w:rPr>
          <w:tab/>
        </w:r>
        <w:r w:rsidRPr="00DB42E5" w:rsidDel="00DB42E5">
          <w:rPr>
            <w:rStyle w:val="Hyperlink"/>
            <w:noProof/>
          </w:rPr>
          <w:delText xml:space="preserve">Invoking </w:delText>
        </w:r>
        <w:r w:rsidRPr="00496360" w:rsidDel="00DB42E5">
          <w:rPr>
            <w:rStyle w:val="Hyperlink"/>
            <w:noProof/>
          </w:rPr>
          <w:delText>actions</w:delText>
        </w:r>
        <w:r w:rsidDel="00DB42E5">
          <w:rPr>
            <w:noProof/>
            <w:webHidden/>
          </w:rPr>
          <w:tab/>
        </w:r>
        <w:r w:rsidR="003A5208" w:rsidDel="00DB42E5">
          <w:rPr>
            <w:noProof/>
            <w:webHidden/>
          </w:rPr>
          <w:delText>72</w:delText>
        </w:r>
      </w:del>
    </w:p>
    <w:p w14:paraId="1F9385C1" w14:textId="31651174" w:rsidR="00880DE8" w:rsidDel="00DB42E5" w:rsidRDefault="00880DE8">
      <w:pPr>
        <w:pStyle w:val="TOC2"/>
        <w:tabs>
          <w:tab w:val="left" w:pos="960"/>
          <w:tab w:val="right" w:leader="dot" w:pos="8630"/>
        </w:tabs>
        <w:rPr>
          <w:del w:id="670" w:author="Mihai Budiu" w:date="2016-06-30T18:02:00Z"/>
          <w:rFonts w:asciiTheme="minorHAnsi" w:eastAsiaTheme="minorEastAsia" w:hAnsiTheme="minorHAnsi" w:cstheme="minorBidi"/>
          <w:noProof/>
          <w:sz w:val="22"/>
          <w:szCs w:val="22"/>
        </w:rPr>
      </w:pPr>
      <w:del w:id="671" w:author="Mihai Budiu" w:date="2016-06-30T18:02:00Z">
        <w:r w:rsidRPr="00DB42E5" w:rsidDel="00DB42E5">
          <w:rPr>
            <w:rStyle w:val="Hyperlink"/>
            <w:noProof/>
          </w:rPr>
          <w:delText>14.2</w:delText>
        </w:r>
        <w:r w:rsidDel="00DB42E5">
          <w:rPr>
            <w:rFonts w:asciiTheme="minorHAnsi" w:eastAsiaTheme="minorEastAsia" w:hAnsiTheme="minorHAnsi" w:cstheme="minorBidi"/>
            <w:noProof/>
            <w:sz w:val="22"/>
            <w:szCs w:val="22"/>
          </w:rPr>
          <w:tab/>
        </w:r>
        <w:r w:rsidRPr="00DB42E5" w:rsidDel="00DB42E5">
          <w:rPr>
            <w:rStyle w:val="Hyperlink"/>
            <w:noProof/>
          </w:rPr>
          <w:delText>Tables</w:delText>
        </w:r>
        <w:r w:rsidDel="00DB42E5">
          <w:rPr>
            <w:noProof/>
            <w:webHidden/>
          </w:rPr>
          <w:tab/>
        </w:r>
        <w:r w:rsidR="003A5208" w:rsidDel="00DB42E5">
          <w:rPr>
            <w:noProof/>
            <w:webHidden/>
          </w:rPr>
          <w:delText>72</w:delText>
        </w:r>
      </w:del>
    </w:p>
    <w:p w14:paraId="797EF8AE" w14:textId="57002F44" w:rsidR="00880DE8" w:rsidDel="00DB42E5" w:rsidRDefault="00880DE8">
      <w:pPr>
        <w:pStyle w:val="TOC3"/>
        <w:tabs>
          <w:tab w:val="left" w:pos="1440"/>
          <w:tab w:val="right" w:leader="dot" w:pos="8630"/>
        </w:tabs>
        <w:rPr>
          <w:del w:id="672" w:author="Mihai Budiu" w:date="2016-06-30T18:02:00Z"/>
          <w:rFonts w:asciiTheme="minorHAnsi" w:eastAsiaTheme="minorEastAsia" w:hAnsiTheme="minorHAnsi" w:cstheme="minorBidi"/>
          <w:noProof/>
          <w:sz w:val="22"/>
          <w:szCs w:val="22"/>
        </w:rPr>
      </w:pPr>
      <w:del w:id="673" w:author="Mihai Budiu" w:date="2016-06-30T18:02:00Z">
        <w:r w:rsidRPr="00DB42E5" w:rsidDel="00DB42E5">
          <w:rPr>
            <w:rStyle w:val="Hyperlink"/>
            <w:noProof/>
          </w:rPr>
          <w:delText>14.2.1</w:delText>
        </w:r>
        <w:r w:rsidDel="00DB42E5">
          <w:rPr>
            <w:rFonts w:asciiTheme="minorHAnsi" w:eastAsiaTheme="minorEastAsia" w:hAnsiTheme="minorHAnsi" w:cstheme="minorBidi"/>
            <w:noProof/>
            <w:sz w:val="22"/>
            <w:szCs w:val="22"/>
          </w:rPr>
          <w:tab/>
        </w:r>
        <w:r w:rsidRPr="00DB42E5" w:rsidDel="00DB42E5">
          <w:rPr>
            <w:rStyle w:val="Hyperlink"/>
            <w:noProof/>
          </w:rPr>
          <w:delText>Table properties</w:delText>
        </w:r>
        <w:r w:rsidDel="00DB42E5">
          <w:rPr>
            <w:noProof/>
            <w:webHidden/>
          </w:rPr>
          <w:tab/>
        </w:r>
        <w:r w:rsidR="003A5208" w:rsidDel="00DB42E5">
          <w:rPr>
            <w:noProof/>
            <w:webHidden/>
          </w:rPr>
          <w:delText>74</w:delText>
        </w:r>
      </w:del>
    </w:p>
    <w:p w14:paraId="17171490" w14:textId="259DE285" w:rsidR="00880DE8" w:rsidDel="00DB42E5" w:rsidRDefault="00880DE8">
      <w:pPr>
        <w:pStyle w:val="TOC3"/>
        <w:tabs>
          <w:tab w:val="left" w:pos="1440"/>
          <w:tab w:val="right" w:leader="dot" w:pos="8630"/>
        </w:tabs>
        <w:rPr>
          <w:del w:id="674" w:author="Mihai Budiu" w:date="2016-06-30T18:02:00Z"/>
          <w:rFonts w:asciiTheme="minorHAnsi" w:eastAsiaTheme="minorEastAsia" w:hAnsiTheme="minorHAnsi" w:cstheme="minorBidi"/>
          <w:noProof/>
          <w:sz w:val="22"/>
          <w:szCs w:val="22"/>
        </w:rPr>
      </w:pPr>
      <w:del w:id="675" w:author="Mihai Budiu" w:date="2016-06-30T18:02:00Z">
        <w:r w:rsidRPr="00DB42E5" w:rsidDel="00DB42E5">
          <w:rPr>
            <w:rStyle w:val="Hyperlink"/>
            <w:noProof/>
          </w:rPr>
          <w:delText>14.2.2</w:delText>
        </w:r>
        <w:r w:rsidDel="00DB42E5">
          <w:rPr>
            <w:rFonts w:asciiTheme="minorHAnsi" w:eastAsiaTheme="minorEastAsia" w:hAnsiTheme="minorHAnsi" w:cstheme="minorBidi"/>
            <w:noProof/>
            <w:sz w:val="22"/>
            <w:szCs w:val="22"/>
          </w:rPr>
          <w:tab/>
        </w:r>
        <w:r w:rsidRPr="00DB42E5" w:rsidDel="00DB42E5">
          <w:rPr>
            <w:rStyle w:val="Hyperlink"/>
            <w:noProof/>
          </w:rPr>
          <w:delText>Invoking a table (match-action unit)</w:delText>
        </w:r>
        <w:r w:rsidDel="00DB42E5">
          <w:rPr>
            <w:noProof/>
            <w:webHidden/>
          </w:rPr>
          <w:tab/>
        </w:r>
        <w:r w:rsidR="003A5208" w:rsidDel="00DB42E5">
          <w:rPr>
            <w:noProof/>
            <w:webHidden/>
          </w:rPr>
          <w:delText>77</w:delText>
        </w:r>
      </w:del>
    </w:p>
    <w:p w14:paraId="6B7C9AC6" w14:textId="5791257E" w:rsidR="00880DE8" w:rsidDel="00DB42E5" w:rsidRDefault="00880DE8">
      <w:pPr>
        <w:pStyle w:val="TOC3"/>
        <w:tabs>
          <w:tab w:val="left" w:pos="1440"/>
          <w:tab w:val="right" w:leader="dot" w:pos="8630"/>
        </w:tabs>
        <w:rPr>
          <w:del w:id="676" w:author="Mihai Budiu" w:date="2016-06-30T18:02:00Z"/>
          <w:rFonts w:asciiTheme="minorHAnsi" w:eastAsiaTheme="minorEastAsia" w:hAnsiTheme="minorHAnsi" w:cstheme="minorBidi"/>
          <w:noProof/>
          <w:sz w:val="22"/>
          <w:szCs w:val="22"/>
        </w:rPr>
      </w:pPr>
      <w:del w:id="677" w:author="Mihai Budiu" w:date="2016-06-30T18:02:00Z">
        <w:r w:rsidRPr="00DB42E5" w:rsidDel="00DB42E5">
          <w:rPr>
            <w:rStyle w:val="Hyperlink"/>
            <w:noProof/>
          </w:rPr>
          <w:delText>14.2.3</w:delText>
        </w:r>
        <w:r w:rsidDel="00DB42E5">
          <w:rPr>
            <w:rFonts w:asciiTheme="minorHAnsi" w:eastAsiaTheme="minorEastAsia" w:hAnsiTheme="minorHAnsi" w:cstheme="minorBidi"/>
            <w:noProof/>
            <w:sz w:val="22"/>
            <w:szCs w:val="22"/>
          </w:rPr>
          <w:tab/>
        </w:r>
        <w:r w:rsidRPr="00DB42E5" w:rsidDel="00DB42E5">
          <w:rPr>
            <w:rStyle w:val="Hyperlink"/>
            <w:noProof/>
          </w:rPr>
          <w:delText>Match-action unit execution semantics</w:delText>
        </w:r>
        <w:r w:rsidDel="00DB42E5">
          <w:rPr>
            <w:noProof/>
            <w:webHidden/>
          </w:rPr>
          <w:tab/>
        </w:r>
        <w:r w:rsidR="003A5208" w:rsidDel="00DB42E5">
          <w:rPr>
            <w:noProof/>
            <w:webHidden/>
          </w:rPr>
          <w:delText>78</w:delText>
        </w:r>
      </w:del>
    </w:p>
    <w:p w14:paraId="264A7C31" w14:textId="0F3207AB" w:rsidR="00880DE8" w:rsidDel="00DB42E5" w:rsidRDefault="00880DE8">
      <w:pPr>
        <w:pStyle w:val="TOC2"/>
        <w:tabs>
          <w:tab w:val="left" w:pos="960"/>
          <w:tab w:val="right" w:leader="dot" w:pos="8630"/>
        </w:tabs>
        <w:rPr>
          <w:del w:id="678" w:author="Mihai Budiu" w:date="2016-06-30T18:02:00Z"/>
          <w:rFonts w:asciiTheme="minorHAnsi" w:eastAsiaTheme="minorEastAsia" w:hAnsiTheme="minorHAnsi" w:cstheme="minorBidi"/>
          <w:noProof/>
          <w:sz w:val="22"/>
          <w:szCs w:val="22"/>
        </w:rPr>
      </w:pPr>
      <w:del w:id="679" w:author="Mihai Budiu" w:date="2016-06-30T18:02:00Z">
        <w:r w:rsidRPr="00DB42E5" w:rsidDel="00DB42E5">
          <w:rPr>
            <w:rStyle w:val="Hyperlink"/>
            <w:noProof/>
          </w:rPr>
          <w:delText>14.3</w:delText>
        </w:r>
        <w:r w:rsidDel="00DB42E5">
          <w:rPr>
            <w:rFonts w:asciiTheme="minorHAnsi" w:eastAsiaTheme="minorEastAsia" w:hAnsiTheme="minorHAnsi" w:cstheme="minorBidi"/>
            <w:noProof/>
            <w:sz w:val="22"/>
            <w:szCs w:val="22"/>
          </w:rPr>
          <w:tab/>
        </w:r>
        <w:r w:rsidRPr="00DB42E5" w:rsidDel="00DB42E5">
          <w:rPr>
            <w:rStyle w:val="Hyperlink"/>
            <w:noProof/>
          </w:rPr>
          <w:delText>The Match-Action Pipeline Abstract Machine</w:delText>
        </w:r>
        <w:r w:rsidDel="00DB42E5">
          <w:rPr>
            <w:noProof/>
            <w:webHidden/>
          </w:rPr>
          <w:tab/>
        </w:r>
        <w:r w:rsidR="003A5208" w:rsidDel="00DB42E5">
          <w:rPr>
            <w:noProof/>
            <w:webHidden/>
          </w:rPr>
          <w:delText>79</w:delText>
        </w:r>
      </w:del>
    </w:p>
    <w:p w14:paraId="128B2AC3" w14:textId="15278711" w:rsidR="00880DE8" w:rsidDel="00DB42E5" w:rsidRDefault="00880DE8">
      <w:pPr>
        <w:pStyle w:val="TOC1"/>
        <w:rPr>
          <w:del w:id="680" w:author="Mihai Budiu" w:date="2016-06-30T18:02:00Z"/>
          <w:rFonts w:asciiTheme="minorHAnsi" w:eastAsiaTheme="minorEastAsia" w:hAnsiTheme="minorHAnsi" w:cstheme="minorBidi"/>
          <w:noProof/>
          <w:sz w:val="22"/>
          <w:szCs w:val="22"/>
        </w:rPr>
      </w:pPr>
      <w:del w:id="681" w:author="Mihai Budiu" w:date="2016-06-30T18:02:00Z">
        <w:r w:rsidRPr="00DB42E5" w:rsidDel="00DB42E5">
          <w:rPr>
            <w:rStyle w:val="Hyperlink"/>
            <w:noProof/>
          </w:rPr>
          <w:delText>15</w:delText>
        </w:r>
        <w:r w:rsidDel="00DB42E5">
          <w:rPr>
            <w:rFonts w:asciiTheme="minorHAnsi" w:eastAsiaTheme="minorEastAsia" w:hAnsiTheme="minorHAnsi" w:cstheme="minorBidi"/>
            <w:noProof/>
            <w:sz w:val="22"/>
            <w:szCs w:val="22"/>
          </w:rPr>
          <w:tab/>
        </w:r>
        <w:r w:rsidRPr="00DB42E5" w:rsidDel="00DB42E5">
          <w:rPr>
            <w:rStyle w:val="Hyperlink"/>
            <w:noProof/>
          </w:rPr>
          <w:delText>Parameterization</w:delText>
        </w:r>
        <w:r w:rsidDel="00DB42E5">
          <w:rPr>
            <w:noProof/>
            <w:webHidden/>
          </w:rPr>
          <w:tab/>
        </w:r>
        <w:r w:rsidR="003A5208" w:rsidDel="00DB42E5">
          <w:rPr>
            <w:noProof/>
            <w:webHidden/>
          </w:rPr>
          <w:delText>79</w:delText>
        </w:r>
      </w:del>
    </w:p>
    <w:p w14:paraId="7FF42ED6" w14:textId="6DB2F1C7" w:rsidR="00880DE8" w:rsidDel="00DB42E5" w:rsidRDefault="00880DE8">
      <w:pPr>
        <w:pStyle w:val="TOC1"/>
        <w:rPr>
          <w:del w:id="682" w:author="Mihai Budiu" w:date="2016-06-30T18:02:00Z"/>
          <w:rFonts w:asciiTheme="minorHAnsi" w:eastAsiaTheme="minorEastAsia" w:hAnsiTheme="minorHAnsi" w:cstheme="minorBidi"/>
          <w:noProof/>
          <w:sz w:val="22"/>
          <w:szCs w:val="22"/>
        </w:rPr>
      </w:pPr>
      <w:del w:id="683" w:author="Mihai Budiu" w:date="2016-06-30T18:02:00Z">
        <w:r w:rsidRPr="00DB42E5" w:rsidDel="00DB42E5">
          <w:rPr>
            <w:rStyle w:val="Hyperlink"/>
            <w:noProof/>
          </w:rPr>
          <w:delText>16</w:delText>
        </w:r>
        <w:r w:rsidDel="00DB42E5">
          <w:rPr>
            <w:rFonts w:asciiTheme="minorHAnsi" w:eastAsiaTheme="minorEastAsia" w:hAnsiTheme="minorHAnsi" w:cstheme="minorBidi"/>
            <w:noProof/>
            <w:sz w:val="22"/>
            <w:szCs w:val="22"/>
          </w:rPr>
          <w:tab/>
        </w:r>
        <w:r w:rsidRPr="00DB42E5" w:rsidDel="00DB42E5">
          <w:rPr>
            <w:rStyle w:val="Hyperlink"/>
            <w:noProof/>
          </w:rPr>
          <w:delText>Packet construction (deparsing)</w:delText>
        </w:r>
        <w:r w:rsidDel="00DB42E5">
          <w:rPr>
            <w:noProof/>
            <w:webHidden/>
          </w:rPr>
          <w:tab/>
        </w:r>
        <w:r w:rsidR="003A5208" w:rsidDel="00DB42E5">
          <w:rPr>
            <w:noProof/>
            <w:webHidden/>
          </w:rPr>
          <w:delText>80</w:delText>
        </w:r>
      </w:del>
    </w:p>
    <w:p w14:paraId="55B5CA31" w14:textId="2751E643" w:rsidR="00880DE8" w:rsidDel="00DB42E5" w:rsidRDefault="00880DE8">
      <w:pPr>
        <w:pStyle w:val="TOC2"/>
        <w:tabs>
          <w:tab w:val="left" w:pos="960"/>
          <w:tab w:val="right" w:leader="dot" w:pos="8630"/>
        </w:tabs>
        <w:rPr>
          <w:del w:id="684" w:author="Mihai Budiu" w:date="2016-06-30T18:02:00Z"/>
          <w:rFonts w:asciiTheme="minorHAnsi" w:eastAsiaTheme="minorEastAsia" w:hAnsiTheme="minorHAnsi" w:cstheme="minorBidi"/>
          <w:noProof/>
          <w:sz w:val="22"/>
          <w:szCs w:val="22"/>
        </w:rPr>
      </w:pPr>
      <w:del w:id="685" w:author="Mihai Budiu" w:date="2016-06-30T18:02:00Z">
        <w:r w:rsidRPr="00DB42E5" w:rsidDel="00DB42E5">
          <w:rPr>
            <w:rStyle w:val="Hyperlink"/>
            <w:noProof/>
          </w:rPr>
          <w:delText>16.1</w:delText>
        </w:r>
        <w:r w:rsidDel="00DB42E5">
          <w:rPr>
            <w:rFonts w:asciiTheme="minorHAnsi" w:eastAsiaTheme="minorEastAsia" w:hAnsiTheme="minorHAnsi" w:cstheme="minorBidi"/>
            <w:noProof/>
            <w:sz w:val="22"/>
            <w:szCs w:val="22"/>
          </w:rPr>
          <w:tab/>
        </w:r>
        <w:r w:rsidRPr="00DB42E5" w:rsidDel="00DB42E5">
          <w:rPr>
            <w:rStyle w:val="Hyperlink"/>
            <w:noProof/>
          </w:rPr>
          <w:delText>Data insertion into packets</w:delText>
        </w:r>
        <w:r w:rsidDel="00DB42E5">
          <w:rPr>
            <w:noProof/>
            <w:webHidden/>
          </w:rPr>
          <w:tab/>
        </w:r>
        <w:r w:rsidR="003A5208" w:rsidDel="00DB42E5">
          <w:rPr>
            <w:noProof/>
            <w:webHidden/>
          </w:rPr>
          <w:delText>81</w:delText>
        </w:r>
      </w:del>
    </w:p>
    <w:p w14:paraId="3A1A9CC8" w14:textId="2088962C" w:rsidR="00880DE8" w:rsidDel="00DB42E5" w:rsidRDefault="00880DE8">
      <w:pPr>
        <w:pStyle w:val="TOC1"/>
        <w:rPr>
          <w:del w:id="686" w:author="Mihai Budiu" w:date="2016-06-30T18:02:00Z"/>
          <w:rFonts w:asciiTheme="minorHAnsi" w:eastAsiaTheme="minorEastAsia" w:hAnsiTheme="minorHAnsi" w:cstheme="minorBidi"/>
          <w:noProof/>
          <w:sz w:val="22"/>
          <w:szCs w:val="22"/>
        </w:rPr>
      </w:pPr>
      <w:del w:id="687" w:author="Mihai Budiu" w:date="2016-06-30T18:02:00Z">
        <w:r w:rsidRPr="00DB42E5" w:rsidDel="00DB42E5">
          <w:rPr>
            <w:rStyle w:val="Hyperlink"/>
            <w:noProof/>
          </w:rPr>
          <w:delText>17</w:delText>
        </w:r>
        <w:r w:rsidDel="00DB42E5">
          <w:rPr>
            <w:rFonts w:asciiTheme="minorHAnsi" w:eastAsiaTheme="minorEastAsia" w:hAnsiTheme="minorHAnsi" w:cstheme="minorBidi"/>
            <w:noProof/>
            <w:sz w:val="22"/>
            <w:szCs w:val="22"/>
          </w:rPr>
          <w:tab/>
        </w:r>
        <w:r w:rsidRPr="00DB42E5" w:rsidDel="00DB42E5">
          <w:rPr>
            <w:rStyle w:val="Hyperlink"/>
            <w:noProof/>
          </w:rPr>
          <w:delText>Architecture description</w:delText>
        </w:r>
        <w:r w:rsidDel="00DB42E5">
          <w:rPr>
            <w:noProof/>
            <w:webHidden/>
          </w:rPr>
          <w:tab/>
        </w:r>
        <w:r w:rsidR="003A5208" w:rsidDel="00DB42E5">
          <w:rPr>
            <w:noProof/>
            <w:webHidden/>
          </w:rPr>
          <w:delText>82</w:delText>
        </w:r>
      </w:del>
    </w:p>
    <w:p w14:paraId="29FD7C79" w14:textId="0800B5B0" w:rsidR="00880DE8" w:rsidDel="00DB42E5" w:rsidRDefault="00880DE8">
      <w:pPr>
        <w:pStyle w:val="TOC2"/>
        <w:tabs>
          <w:tab w:val="left" w:pos="960"/>
          <w:tab w:val="right" w:leader="dot" w:pos="8630"/>
        </w:tabs>
        <w:rPr>
          <w:del w:id="688" w:author="Mihai Budiu" w:date="2016-06-30T18:02:00Z"/>
          <w:rFonts w:asciiTheme="minorHAnsi" w:eastAsiaTheme="minorEastAsia" w:hAnsiTheme="minorHAnsi" w:cstheme="minorBidi"/>
          <w:noProof/>
          <w:sz w:val="22"/>
          <w:szCs w:val="22"/>
        </w:rPr>
      </w:pPr>
      <w:del w:id="689" w:author="Mihai Budiu" w:date="2016-06-30T18:02:00Z">
        <w:r w:rsidRPr="00DB42E5" w:rsidDel="00DB42E5">
          <w:rPr>
            <w:rStyle w:val="Hyperlink"/>
            <w:noProof/>
          </w:rPr>
          <w:delText>17.1</w:delText>
        </w:r>
        <w:r w:rsidDel="00DB42E5">
          <w:rPr>
            <w:rFonts w:asciiTheme="minorHAnsi" w:eastAsiaTheme="minorEastAsia" w:hAnsiTheme="minorHAnsi" w:cstheme="minorBidi"/>
            <w:noProof/>
            <w:sz w:val="22"/>
            <w:szCs w:val="22"/>
          </w:rPr>
          <w:tab/>
        </w:r>
        <w:r w:rsidRPr="00DB42E5" w:rsidDel="00DB42E5">
          <w:rPr>
            <w:rStyle w:val="Hyperlink"/>
            <w:noProof/>
          </w:rPr>
          <w:delText>Example architecture description</w:delText>
        </w:r>
        <w:r w:rsidDel="00DB42E5">
          <w:rPr>
            <w:noProof/>
            <w:webHidden/>
          </w:rPr>
          <w:tab/>
        </w:r>
        <w:r w:rsidR="003A5208" w:rsidDel="00DB42E5">
          <w:rPr>
            <w:noProof/>
            <w:webHidden/>
          </w:rPr>
          <w:delText>82</w:delText>
        </w:r>
      </w:del>
    </w:p>
    <w:p w14:paraId="7C9D034C" w14:textId="48C24F9D" w:rsidR="00880DE8" w:rsidDel="00DB42E5" w:rsidRDefault="00880DE8">
      <w:pPr>
        <w:pStyle w:val="TOC2"/>
        <w:tabs>
          <w:tab w:val="left" w:pos="960"/>
          <w:tab w:val="right" w:leader="dot" w:pos="8630"/>
        </w:tabs>
        <w:rPr>
          <w:del w:id="690" w:author="Mihai Budiu" w:date="2016-06-30T18:02:00Z"/>
          <w:rFonts w:asciiTheme="minorHAnsi" w:eastAsiaTheme="minorEastAsia" w:hAnsiTheme="minorHAnsi" w:cstheme="minorBidi"/>
          <w:noProof/>
          <w:sz w:val="22"/>
          <w:szCs w:val="22"/>
        </w:rPr>
      </w:pPr>
      <w:del w:id="691" w:author="Mihai Budiu" w:date="2016-06-30T18:02:00Z">
        <w:r w:rsidRPr="00DB42E5" w:rsidDel="00DB42E5">
          <w:rPr>
            <w:rStyle w:val="Hyperlink"/>
            <w:noProof/>
          </w:rPr>
          <w:delText>17.2</w:delText>
        </w:r>
        <w:r w:rsidDel="00DB42E5">
          <w:rPr>
            <w:rFonts w:asciiTheme="minorHAnsi" w:eastAsiaTheme="minorEastAsia" w:hAnsiTheme="minorHAnsi" w:cstheme="minorBidi"/>
            <w:noProof/>
            <w:sz w:val="22"/>
            <w:szCs w:val="22"/>
          </w:rPr>
          <w:tab/>
        </w:r>
        <w:r w:rsidRPr="00DB42E5" w:rsidDel="00DB42E5">
          <w:rPr>
            <w:rStyle w:val="Hyperlink"/>
            <w:noProof/>
          </w:rPr>
          <w:delText>Target program instantiation</w:delText>
        </w:r>
        <w:r w:rsidDel="00DB42E5">
          <w:rPr>
            <w:noProof/>
            <w:webHidden/>
          </w:rPr>
          <w:tab/>
        </w:r>
        <w:r w:rsidR="003A5208" w:rsidDel="00DB42E5">
          <w:rPr>
            <w:noProof/>
            <w:webHidden/>
          </w:rPr>
          <w:delText>83</w:delText>
        </w:r>
      </w:del>
    </w:p>
    <w:p w14:paraId="2E94768B" w14:textId="3CB81719" w:rsidR="00880DE8" w:rsidDel="00DB42E5" w:rsidRDefault="00880DE8">
      <w:pPr>
        <w:pStyle w:val="TOC2"/>
        <w:tabs>
          <w:tab w:val="left" w:pos="960"/>
          <w:tab w:val="right" w:leader="dot" w:pos="8630"/>
        </w:tabs>
        <w:rPr>
          <w:del w:id="692" w:author="Mihai Budiu" w:date="2016-06-30T18:02:00Z"/>
          <w:rFonts w:asciiTheme="minorHAnsi" w:eastAsiaTheme="minorEastAsia" w:hAnsiTheme="minorHAnsi" w:cstheme="minorBidi"/>
          <w:noProof/>
          <w:sz w:val="22"/>
          <w:szCs w:val="22"/>
        </w:rPr>
      </w:pPr>
      <w:del w:id="693" w:author="Mihai Budiu" w:date="2016-06-30T18:02:00Z">
        <w:r w:rsidRPr="00DB42E5" w:rsidDel="00DB42E5">
          <w:rPr>
            <w:rStyle w:val="Hyperlink"/>
            <w:noProof/>
          </w:rPr>
          <w:delText>17.3</w:delText>
        </w:r>
        <w:r w:rsidDel="00DB42E5">
          <w:rPr>
            <w:rFonts w:asciiTheme="minorHAnsi" w:eastAsiaTheme="minorEastAsia" w:hAnsiTheme="minorHAnsi" w:cstheme="minorBidi"/>
            <w:noProof/>
            <w:sz w:val="22"/>
            <w:szCs w:val="22"/>
          </w:rPr>
          <w:tab/>
        </w:r>
        <w:r w:rsidRPr="00DB42E5" w:rsidDel="00DB42E5">
          <w:rPr>
            <w:rStyle w:val="Hyperlink"/>
            <w:noProof/>
          </w:rPr>
          <w:delText>A Packet Filter Model</w:delText>
        </w:r>
        <w:r w:rsidDel="00DB42E5">
          <w:rPr>
            <w:noProof/>
            <w:webHidden/>
          </w:rPr>
          <w:tab/>
        </w:r>
        <w:r w:rsidR="003A5208" w:rsidDel="00DB42E5">
          <w:rPr>
            <w:noProof/>
            <w:webHidden/>
          </w:rPr>
          <w:delText>84</w:delText>
        </w:r>
      </w:del>
    </w:p>
    <w:p w14:paraId="109476C2" w14:textId="438C6F17" w:rsidR="00880DE8" w:rsidDel="00DB42E5" w:rsidRDefault="00880DE8">
      <w:pPr>
        <w:pStyle w:val="TOC1"/>
        <w:rPr>
          <w:del w:id="694" w:author="Mihai Budiu" w:date="2016-06-30T18:02:00Z"/>
          <w:rFonts w:asciiTheme="minorHAnsi" w:eastAsiaTheme="minorEastAsia" w:hAnsiTheme="minorHAnsi" w:cstheme="minorBidi"/>
          <w:noProof/>
          <w:sz w:val="22"/>
          <w:szCs w:val="22"/>
        </w:rPr>
      </w:pPr>
      <w:del w:id="695" w:author="Mihai Budiu" w:date="2016-06-30T18:02:00Z">
        <w:r w:rsidRPr="00DB42E5" w:rsidDel="00DB42E5">
          <w:rPr>
            <w:rStyle w:val="Hyperlink"/>
            <w:noProof/>
          </w:rPr>
          <w:delText>18</w:delText>
        </w:r>
        <w:r w:rsidDel="00DB42E5">
          <w:rPr>
            <w:rFonts w:asciiTheme="minorHAnsi" w:eastAsiaTheme="minorEastAsia" w:hAnsiTheme="minorHAnsi" w:cstheme="minorBidi"/>
            <w:noProof/>
            <w:sz w:val="22"/>
            <w:szCs w:val="22"/>
          </w:rPr>
          <w:tab/>
        </w:r>
        <w:r w:rsidRPr="00DB42E5" w:rsidDel="00DB42E5">
          <w:rPr>
            <w:rStyle w:val="Hyperlink"/>
            <w:noProof/>
          </w:rPr>
          <w:delText>The P4 abstract machine: evaluating a P4 program</w:delText>
        </w:r>
        <w:r w:rsidDel="00DB42E5">
          <w:rPr>
            <w:noProof/>
            <w:webHidden/>
          </w:rPr>
          <w:tab/>
        </w:r>
        <w:r w:rsidR="003A5208" w:rsidDel="00DB42E5">
          <w:rPr>
            <w:noProof/>
            <w:webHidden/>
          </w:rPr>
          <w:delText>84</w:delText>
        </w:r>
      </w:del>
    </w:p>
    <w:p w14:paraId="2A9CB629" w14:textId="45DF054A" w:rsidR="00880DE8" w:rsidDel="00DB42E5" w:rsidRDefault="00880DE8">
      <w:pPr>
        <w:pStyle w:val="TOC2"/>
        <w:tabs>
          <w:tab w:val="left" w:pos="960"/>
          <w:tab w:val="right" w:leader="dot" w:pos="8630"/>
        </w:tabs>
        <w:rPr>
          <w:del w:id="696" w:author="Mihai Budiu" w:date="2016-06-30T18:02:00Z"/>
          <w:rFonts w:asciiTheme="minorHAnsi" w:eastAsiaTheme="minorEastAsia" w:hAnsiTheme="minorHAnsi" w:cstheme="minorBidi"/>
          <w:noProof/>
          <w:sz w:val="22"/>
          <w:szCs w:val="22"/>
        </w:rPr>
      </w:pPr>
      <w:del w:id="697" w:author="Mihai Budiu" w:date="2016-06-30T18:02:00Z">
        <w:r w:rsidRPr="00DB42E5" w:rsidDel="00DB42E5">
          <w:rPr>
            <w:rStyle w:val="Hyperlink"/>
            <w:noProof/>
          </w:rPr>
          <w:delText>18.1</w:delText>
        </w:r>
        <w:r w:rsidDel="00DB42E5">
          <w:rPr>
            <w:rFonts w:asciiTheme="minorHAnsi" w:eastAsiaTheme="minorEastAsia" w:hAnsiTheme="minorHAnsi" w:cstheme="minorBidi"/>
            <w:noProof/>
            <w:sz w:val="22"/>
            <w:szCs w:val="22"/>
          </w:rPr>
          <w:tab/>
        </w:r>
        <w:r w:rsidRPr="00DB42E5" w:rsidDel="00DB42E5">
          <w:rPr>
            <w:rStyle w:val="Hyperlink"/>
            <w:noProof/>
          </w:rPr>
          <w:delText>Compile-time evaluation</w:delText>
        </w:r>
        <w:r w:rsidDel="00DB42E5">
          <w:rPr>
            <w:noProof/>
            <w:webHidden/>
          </w:rPr>
          <w:tab/>
        </w:r>
        <w:r w:rsidR="003A5208" w:rsidDel="00DB42E5">
          <w:rPr>
            <w:noProof/>
            <w:webHidden/>
          </w:rPr>
          <w:delText>84</w:delText>
        </w:r>
      </w:del>
    </w:p>
    <w:p w14:paraId="590519E3" w14:textId="1D4C8A04" w:rsidR="00880DE8" w:rsidDel="00DB42E5" w:rsidRDefault="00880DE8">
      <w:pPr>
        <w:pStyle w:val="TOC2"/>
        <w:tabs>
          <w:tab w:val="left" w:pos="960"/>
          <w:tab w:val="right" w:leader="dot" w:pos="8630"/>
        </w:tabs>
        <w:rPr>
          <w:del w:id="698" w:author="Mihai Budiu" w:date="2016-06-30T18:02:00Z"/>
          <w:rFonts w:asciiTheme="minorHAnsi" w:eastAsiaTheme="minorEastAsia" w:hAnsiTheme="minorHAnsi" w:cstheme="minorBidi"/>
          <w:noProof/>
          <w:sz w:val="22"/>
          <w:szCs w:val="22"/>
        </w:rPr>
      </w:pPr>
      <w:del w:id="699" w:author="Mihai Budiu" w:date="2016-06-30T18:02:00Z">
        <w:r w:rsidRPr="00DB42E5" w:rsidDel="00DB42E5">
          <w:rPr>
            <w:rStyle w:val="Hyperlink"/>
            <w:noProof/>
          </w:rPr>
          <w:delText>18.2</w:delText>
        </w:r>
        <w:r w:rsidDel="00DB42E5">
          <w:rPr>
            <w:rFonts w:asciiTheme="minorHAnsi" w:eastAsiaTheme="minorEastAsia" w:hAnsiTheme="minorHAnsi" w:cstheme="minorBidi"/>
            <w:noProof/>
            <w:sz w:val="22"/>
            <w:szCs w:val="22"/>
          </w:rPr>
          <w:tab/>
        </w:r>
        <w:r w:rsidRPr="00DB42E5" w:rsidDel="00DB42E5">
          <w:rPr>
            <w:rStyle w:val="Hyperlink"/>
            <w:noProof/>
          </w:rPr>
          <w:delText>Externally-visible names</w:delText>
        </w:r>
        <w:r w:rsidDel="00DB42E5">
          <w:rPr>
            <w:noProof/>
            <w:webHidden/>
          </w:rPr>
          <w:tab/>
        </w:r>
        <w:r w:rsidR="003A5208" w:rsidDel="00DB42E5">
          <w:rPr>
            <w:noProof/>
            <w:webHidden/>
          </w:rPr>
          <w:delText>86</w:delText>
        </w:r>
      </w:del>
    </w:p>
    <w:p w14:paraId="33BEEEE2" w14:textId="4B1C3B65" w:rsidR="00880DE8" w:rsidDel="00DB42E5" w:rsidRDefault="00880DE8">
      <w:pPr>
        <w:pStyle w:val="TOC2"/>
        <w:tabs>
          <w:tab w:val="left" w:pos="960"/>
          <w:tab w:val="right" w:leader="dot" w:pos="8630"/>
        </w:tabs>
        <w:rPr>
          <w:del w:id="700" w:author="Mihai Budiu" w:date="2016-06-30T18:02:00Z"/>
          <w:rFonts w:asciiTheme="minorHAnsi" w:eastAsiaTheme="minorEastAsia" w:hAnsiTheme="minorHAnsi" w:cstheme="minorBidi"/>
          <w:noProof/>
          <w:sz w:val="22"/>
          <w:szCs w:val="22"/>
        </w:rPr>
      </w:pPr>
      <w:del w:id="701" w:author="Mihai Budiu" w:date="2016-06-30T18:02:00Z">
        <w:r w:rsidRPr="00DB42E5" w:rsidDel="00DB42E5">
          <w:rPr>
            <w:rStyle w:val="Hyperlink"/>
            <w:noProof/>
          </w:rPr>
          <w:delText>18.3</w:delText>
        </w:r>
        <w:r w:rsidDel="00DB42E5">
          <w:rPr>
            <w:rFonts w:asciiTheme="minorHAnsi" w:eastAsiaTheme="minorEastAsia" w:hAnsiTheme="minorHAnsi" w:cstheme="minorBidi"/>
            <w:noProof/>
            <w:sz w:val="22"/>
            <w:szCs w:val="22"/>
          </w:rPr>
          <w:tab/>
        </w:r>
        <w:r w:rsidRPr="00DB42E5" w:rsidDel="00DB42E5">
          <w:rPr>
            <w:rStyle w:val="Hyperlink"/>
            <w:noProof/>
          </w:rPr>
          <w:delText>Dynamic evaluation</w:delText>
        </w:r>
        <w:r w:rsidDel="00DB42E5">
          <w:rPr>
            <w:noProof/>
            <w:webHidden/>
          </w:rPr>
          <w:tab/>
        </w:r>
        <w:r w:rsidR="003A5208" w:rsidDel="00DB42E5">
          <w:rPr>
            <w:noProof/>
            <w:webHidden/>
          </w:rPr>
          <w:delText>87</w:delText>
        </w:r>
      </w:del>
    </w:p>
    <w:p w14:paraId="3EDF30A3" w14:textId="0E4FFC16" w:rsidR="00880DE8" w:rsidDel="00DB42E5" w:rsidRDefault="00880DE8">
      <w:pPr>
        <w:pStyle w:val="TOC3"/>
        <w:tabs>
          <w:tab w:val="left" w:pos="1440"/>
          <w:tab w:val="right" w:leader="dot" w:pos="8630"/>
        </w:tabs>
        <w:rPr>
          <w:del w:id="702" w:author="Mihai Budiu" w:date="2016-06-30T18:02:00Z"/>
          <w:rFonts w:asciiTheme="minorHAnsi" w:eastAsiaTheme="minorEastAsia" w:hAnsiTheme="minorHAnsi" w:cstheme="minorBidi"/>
          <w:noProof/>
          <w:sz w:val="22"/>
          <w:szCs w:val="22"/>
        </w:rPr>
      </w:pPr>
      <w:del w:id="703" w:author="Mihai Budiu" w:date="2016-06-30T18:02:00Z">
        <w:r w:rsidRPr="00DB42E5" w:rsidDel="00DB42E5">
          <w:rPr>
            <w:rStyle w:val="Hyperlink"/>
            <w:noProof/>
          </w:rPr>
          <w:delText>18.3.1</w:delText>
        </w:r>
        <w:r w:rsidDel="00DB42E5">
          <w:rPr>
            <w:rFonts w:asciiTheme="minorHAnsi" w:eastAsiaTheme="minorEastAsia" w:hAnsiTheme="minorHAnsi" w:cstheme="minorBidi"/>
            <w:noProof/>
            <w:sz w:val="22"/>
            <w:szCs w:val="22"/>
          </w:rPr>
          <w:tab/>
        </w:r>
        <w:r w:rsidRPr="00DB42E5" w:rsidDel="00DB42E5">
          <w:rPr>
            <w:rStyle w:val="Hyperlink"/>
            <w:noProof/>
          </w:rPr>
          <w:delText>Concurrency model</w:delText>
        </w:r>
        <w:r w:rsidDel="00DB42E5">
          <w:rPr>
            <w:noProof/>
            <w:webHidden/>
          </w:rPr>
          <w:tab/>
        </w:r>
        <w:r w:rsidR="003A5208" w:rsidDel="00DB42E5">
          <w:rPr>
            <w:noProof/>
            <w:webHidden/>
          </w:rPr>
          <w:delText>87</w:delText>
        </w:r>
      </w:del>
    </w:p>
    <w:p w14:paraId="1359C392" w14:textId="1ACC139E" w:rsidR="00880DE8" w:rsidDel="00DB42E5" w:rsidRDefault="00880DE8">
      <w:pPr>
        <w:pStyle w:val="TOC1"/>
        <w:rPr>
          <w:del w:id="704" w:author="Mihai Budiu" w:date="2016-06-30T18:02:00Z"/>
          <w:rFonts w:asciiTheme="minorHAnsi" w:eastAsiaTheme="minorEastAsia" w:hAnsiTheme="minorHAnsi" w:cstheme="minorBidi"/>
          <w:noProof/>
          <w:sz w:val="22"/>
          <w:szCs w:val="22"/>
        </w:rPr>
      </w:pPr>
      <w:del w:id="705" w:author="Mihai Budiu" w:date="2016-06-30T18:02:00Z">
        <w:r w:rsidRPr="00DB42E5" w:rsidDel="00DB42E5">
          <w:rPr>
            <w:rStyle w:val="Hyperlink"/>
            <w:noProof/>
          </w:rPr>
          <w:delText>19</w:delText>
        </w:r>
        <w:r w:rsidDel="00DB42E5">
          <w:rPr>
            <w:rFonts w:asciiTheme="minorHAnsi" w:eastAsiaTheme="minorEastAsia" w:hAnsiTheme="minorHAnsi" w:cstheme="minorBidi"/>
            <w:noProof/>
            <w:sz w:val="22"/>
            <w:szCs w:val="22"/>
          </w:rPr>
          <w:tab/>
        </w:r>
        <w:r w:rsidRPr="00DB42E5" w:rsidDel="00DB42E5">
          <w:rPr>
            <w:rStyle w:val="Hyperlink"/>
            <w:noProof/>
          </w:rPr>
          <w:delText>Annotations</w:delText>
        </w:r>
        <w:r w:rsidDel="00DB42E5">
          <w:rPr>
            <w:noProof/>
            <w:webHidden/>
          </w:rPr>
          <w:tab/>
        </w:r>
        <w:r w:rsidR="003A5208" w:rsidDel="00DB42E5">
          <w:rPr>
            <w:noProof/>
            <w:webHidden/>
          </w:rPr>
          <w:delText>88</w:delText>
        </w:r>
      </w:del>
    </w:p>
    <w:p w14:paraId="75B07028" w14:textId="0EC5353D" w:rsidR="00880DE8" w:rsidDel="00DB42E5" w:rsidRDefault="00880DE8">
      <w:pPr>
        <w:pStyle w:val="TOC3"/>
        <w:tabs>
          <w:tab w:val="left" w:pos="1440"/>
          <w:tab w:val="right" w:leader="dot" w:pos="8630"/>
        </w:tabs>
        <w:rPr>
          <w:del w:id="706" w:author="Mihai Budiu" w:date="2016-06-30T18:02:00Z"/>
          <w:rFonts w:asciiTheme="minorHAnsi" w:eastAsiaTheme="minorEastAsia" w:hAnsiTheme="minorHAnsi" w:cstheme="minorBidi"/>
          <w:noProof/>
          <w:sz w:val="22"/>
          <w:szCs w:val="22"/>
        </w:rPr>
      </w:pPr>
      <w:del w:id="707" w:author="Mihai Budiu" w:date="2016-06-30T18:02:00Z">
        <w:r w:rsidRPr="00DB42E5" w:rsidDel="00DB42E5">
          <w:rPr>
            <w:rStyle w:val="Hyperlink"/>
            <w:noProof/>
          </w:rPr>
          <w:delText>19.1.1</w:delText>
        </w:r>
        <w:r w:rsidDel="00DB42E5">
          <w:rPr>
            <w:rFonts w:asciiTheme="minorHAnsi" w:eastAsiaTheme="minorEastAsia" w:hAnsiTheme="minorHAnsi" w:cstheme="minorBidi"/>
            <w:noProof/>
            <w:sz w:val="22"/>
            <w:szCs w:val="22"/>
          </w:rPr>
          <w:tab/>
        </w:r>
        <w:r w:rsidRPr="00DB42E5" w:rsidDel="00DB42E5">
          <w:rPr>
            <w:rStyle w:val="Hyperlink"/>
            <w:noProof/>
          </w:rPr>
          <w:delText>Predefined annotations</w:delText>
        </w:r>
        <w:r w:rsidDel="00DB42E5">
          <w:rPr>
            <w:noProof/>
            <w:webHidden/>
          </w:rPr>
          <w:tab/>
        </w:r>
        <w:r w:rsidR="003A5208" w:rsidDel="00DB42E5">
          <w:rPr>
            <w:noProof/>
            <w:webHidden/>
          </w:rPr>
          <w:delText>88</w:delText>
        </w:r>
      </w:del>
    </w:p>
    <w:p w14:paraId="0CCBB09C" w14:textId="36C24DCF" w:rsidR="00880DE8" w:rsidDel="00DB42E5" w:rsidRDefault="00880DE8">
      <w:pPr>
        <w:pStyle w:val="TOC3"/>
        <w:tabs>
          <w:tab w:val="left" w:pos="1440"/>
          <w:tab w:val="right" w:leader="dot" w:pos="8630"/>
        </w:tabs>
        <w:rPr>
          <w:del w:id="708" w:author="Mihai Budiu" w:date="2016-06-30T18:02:00Z"/>
          <w:rFonts w:asciiTheme="minorHAnsi" w:eastAsiaTheme="minorEastAsia" w:hAnsiTheme="minorHAnsi" w:cstheme="minorBidi"/>
          <w:noProof/>
          <w:sz w:val="22"/>
          <w:szCs w:val="22"/>
        </w:rPr>
      </w:pPr>
      <w:del w:id="709" w:author="Mihai Budiu" w:date="2016-06-30T18:02:00Z">
        <w:r w:rsidRPr="00DB42E5" w:rsidDel="00DB42E5">
          <w:rPr>
            <w:rStyle w:val="Hyperlink"/>
            <w:noProof/>
          </w:rPr>
          <w:delText>19.1.2</w:delText>
        </w:r>
        <w:r w:rsidDel="00DB42E5">
          <w:rPr>
            <w:rFonts w:asciiTheme="minorHAnsi" w:eastAsiaTheme="minorEastAsia" w:hAnsiTheme="minorHAnsi" w:cstheme="minorBidi"/>
            <w:noProof/>
            <w:sz w:val="22"/>
            <w:szCs w:val="22"/>
          </w:rPr>
          <w:tab/>
        </w:r>
        <w:r w:rsidRPr="00DB42E5" w:rsidDel="00DB42E5">
          <w:rPr>
            <w:rStyle w:val="Hyperlink"/>
            <w:noProof/>
          </w:rPr>
          <w:delText>Target-specific annotations</w:delText>
        </w:r>
        <w:r w:rsidDel="00DB42E5">
          <w:rPr>
            <w:noProof/>
            <w:webHidden/>
          </w:rPr>
          <w:tab/>
        </w:r>
        <w:r w:rsidR="003A5208" w:rsidDel="00DB42E5">
          <w:rPr>
            <w:noProof/>
            <w:webHidden/>
          </w:rPr>
          <w:delText>89</w:delText>
        </w:r>
      </w:del>
    </w:p>
    <w:p w14:paraId="7D4310BB" w14:textId="0E22F1D6" w:rsidR="00880DE8" w:rsidDel="00DB42E5" w:rsidRDefault="00880DE8">
      <w:pPr>
        <w:pStyle w:val="TOC1"/>
        <w:rPr>
          <w:del w:id="710" w:author="Mihai Budiu" w:date="2016-06-30T18:02:00Z"/>
          <w:rFonts w:asciiTheme="minorHAnsi" w:eastAsiaTheme="minorEastAsia" w:hAnsiTheme="minorHAnsi" w:cstheme="minorBidi"/>
          <w:noProof/>
          <w:sz w:val="22"/>
          <w:szCs w:val="22"/>
        </w:rPr>
      </w:pPr>
      <w:del w:id="711" w:author="Mihai Budiu" w:date="2016-06-30T18:02:00Z">
        <w:r w:rsidRPr="00DB42E5" w:rsidDel="00DB42E5">
          <w:rPr>
            <w:rStyle w:val="Hyperlink"/>
            <w:noProof/>
          </w:rPr>
          <w:delText>20</w:delText>
        </w:r>
        <w:r w:rsidDel="00DB42E5">
          <w:rPr>
            <w:rFonts w:asciiTheme="minorHAnsi" w:eastAsiaTheme="minorEastAsia" w:hAnsiTheme="minorHAnsi" w:cstheme="minorBidi"/>
            <w:noProof/>
            <w:sz w:val="22"/>
            <w:szCs w:val="22"/>
          </w:rPr>
          <w:tab/>
        </w:r>
        <w:r w:rsidRPr="00DB42E5" w:rsidDel="00DB42E5">
          <w:rPr>
            <w:rStyle w:val="Hyperlink"/>
            <w:noProof/>
          </w:rPr>
          <w:delText>Appendix: P4 reserved keywords</w:delText>
        </w:r>
        <w:r w:rsidDel="00DB42E5">
          <w:rPr>
            <w:noProof/>
            <w:webHidden/>
          </w:rPr>
          <w:tab/>
        </w:r>
        <w:r w:rsidR="003A5208" w:rsidDel="00DB42E5">
          <w:rPr>
            <w:noProof/>
            <w:webHidden/>
          </w:rPr>
          <w:delText>89</w:delText>
        </w:r>
      </w:del>
    </w:p>
    <w:p w14:paraId="10E5E1C1" w14:textId="2BA86B6C" w:rsidR="00880DE8" w:rsidDel="00DB42E5" w:rsidRDefault="00880DE8">
      <w:pPr>
        <w:pStyle w:val="TOC1"/>
        <w:rPr>
          <w:del w:id="712" w:author="Mihai Budiu" w:date="2016-06-30T18:02:00Z"/>
          <w:rFonts w:asciiTheme="minorHAnsi" w:eastAsiaTheme="minorEastAsia" w:hAnsiTheme="minorHAnsi" w:cstheme="minorBidi"/>
          <w:noProof/>
          <w:sz w:val="22"/>
          <w:szCs w:val="22"/>
        </w:rPr>
      </w:pPr>
      <w:del w:id="713" w:author="Mihai Budiu" w:date="2016-06-30T18:02:00Z">
        <w:r w:rsidRPr="00DB42E5" w:rsidDel="00DB42E5">
          <w:rPr>
            <w:rStyle w:val="Hyperlink"/>
            <w:noProof/>
          </w:rPr>
          <w:delText>21</w:delText>
        </w:r>
        <w:r w:rsidDel="00DB42E5">
          <w:rPr>
            <w:rFonts w:asciiTheme="minorHAnsi" w:eastAsiaTheme="minorEastAsia" w:hAnsiTheme="minorHAnsi" w:cstheme="minorBidi"/>
            <w:noProof/>
            <w:sz w:val="22"/>
            <w:szCs w:val="22"/>
          </w:rPr>
          <w:tab/>
        </w:r>
        <w:r w:rsidRPr="00DB42E5" w:rsidDel="00DB42E5">
          <w:rPr>
            <w:rStyle w:val="Hyperlink"/>
            <w:noProof/>
          </w:rPr>
          <w:delText>Appendix: P4 core library</w:delText>
        </w:r>
        <w:r w:rsidDel="00DB42E5">
          <w:rPr>
            <w:noProof/>
            <w:webHidden/>
          </w:rPr>
          <w:tab/>
        </w:r>
        <w:r w:rsidR="003A5208" w:rsidDel="00DB42E5">
          <w:rPr>
            <w:noProof/>
            <w:webHidden/>
          </w:rPr>
          <w:delText>89</w:delText>
        </w:r>
      </w:del>
    </w:p>
    <w:p w14:paraId="5E125A7D" w14:textId="7F74F5B9" w:rsidR="00880DE8" w:rsidDel="00DB42E5" w:rsidRDefault="00880DE8">
      <w:pPr>
        <w:pStyle w:val="TOC1"/>
        <w:rPr>
          <w:del w:id="714" w:author="Mihai Budiu" w:date="2016-06-30T18:02:00Z"/>
          <w:rFonts w:asciiTheme="minorHAnsi" w:eastAsiaTheme="minorEastAsia" w:hAnsiTheme="minorHAnsi" w:cstheme="minorBidi"/>
          <w:noProof/>
          <w:sz w:val="22"/>
          <w:szCs w:val="22"/>
        </w:rPr>
      </w:pPr>
      <w:del w:id="715" w:author="Mihai Budiu" w:date="2016-06-30T18:02:00Z">
        <w:r w:rsidRPr="00DB42E5" w:rsidDel="00DB42E5">
          <w:rPr>
            <w:rStyle w:val="Hyperlink"/>
            <w:noProof/>
          </w:rPr>
          <w:delText>22</w:delText>
        </w:r>
        <w:r w:rsidDel="00DB42E5">
          <w:rPr>
            <w:rFonts w:asciiTheme="minorHAnsi" w:eastAsiaTheme="minorEastAsia" w:hAnsiTheme="minorHAnsi" w:cstheme="minorBidi"/>
            <w:noProof/>
            <w:sz w:val="22"/>
            <w:szCs w:val="22"/>
          </w:rPr>
          <w:tab/>
        </w:r>
        <w:r w:rsidRPr="00DB42E5" w:rsidDel="00DB42E5">
          <w:rPr>
            <w:rStyle w:val="Hyperlink"/>
            <w:noProof/>
          </w:rPr>
          <w:delText>Appendix: checksums</w:delText>
        </w:r>
        <w:r w:rsidDel="00DB42E5">
          <w:rPr>
            <w:noProof/>
            <w:webHidden/>
          </w:rPr>
          <w:tab/>
        </w:r>
        <w:r w:rsidR="003A5208" w:rsidDel="00DB42E5">
          <w:rPr>
            <w:noProof/>
            <w:webHidden/>
          </w:rPr>
          <w:delText>90</w:delText>
        </w:r>
      </w:del>
    </w:p>
    <w:p w14:paraId="01266227" w14:textId="36E48C20" w:rsidR="00880DE8" w:rsidDel="00DB42E5" w:rsidRDefault="00880DE8">
      <w:pPr>
        <w:pStyle w:val="TOC1"/>
        <w:rPr>
          <w:del w:id="716" w:author="Mihai Budiu" w:date="2016-06-30T18:02:00Z"/>
          <w:rFonts w:asciiTheme="minorHAnsi" w:eastAsiaTheme="minorEastAsia" w:hAnsiTheme="minorHAnsi" w:cstheme="minorBidi"/>
          <w:noProof/>
          <w:sz w:val="22"/>
          <w:szCs w:val="22"/>
        </w:rPr>
      </w:pPr>
      <w:del w:id="717" w:author="Mihai Budiu" w:date="2016-06-30T18:02:00Z">
        <w:r w:rsidRPr="00DB42E5" w:rsidDel="00DB42E5">
          <w:rPr>
            <w:rStyle w:val="Hyperlink"/>
            <w:noProof/>
          </w:rPr>
          <w:delText>23</w:delText>
        </w:r>
        <w:r w:rsidDel="00DB42E5">
          <w:rPr>
            <w:rFonts w:asciiTheme="minorHAnsi" w:eastAsiaTheme="minorEastAsia" w:hAnsiTheme="minorHAnsi" w:cstheme="minorBidi"/>
            <w:noProof/>
            <w:sz w:val="22"/>
            <w:szCs w:val="22"/>
          </w:rPr>
          <w:tab/>
        </w:r>
        <w:r w:rsidRPr="00DB42E5" w:rsidDel="00DB42E5">
          <w:rPr>
            <w:rStyle w:val="Hyperlink"/>
            <w:noProof/>
          </w:rPr>
          <w:delText>Appendix: P4-16 grammar</w:delText>
        </w:r>
        <w:r w:rsidDel="00DB42E5">
          <w:rPr>
            <w:noProof/>
            <w:webHidden/>
          </w:rPr>
          <w:tab/>
        </w:r>
        <w:r w:rsidR="003A5208" w:rsidDel="00DB42E5">
          <w:rPr>
            <w:noProof/>
            <w:webHidden/>
          </w:rPr>
          <w:delText>91</w:delText>
        </w:r>
      </w:del>
    </w:p>
    <w:p w14:paraId="4AF325B8" w14:textId="4370CF63" w:rsidR="004969CE" w:rsidDel="00880DE8" w:rsidRDefault="004969CE">
      <w:pPr>
        <w:pStyle w:val="TOC1"/>
        <w:rPr>
          <w:del w:id="718" w:author="Mihai Budiu" w:date="2016-06-13T14:07:00Z"/>
          <w:rFonts w:asciiTheme="minorHAnsi" w:eastAsiaTheme="minorEastAsia" w:hAnsiTheme="minorHAnsi" w:cstheme="minorBidi"/>
          <w:noProof/>
          <w:sz w:val="22"/>
          <w:szCs w:val="22"/>
        </w:rPr>
      </w:pPr>
      <w:del w:id="719" w:author="Mihai Budiu" w:date="2016-06-13T14:07:00Z">
        <w:r w:rsidRPr="00880DE8" w:rsidDel="00880DE8">
          <w:rPr>
            <w:rStyle w:val="Hyperlink"/>
            <w:noProof/>
          </w:rPr>
          <w:delText>1</w:delText>
        </w:r>
        <w:r w:rsidDel="00880DE8">
          <w:rPr>
            <w:rFonts w:asciiTheme="minorHAnsi" w:eastAsiaTheme="minorEastAsia" w:hAnsiTheme="minorHAnsi" w:cstheme="minorBidi"/>
            <w:noProof/>
            <w:sz w:val="22"/>
            <w:szCs w:val="22"/>
          </w:rPr>
          <w:tab/>
        </w:r>
        <w:r w:rsidRPr="00880DE8" w:rsidDel="00880DE8">
          <w:rPr>
            <w:rStyle w:val="Hyperlink"/>
            <w:noProof/>
          </w:rPr>
          <w:delText>Abstract</w:delText>
        </w:r>
        <w:r w:rsidDel="00880DE8">
          <w:rPr>
            <w:noProof/>
            <w:webHidden/>
          </w:rPr>
          <w:tab/>
          <w:delText>1</w:delText>
        </w:r>
      </w:del>
    </w:p>
    <w:p w14:paraId="6CFADF8E" w14:textId="2FFECE95" w:rsidR="004969CE" w:rsidDel="00880DE8" w:rsidRDefault="004969CE">
      <w:pPr>
        <w:pStyle w:val="TOC1"/>
        <w:rPr>
          <w:del w:id="720" w:author="Mihai Budiu" w:date="2016-06-13T14:07:00Z"/>
          <w:rFonts w:asciiTheme="minorHAnsi" w:eastAsiaTheme="minorEastAsia" w:hAnsiTheme="minorHAnsi" w:cstheme="minorBidi"/>
          <w:noProof/>
          <w:sz w:val="22"/>
          <w:szCs w:val="22"/>
        </w:rPr>
      </w:pPr>
      <w:del w:id="721" w:author="Mihai Budiu" w:date="2016-06-13T14:07:00Z">
        <w:r w:rsidRPr="00880DE8" w:rsidDel="00880DE8">
          <w:rPr>
            <w:rStyle w:val="Hyperlink"/>
            <w:noProof/>
          </w:rPr>
          <w:delText>Table of Contents</w:delText>
        </w:r>
        <w:r w:rsidDel="00880DE8">
          <w:rPr>
            <w:noProof/>
            <w:webHidden/>
          </w:rPr>
          <w:tab/>
          <w:delText>1</w:delText>
        </w:r>
      </w:del>
    </w:p>
    <w:p w14:paraId="6F5F3103" w14:textId="1AEF6A35" w:rsidR="004969CE" w:rsidDel="00880DE8" w:rsidRDefault="004969CE">
      <w:pPr>
        <w:pStyle w:val="TOC1"/>
        <w:rPr>
          <w:del w:id="722" w:author="Mihai Budiu" w:date="2016-06-13T14:07:00Z"/>
          <w:rFonts w:asciiTheme="minorHAnsi" w:eastAsiaTheme="minorEastAsia" w:hAnsiTheme="minorHAnsi" w:cstheme="minorBidi"/>
          <w:noProof/>
          <w:sz w:val="22"/>
          <w:szCs w:val="22"/>
        </w:rPr>
      </w:pPr>
      <w:del w:id="723" w:author="Mihai Budiu" w:date="2016-06-13T14:07:00Z">
        <w:r w:rsidRPr="00880DE8" w:rsidDel="00880DE8">
          <w:rPr>
            <w:rStyle w:val="Hyperlink"/>
            <w:noProof/>
          </w:rPr>
          <w:lastRenderedPageBreak/>
          <w:delText>2</w:delText>
        </w:r>
        <w:r w:rsidDel="00880DE8">
          <w:rPr>
            <w:rFonts w:asciiTheme="minorHAnsi" w:eastAsiaTheme="minorEastAsia" w:hAnsiTheme="minorHAnsi" w:cstheme="minorBidi"/>
            <w:noProof/>
            <w:sz w:val="22"/>
            <w:szCs w:val="22"/>
          </w:rPr>
          <w:tab/>
        </w:r>
        <w:r w:rsidRPr="00880DE8" w:rsidDel="00880DE8">
          <w:rPr>
            <w:rStyle w:val="Hyperlink"/>
            <w:noProof/>
          </w:rPr>
          <w:delText>Scope</w:delText>
        </w:r>
        <w:r w:rsidDel="00880DE8">
          <w:rPr>
            <w:noProof/>
            <w:webHidden/>
          </w:rPr>
          <w:tab/>
          <w:delText>5</w:delText>
        </w:r>
      </w:del>
    </w:p>
    <w:p w14:paraId="31E8259E" w14:textId="4B3410CB" w:rsidR="004969CE" w:rsidDel="00880DE8" w:rsidRDefault="004969CE">
      <w:pPr>
        <w:pStyle w:val="TOC1"/>
        <w:rPr>
          <w:del w:id="724" w:author="Mihai Budiu" w:date="2016-06-13T14:07:00Z"/>
          <w:rFonts w:asciiTheme="minorHAnsi" w:eastAsiaTheme="minorEastAsia" w:hAnsiTheme="minorHAnsi" w:cstheme="minorBidi"/>
          <w:noProof/>
          <w:sz w:val="22"/>
          <w:szCs w:val="22"/>
        </w:rPr>
      </w:pPr>
      <w:del w:id="725" w:author="Mihai Budiu" w:date="2016-06-13T14:07:00Z">
        <w:r w:rsidRPr="00880DE8" w:rsidDel="00880DE8">
          <w:rPr>
            <w:rStyle w:val="Hyperlink"/>
            <w:noProof/>
          </w:rPr>
          <w:delText>3</w:delText>
        </w:r>
        <w:r w:rsidDel="00880DE8">
          <w:rPr>
            <w:rFonts w:asciiTheme="minorHAnsi" w:eastAsiaTheme="minorEastAsia" w:hAnsiTheme="minorHAnsi" w:cstheme="minorBidi"/>
            <w:noProof/>
            <w:sz w:val="22"/>
            <w:szCs w:val="22"/>
          </w:rPr>
          <w:tab/>
        </w:r>
        <w:r w:rsidRPr="00880DE8" w:rsidDel="00880DE8">
          <w:rPr>
            <w:rStyle w:val="Hyperlink"/>
            <w:noProof/>
          </w:rPr>
          <w:delText>Normative References</w:delText>
        </w:r>
        <w:r w:rsidDel="00880DE8">
          <w:rPr>
            <w:noProof/>
            <w:webHidden/>
          </w:rPr>
          <w:tab/>
          <w:delText>6</w:delText>
        </w:r>
      </w:del>
    </w:p>
    <w:p w14:paraId="31F7FD09" w14:textId="02D76842" w:rsidR="004969CE" w:rsidDel="00880DE8" w:rsidRDefault="004969CE">
      <w:pPr>
        <w:pStyle w:val="TOC1"/>
        <w:rPr>
          <w:del w:id="726" w:author="Mihai Budiu" w:date="2016-06-13T14:07:00Z"/>
          <w:rFonts w:asciiTheme="minorHAnsi" w:eastAsiaTheme="minorEastAsia" w:hAnsiTheme="minorHAnsi" w:cstheme="minorBidi"/>
          <w:noProof/>
          <w:sz w:val="22"/>
          <w:szCs w:val="22"/>
        </w:rPr>
      </w:pPr>
      <w:del w:id="727" w:author="Mihai Budiu" w:date="2016-06-13T14:07:00Z">
        <w:r w:rsidRPr="00880DE8" w:rsidDel="00880DE8">
          <w:rPr>
            <w:rStyle w:val="Hyperlink"/>
            <w:noProof/>
          </w:rPr>
          <w:delText>4</w:delText>
        </w:r>
        <w:r w:rsidDel="00880DE8">
          <w:rPr>
            <w:rFonts w:asciiTheme="minorHAnsi" w:eastAsiaTheme="minorEastAsia" w:hAnsiTheme="minorHAnsi" w:cstheme="minorBidi"/>
            <w:noProof/>
            <w:sz w:val="22"/>
            <w:szCs w:val="22"/>
          </w:rPr>
          <w:tab/>
        </w:r>
        <w:r w:rsidRPr="00880DE8" w:rsidDel="00880DE8">
          <w:rPr>
            <w:rStyle w:val="Hyperlink"/>
            <w:noProof/>
          </w:rPr>
          <w:delText>Terms, definitions and symbols</w:delText>
        </w:r>
        <w:r w:rsidDel="00880DE8">
          <w:rPr>
            <w:noProof/>
            <w:webHidden/>
          </w:rPr>
          <w:tab/>
          <w:delText>6</w:delText>
        </w:r>
      </w:del>
    </w:p>
    <w:p w14:paraId="11B3058F" w14:textId="1FA0FA4B" w:rsidR="004969CE" w:rsidDel="00880DE8" w:rsidRDefault="004969CE">
      <w:pPr>
        <w:pStyle w:val="TOC1"/>
        <w:rPr>
          <w:del w:id="728" w:author="Mihai Budiu" w:date="2016-06-13T14:07:00Z"/>
          <w:rFonts w:asciiTheme="minorHAnsi" w:eastAsiaTheme="minorEastAsia" w:hAnsiTheme="minorHAnsi" w:cstheme="minorBidi"/>
          <w:noProof/>
          <w:sz w:val="22"/>
          <w:szCs w:val="22"/>
        </w:rPr>
      </w:pPr>
      <w:del w:id="729" w:author="Mihai Budiu" w:date="2016-06-13T14:07:00Z">
        <w:r w:rsidRPr="00880DE8" w:rsidDel="00880DE8">
          <w:rPr>
            <w:rStyle w:val="Hyperlink"/>
            <w:noProof/>
          </w:rPr>
          <w:delText>5</w:delText>
        </w:r>
        <w:r w:rsidDel="00880DE8">
          <w:rPr>
            <w:rFonts w:asciiTheme="minorHAnsi" w:eastAsiaTheme="minorEastAsia" w:hAnsiTheme="minorHAnsi" w:cstheme="minorBidi"/>
            <w:noProof/>
            <w:sz w:val="22"/>
            <w:szCs w:val="22"/>
          </w:rPr>
          <w:tab/>
        </w:r>
        <w:r w:rsidRPr="00880DE8" w:rsidDel="00880DE8">
          <w:rPr>
            <w:rStyle w:val="Hyperlink"/>
            <w:noProof/>
          </w:rPr>
          <w:delText>Overview</w:delText>
        </w:r>
        <w:r w:rsidDel="00880DE8">
          <w:rPr>
            <w:noProof/>
            <w:webHidden/>
          </w:rPr>
          <w:tab/>
          <w:delText>7</w:delText>
        </w:r>
      </w:del>
    </w:p>
    <w:p w14:paraId="1BE8F6C6" w14:textId="66CC17E6" w:rsidR="004969CE" w:rsidDel="00880DE8" w:rsidRDefault="004969CE">
      <w:pPr>
        <w:pStyle w:val="TOC2"/>
        <w:tabs>
          <w:tab w:val="left" w:pos="960"/>
          <w:tab w:val="right" w:leader="dot" w:pos="8630"/>
        </w:tabs>
        <w:rPr>
          <w:del w:id="730" w:author="Mihai Budiu" w:date="2016-06-13T14:07:00Z"/>
          <w:rFonts w:asciiTheme="minorHAnsi" w:eastAsiaTheme="minorEastAsia" w:hAnsiTheme="minorHAnsi" w:cstheme="minorBidi"/>
          <w:noProof/>
          <w:sz w:val="22"/>
          <w:szCs w:val="22"/>
        </w:rPr>
      </w:pPr>
      <w:del w:id="731" w:author="Mihai Budiu" w:date="2016-06-13T14:07:00Z">
        <w:r w:rsidRPr="00880DE8" w:rsidDel="00880DE8">
          <w:rPr>
            <w:rStyle w:val="Hyperlink"/>
            <w:noProof/>
          </w:rPr>
          <w:delText>5.1</w:delText>
        </w:r>
        <w:r w:rsidDel="00880DE8">
          <w:rPr>
            <w:rFonts w:asciiTheme="minorHAnsi" w:eastAsiaTheme="minorEastAsia" w:hAnsiTheme="minorHAnsi" w:cstheme="minorBidi"/>
            <w:noProof/>
            <w:sz w:val="22"/>
            <w:szCs w:val="22"/>
          </w:rPr>
          <w:tab/>
        </w:r>
        <w:r w:rsidRPr="00880DE8" w:rsidDel="00880DE8">
          <w:rPr>
            <w:rStyle w:val="Hyperlink"/>
            <w:noProof/>
          </w:rPr>
          <w:delText>Benefits of P4</w:delText>
        </w:r>
        <w:r w:rsidDel="00880DE8">
          <w:rPr>
            <w:noProof/>
            <w:webHidden/>
          </w:rPr>
          <w:tab/>
          <w:delText>9</w:delText>
        </w:r>
      </w:del>
    </w:p>
    <w:p w14:paraId="534FC9C5" w14:textId="14A31FEB" w:rsidR="004969CE" w:rsidDel="00880DE8" w:rsidRDefault="004969CE">
      <w:pPr>
        <w:pStyle w:val="TOC2"/>
        <w:tabs>
          <w:tab w:val="left" w:pos="960"/>
          <w:tab w:val="right" w:leader="dot" w:pos="8630"/>
        </w:tabs>
        <w:rPr>
          <w:del w:id="732" w:author="Mihai Budiu" w:date="2016-06-13T14:07:00Z"/>
          <w:rFonts w:asciiTheme="minorHAnsi" w:eastAsiaTheme="minorEastAsia" w:hAnsiTheme="minorHAnsi" w:cstheme="minorBidi"/>
          <w:noProof/>
          <w:sz w:val="22"/>
          <w:szCs w:val="22"/>
        </w:rPr>
      </w:pPr>
      <w:del w:id="733" w:author="Mihai Budiu" w:date="2016-06-13T14:07:00Z">
        <w:r w:rsidRPr="00880DE8" w:rsidDel="00880DE8">
          <w:rPr>
            <w:rStyle w:val="Hyperlink"/>
            <w:noProof/>
          </w:rPr>
          <w:delText>5.2</w:delText>
        </w:r>
        <w:r w:rsidDel="00880DE8">
          <w:rPr>
            <w:rFonts w:asciiTheme="minorHAnsi" w:eastAsiaTheme="minorEastAsia" w:hAnsiTheme="minorHAnsi" w:cstheme="minorBidi"/>
            <w:noProof/>
            <w:sz w:val="22"/>
            <w:szCs w:val="22"/>
          </w:rPr>
          <w:tab/>
        </w:r>
        <w:r w:rsidRPr="00880DE8" w:rsidDel="00880DE8">
          <w:rPr>
            <w:rStyle w:val="Hyperlink"/>
            <w:noProof/>
          </w:rPr>
          <w:delText>P4 language evolution: comparison to versions v1.0/v1.1</w:delText>
        </w:r>
        <w:r w:rsidDel="00880DE8">
          <w:rPr>
            <w:noProof/>
            <w:webHidden/>
          </w:rPr>
          <w:tab/>
          <w:delText>10</w:delText>
        </w:r>
      </w:del>
    </w:p>
    <w:p w14:paraId="36FC5B1D" w14:textId="77E2767A" w:rsidR="004969CE" w:rsidDel="00880DE8" w:rsidRDefault="004969CE">
      <w:pPr>
        <w:pStyle w:val="TOC1"/>
        <w:rPr>
          <w:del w:id="734" w:author="Mihai Budiu" w:date="2016-06-13T14:07:00Z"/>
          <w:rFonts w:asciiTheme="minorHAnsi" w:eastAsiaTheme="minorEastAsia" w:hAnsiTheme="minorHAnsi" w:cstheme="minorBidi"/>
          <w:noProof/>
          <w:sz w:val="22"/>
          <w:szCs w:val="22"/>
        </w:rPr>
      </w:pPr>
      <w:del w:id="735" w:author="Mihai Budiu" w:date="2016-06-13T14:07:00Z">
        <w:r w:rsidRPr="00880DE8" w:rsidDel="00880DE8">
          <w:rPr>
            <w:rStyle w:val="Hyperlink"/>
            <w:noProof/>
          </w:rPr>
          <w:delText>6</w:delText>
        </w:r>
        <w:r w:rsidDel="00880DE8">
          <w:rPr>
            <w:rFonts w:asciiTheme="minorHAnsi" w:eastAsiaTheme="minorEastAsia" w:hAnsiTheme="minorHAnsi" w:cstheme="minorBidi"/>
            <w:noProof/>
            <w:sz w:val="22"/>
            <w:szCs w:val="22"/>
          </w:rPr>
          <w:tab/>
        </w:r>
        <w:r w:rsidRPr="00880DE8" w:rsidDel="00880DE8">
          <w:rPr>
            <w:rStyle w:val="Hyperlink"/>
            <w:noProof/>
          </w:rPr>
          <w:delText>Data Plane interfaces and the Target Architecture Model</w:delText>
        </w:r>
        <w:r w:rsidDel="00880DE8">
          <w:rPr>
            <w:noProof/>
            <w:webHidden/>
          </w:rPr>
          <w:tab/>
          <w:delText>11</w:delText>
        </w:r>
      </w:del>
    </w:p>
    <w:p w14:paraId="0A404B7E" w14:textId="4E79DB9E" w:rsidR="004969CE" w:rsidDel="00880DE8" w:rsidRDefault="004969CE">
      <w:pPr>
        <w:pStyle w:val="TOC2"/>
        <w:tabs>
          <w:tab w:val="left" w:pos="960"/>
          <w:tab w:val="right" w:leader="dot" w:pos="8630"/>
        </w:tabs>
        <w:rPr>
          <w:del w:id="736" w:author="Mihai Budiu" w:date="2016-06-13T14:07:00Z"/>
          <w:rFonts w:asciiTheme="minorHAnsi" w:eastAsiaTheme="minorEastAsia" w:hAnsiTheme="minorHAnsi" w:cstheme="minorBidi"/>
          <w:noProof/>
          <w:sz w:val="22"/>
          <w:szCs w:val="22"/>
        </w:rPr>
      </w:pPr>
      <w:del w:id="737" w:author="Mihai Budiu" w:date="2016-06-13T14:07:00Z">
        <w:r w:rsidRPr="00880DE8" w:rsidDel="00880DE8">
          <w:rPr>
            <w:rStyle w:val="Hyperlink"/>
            <w:noProof/>
          </w:rPr>
          <w:delText>6.1</w:delText>
        </w:r>
        <w:r w:rsidDel="00880DE8">
          <w:rPr>
            <w:rFonts w:asciiTheme="minorHAnsi" w:eastAsiaTheme="minorEastAsia" w:hAnsiTheme="minorHAnsi" w:cstheme="minorBidi"/>
            <w:noProof/>
            <w:sz w:val="22"/>
            <w:szCs w:val="22"/>
          </w:rPr>
          <w:tab/>
        </w:r>
        <w:r w:rsidRPr="00880DE8" w:rsidDel="00880DE8">
          <w:rPr>
            <w:rStyle w:val="Hyperlink"/>
            <w:noProof/>
          </w:rPr>
          <w:delText>The target architecture</w:delText>
        </w:r>
        <w:r w:rsidDel="00880DE8">
          <w:rPr>
            <w:noProof/>
            <w:webHidden/>
          </w:rPr>
          <w:tab/>
          <w:delText>11</w:delText>
        </w:r>
      </w:del>
    </w:p>
    <w:p w14:paraId="5F9CE016" w14:textId="49BE2ABA" w:rsidR="004969CE" w:rsidDel="00880DE8" w:rsidRDefault="004969CE">
      <w:pPr>
        <w:pStyle w:val="TOC2"/>
        <w:tabs>
          <w:tab w:val="left" w:pos="960"/>
          <w:tab w:val="right" w:leader="dot" w:pos="8630"/>
        </w:tabs>
        <w:rPr>
          <w:del w:id="738" w:author="Mihai Budiu" w:date="2016-06-13T14:07:00Z"/>
          <w:rFonts w:asciiTheme="minorHAnsi" w:eastAsiaTheme="minorEastAsia" w:hAnsiTheme="minorHAnsi" w:cstheme="minorBidi"/>
          <w:noProof/>
          <w:sz w:val="22"/>
          <w:szCs w:val="22"/>
        </w:rPr>
      </w:pPr>
      <w:del w:id="739" w:author="Mihai Budiu" w:date="2016-06-13T14:07:00Z">
        <w:r w:rsidRPr="00880DE8" w:rsidDel="00880DE8">
          <w:rPr>
            <w:rStyle w:val="Hyperlink"/>
            <w:noProof/>
          </w:rPr>
          <w:delText>6.2</w:delText>
        </w:r>
        <w:r w:rsidDel="00880DE8">
          <w:rPr>
            <w:rFonts w:asciiTheme="minorHAnsi" w:eastAsiaTheme="minorEastAsia" w:hAnsiTheme="minorHAnsi" w:cstheme="minorBidi"/>
            <w:noProof/>
            <w:sz w:val="22"/>
            <w:szCs w:val="22"/>
          </w:rPr>
          <w:tab/>
        </w:r>
        <w:r w:rsidRPr="00880DE8" w:rsidDel="00880DE8">
          <w:rPr>
            <w:rStyle w:val="Hyperlink"/>
            <w:noProof/>
          </w:rPr>
          <w:delText>The P4 standard architecture</w:delText>
        </w:r>
        <w:r w:rsidDel="00880DE8">
          <w:rPr>
            <w:noProof/>
            <w:webHidden/>
          </w:rPr>
          <w:tab/>
          <w:delText>12</w:delText>
        </w:r>
      </w:del>
    </w:p>
    <w:p w14:paraId="204D987E" w14:textId="55A97BDB" w:rsidR="004969CE" w:rsidDel="00880DE8" w:rsidRDefault="004969CE">
      <w:pPr>
        <w:pStyle w:val="TOC2"/>
        <w:tabs>
          <w:tab w:val="left" w:pos="960"/>
          <w:tab w:val="right" w:leader="dot" w:pos="8630"/>
        </w:tabs>
        <w:rPr>
          <w:del w:id="740" w:author="Mihai Budiu" w:date="2016-06-13T14:07:00Z"/>
          <w:rFonts w:asciiTheme="minorHAnsi" w:eastAsiaTheme="minorEastAsia" w:hAnsiTheme="minorHAnsi" w:cstheme="minorBidi"/>
          <w:noProof/>
          <w:sz w:val="22"/>
          <w:szCs w:val="22"/>
        </w:rPr>
      </w:pPr>
      <w:del w:id="741" w:author="Mihai Budiu" w:date="2016-06-13T14:07:00Z">
        <w:r w:rsidRPr="00880DE8" w:rsidDel="00880DE8">
          <w:rPr>
            <w:rStyle w:val="Hyperlink"/>
            <w:noProof/>
          </w:rPr>
          <w:delText>6.3</w:delText>
        </w:r>
        <w:r w:rsidDel="00880DE8">
          <w:rPr>
            <w:rFonts w:asciiTheme="minorHAnsi" w:eastAsiaTheme="minorEastAsia" w:hAnsiTheme="minorHAnsi" w:cstheme="minorBidi"/>
            <w:noProof/>
            <w:sz w:val="22"/>
            <w:szCs w:val="22"/>
          </w:rPr>
          <w:tab/>
        </w:r>
        <w:r w:rsidRPr="00880DE8" w:rsidDel="00880DE8">
          <w:rPr>
            <w:rStyle w:val="Hyperlink"/>
            <w:noProof/>
          </w:rPr>
          <w:delText>P4 program data plane interfaces</w:delText>
        </w:r>
        <w:r w:rsidDel="00880DE8">
          <w:rPr>
            <w:noProof/>
            <w:webHidden/>
          </w:rPr>
          <w:tab/>
          <w:delText>12</w:delText>
        </w:r>
      </w:del>
    </w:p>
    <w:p w14:paraId="5BDFCDD9" w14:textId="14E0D7B0" w:rsidR="004969CE" w:rsidDel="00880DE8" w:rsidRDefault="004969CE">
      <w:pPr>
        <w:pStyle w:val="TOC2"/>
        <w:tabs>
          <w:tab w:val="left" w:pos="960"/>
          <w:tab w:val="right" w:leader="dot" w:pos="8630"/>
        </w:tabs>
        <w:rPr>
          <w:del w:id="742" w:author="Mihai Budiu" w:date="2016-06-13T14:07:00Z"/>
          <w:rFonts w:asciiTheme="minorHAnsi" w:eastAsiaTheme="minorEastAsia" w:hAnsiTheme="minorHAnsi" w:cstheme="minorBidi"/>
          <w:noProof/>
          <w:sz w:val="22"/>
          <w:szCs w:val="22"/>
        </w:rPr>
      </w:pPr>
      <w:del w:id="743" w:author="Mihai Budiu" w:date="2016-06-13T14:07:00Z">
        <w:r w:rsidRPr="00880DE8" w:rsidDel="00880DE8">
          <w:rPr>
            <w:rStyle w:val="Hyperlink"/>
            <w:noProof/>
          </w:rPr>
          <w:delText>6.4</w:delText>
        </w:r>
        <w:r w:rsidDel="00880DE8">
          <w:rPr>
            <w:rFonts w:asciiTheme="minorHAnsi" w:eastAsiaTheme="minorEastAsia" w:hAnsiTheme="minorHAnsi" w:cstheme="minorBidi"/>
            <w:noProof/>
            <w:sz w:val="22"/>
            <w:szCs w:val="22"/>
          </w:rPr>
          <w:tab/>
        </w:r>
        <w:r w:rsidRPr="00880DE8" w:rsidDel="00880DE8">
          <w:rPr>
            <w:rStyle w:val="Hyperlink"/>
            <w:noProof/>
          </w:rPr>
          <w:delText>External units with predefined functionality</w:delText>
        </w:r>
        <w:r w:rsidDel="00880DE8">
          <w:rPr>
            <w:noProof/>
            <w:webHidden/>
          </w:rPr>
          <w:tab/>
          <w:delText>13</w:delText>
        </w:r>
      </w:del>
    </w:p>
    <w:p w14:paraId="33E8E0E3" w14:textId="40673219" w:rsidR="004969CE" w:rsidDel="00880DE8" w:rsidRDefault="004969CE">
      <w:pPr>
        <w:pStyle w:val="TOC1"/>
        <w:rPr>
          <w:del w:id="744" w:author="Mihai Budiu" w:date="2016-06-13T14:07:00Z"/>
          <w:rFonts w:asciiTheme="minorHAnsi" w:eastAsiaTheme="minorEastAsia" w:hAnsiTheme="minorHAnsi" w:cstheme="minorBidi"/>
          <w:noProof/>
          <w:sz w:val="22"/>
          <w:szCs w:val="22"/>
        </w:rPr>
      </w:pPr>
      <w:del w:id="745" w:author="Mihai Budiu" w:date="2016-06-13T14:07:00Z">
        <w:r w:rsidRPr="00880DE8" w:rsidDel="00880DE8">
          <w:rPr>
            <w:rStyle w:val="Hyperlink"/>
            <w:noProof/>
          </w:rPr>
          <w:delText>7</w:delText>
        </w:r>
        <w:r w:rsidDel="00880DE8">
          <w:rPr>
            <w:rFonts w:asciiTheme="minorHAnsi" w:eastAsiaTheme="minorEastAsia" w:hAnsiTheme="minorHAnsi" w:cstheme="minorBidi"/>
            <w:noProof/>
            <w:sz w:val="22"/>
            <w:szCs w:val="22"/>
          </w:rPr>
          <w:tab/>
        </w:r>
        <w:r w:rsidRPr="00880DE8" w:rsidDel="00880DE8">
          <w:rPr>
            <w:rStyle w:val="Hyperlink"/>
            <w:noProof/>
          </w:rPr>
          <w:delText>Example: programming a simple switch</w:delText>
        </w:r>
        <w:r w:rsidDel="00880DE8">
          <w:rPr>
            <w:noProof/>
            <w:webHidden/>
          </w:rPr>
          <w:tab/>
          <w:delText>13</w:delText>
        </w:r>
      </w:del>
    </w:p>
    <w:p w14:paraId="08084341" w14:textId="799FF2CE" w:rsidR="004969CE" w:rsidDel="00880DE8" w:rsidRDefault="004969CE">
      <w:pPr>
        <w:pStyle w:val="TOC2"/>
        <w:tabs>
          <w:tab w:val="left" w:pos="960"/>
          <w:tab w:val="right" w:leader="dot" w:pos="8630"/>
        </w:tabs>
        <w:rPr>
          <w:del w:id="746" w:author="Mihai Budiu" w:date="2016-06-13T14:07:00Z"/>
          <w:rFonts w:asciiTheme="minorHAnsi" w:eastAsiaTheme="minorEastAsia" w:hAnsiTheme="minorHAnsi" w:cstheme="minorBidi"/>
          <w:noProof/>
          <w:sz w:val="22"/>
          <w:szCs w:val="22"/>
        </w:rPr>
      </w:pPr>
      <w:del w:id="747" w:author="Mihai Budiu" w:date="2016-06-13T14:07:00Z">
        <w:r w:rsidRPr="00880DE8" w:rsidDel="00880DE8">
          <w:rPr>
            <w:rStyle w:val="Hyperlink"/>
            <w:noProof/>
          </w:rPr>
          <w:delText>7.1</w:delText>
        </w:r>
        <w:r w:rsidDel="00880DE8">
          <w:rPr>
            <w:rFonts w:asciiTheme="minorHAnsi" w:eastAsiaTheme="minorEastAsia" w:hAnsiTheme="minorHAnsi" w:cstheme="minorBidi"/>
            <w:noProof/>
            <w:sz w:val="22"/>
            <w:szCs w:val="22"/>
          </w:rPr>
          <w:tab/>
        </w:r>
        <w:r w:rsidRPr="00880DE8" w:rsidDel="00880DE8">
          <w:rPr>
            <w:rStyle w:val="Hyperlink"/>
            <w:noProof/>
          </w:rPr>
          <w:delText>Simple Switch architecture declaration</w:delText>
        </w:r>
        <w:r w:rsidDel="00880DE8">
          <w:rPr>
            <w:noProof/>
            <w:webHidden/>
          </w:rPr>
          <w:tab/>
          <w:delText>14</w:delText>
        </w:r>
      </w:del>
    </w:p>
    <w:p w14:paraId="4008BF79" w14:textId="2DBF7640" w:rsidR="004969CE" w:rsidDel="00880DE8" w:rsidRDefault="004969CE">
      <w:pPr>
        <w:pStyle w:val="TOC2"/>
        <w:tabs>
          <w:tab w:val="left" w:pos="960"/>
          <w:tab w:val="right" w:leader="dot" w:pos="8630"/>
        </w:tabs>
        <w:rPr>
          <w:del w:id="748" w:author="Mihai Budiu" w:date="2016-06-13T14:07:00Z"/>
          <w:rFonts w:asciiTheme="minorHAnsi" w:eastAsiaTheme="minorEastAsia" w:hAnsiTheme="minorHAnsi" w:cstheme="minorBidi"/>
          <w:noProof/>
          <w:sz w:val="22"/>
          <w:szCs w:val="22"/>
        </w:rPr>
      </w:pPr>
      <w:del w:id="749" w:author="Mihai Budiu" w:date="2016-06-13T14:07:00Z">
        <w:r w:rsidRPr="00880DE8" w:rsidDel="00880DE8">
          <w:rPr>
            <w:rStyle w:val="Hyperlink"/>
            <w:noProof/>
          </w:rPr>
          <w:delText>7.2</w:delText>
        </w:r>
        <w:r w:rsidDel="00880DE8">
          <w:rPr>
            <w:rFonts w:asciiTheme="minorHAnsi" w:eastAsiaTheme="minorEastAsia" w:hAnsiTheme="minorHAnsi" w:cstheme="minorBidi"/>
            <w:noProof/>
            <w:sz w:val="22"/>
            <w:szCs w:val="22"/>
          </w:rPr>
          <w:tab/>
        </w:r>
        <w:r w:rsidRPr="00880DE8" w:rsidDel="00880DE8">
          <w:rPr>
            <w:rStyle w:val="Hyperlink"/>
            <w:noProof/>
          </w:rPr>
          <w:delText>Simple Switch data plane architecture description</w:delText>
        </w:r>
        <w:r w:rsidDel="00880DE8">
          <w:rPr>
            <w:noProof/>
            <w:webHidden/>
          </w:rPr>
          <w:tab/>
          <w:delText>16</w:delText>
        </w:r>
      </w:del>
    </w:p>
    <w:p w14:paraId="2AA65AE7" w14:textId="08CC7234" w:rsidR="004969CE" w:rsidDel="00880DE8" w:rsidRDefault="004969CE">
      <w:pPr>
        <w:pStyle w:val="TOC3"/>
        <w:tabs>
          <w:tab w:val="left" w:pos="1200"/>
          <w:tab w:val="right" w:leader="dot" w:pos="8630"/>
        </w:tabs>
        <w:rPr>
          <w:del w:id="750" w:author="Mihai Budiu" w:date="2016-06-13T14:07:00Z"/>
          <w:rFonts w:asciiTheme="minorHAnsi" w:eastAsiaTheme="minorEastAsia" w:hAnsiTheme="minorHAnsi" w:cstheme="minorBidi"/>
          <w:noProof/>
          <w:sz w:val="22"/>
          <w:szCs w:val="22"/>
        </w:rPr>
      </w:pPr>
      <w:del w:id="751" w:author="Mihai Budiu" w:date="2016-06-13T14:07:00Z">
        <w:r w:rsidRPr="00880DE8" w:rsidDel="00880DE8">
          <w:rPr>
            <w:rStyle w:val="Hyperlink"/>
            <w:noProof/>
          </w:rPr>
          <w:delText>7.2.1</w:delText>
        </w:r>
        <w:r w:rsidDel="00880DE8">
          <w:rPr>
            <w:rFonts w:asciiTheme="minorHAnsi" w:eastAsiaTheme="minorEastAsia" w:hAnsiTheme="minorHAnsi" w:cstheme="minorBidi"/>
            <w:noProof/>
            <w:sz w:val="22"/>
            <w:szCs w:val="22"/>
          </w:rPr>
          <w:tab/>
        </w:r>
        <w:r w:rsidRPr="00880DE8" w:rsidDel="00880DE8">
          <w:rPr>
            <w:rStyle w:val="Hyperlink"/>
            <w:noProof/>
          </w:rPr>
          <w:delText>The arbiter block</w:delText>
        </w:r>
        <w:r w:rsidDel="00880DE8">
          <w:rPr>
            <w:noProof/>
            <w:webHidden/>
          </w:rPr>
          <w:tab/>
          <w:delText>17</w:delText>
        </w:r>
      </w:del>
    </w:p>
    <w:p w14:paraId="4AFA1081" w14:textId="000C57FE" w:rsidR="004969CE" w:rsidDel="00880DE8" w:rsidRDefault="004969CE">
      <w:pPr>
        <w:pStyle w:val="TOC3"/>
        <w:tabs>
          <w:tab w:val="left" w:pos="1200"/>
          <w:tab w:val="right" w:leader="dot" w:pos="8630"/>
        </w:tabs>
        <w:rPr>
          <w:del w:id="752" w:author="Mihai Budiu" w:date="2016-06-13T14:07:00Z"/>
          <w:rFonts w:asciiTheme="minorHAnsi" w:eastAsiaTheme="minorEastAsia" w:hAnsiTheme="minorHAnsi" w:cstheme="minorBidi"/>
          <w:noProof/>
          <w:sz w:val="22"/>
          <w:szCs w:val="22"/>
        </w:rPr>
      </w:pPr>
      <w:del w:id="753" w:author="Mihai Budiu" w:date="2016-06-13T14:07:00Z">
        <w:r w:rsidRPr="00880DE8" w:rsidDel="00880DE8">
          <w:rPr>
            <w:rStyle w:val="Hyperlink"/>
            <w:noProof/>
          </w:rPr>
          <w:delText>7.2.2</w:delText>
        </w:r>
        <w:r w:rsidDel="00880DE8">
          <w:rPr>
            <w:rFonts w:asciiTheme="minorHAnsi" w:eastAsiaTheme="minorEastAsia" w:hAnsiTheme="minorHAnsi" w:cstheme="minorBidi"/>
            <w:noProof/>
            <w:sz w:val="22"/>
            <w:szCs w:val="22"/>
          </w:rPr>
          <w:tab/>
        </w:r>
        <w:r w:rsidRPr="00880DE8" w:rsidDel="00880DE8">
          <w:rPr>
            <w:rStyle w:val="Hyperlink"/>
            <w:noProof/>
          </w:rPr>
          <w:delText>The parser runtime block</w:delText>
        </w:r>
        <w:r w:rsidDel="00880DE8">
          <w:rPr>
            <w:noProof/>
            <w:webHidden/>
          </w:rPr>
          <w:tab/>
          <w:delText>17</w:delText>
        </w:r>
      </w:del>
    </w:p>
    <w:p w14:paraId="765814BA" w14:textId="46C883CD" w:rsidR="004969CE" w:rsidDel="00880DE8" w:rsidRDefault="004969CE">
      <w:pPr>
        <w:pStyle w:val="TOC3"/>
        <w:tabs>
          <w:tab w:val="left" w:pos="1200"/>
          <w:tab w:val="right" w:leader="dot" w:pos="8630"/>
        </w:tabs>
        <w:rPr>
          <w:del w:id="754" w:author="Mihai Budiu" w:date="2016-06-13T14:07:00Z"/>
          <w:rFonts w:asciiTheme="minorHAnsi" w:eastAsiaTheme="minorEastAsia" w:hAnsiTheme="minorHAnsi" w:cstheme="minorBidi"/>
          <w:noProof/>
          <w:sz w:val="22"/>
          <w:szCs w:val="22"/>
        </w:rPr>
      </w:pPr>
      <w:del w:id="755" w:author="Mihai Budiu" w:date="2016-06-13T14:07:00Z">
        <w:r w:rsidRPr="00880DE8" w:rsidDel="00880DE8">
          <w:rPr>
            <w:rStyle w:val="Hyperlink"/>
            <w:noProof/>
          </w:rPr>
          <w:delText>7.2.3</w:delText>
        </w:r>
        <w:r w:rsidDel="00880DE8">
          <w:rPr>
            <w:rFonts w:asciiTheme="minorHAnsi" w:eastAsiaTheme="minorEastAsia" w:hAnsiTheme="minorHAnsi" w:cstheme="minorBidi"/>
            <w:noProof/>
            <w:sz w:val="22"/>
            <w:szCs w:val="22"/>
          </w:rPr>
          <w:tab/>
        </w:r>
        <w:r w:rsidRPr="00880DE8" w:rsidDel="00880DE8">
          <w:rPr>
            <w:rStyle w:val="Hyperlink"/>
            <w:noProof/>
          </w:rPr>
          <w:delText>The demux block</w:delText>
        </w:r>
        <w:r w:rsidDel="00880DE8">
          <w:rPr>
            <w:noProof/>
            <w:webHidden/>
          </w:rPr>
          <w:tab/>
          <w:delText>17</w:delText>
        </w:r>
      </w:del>
    </w:p>
    <w:p w14:paraId="2C202B0B" w14:textId="0CA98DA8" w:rsidR="004969CE" w:rsidDel="00880DE8" w:rsidRDefault="004969CE">
      <w:pPr>
        <w:pStyle w:val="TOC3"/>
        <w:tabs>
          <w:tab w:val="left" w:pos="1200"/>
          <w:tab w:val="right" w:leader="dot" w:pos="8630"/>
        </w:tabs>
        <w:rPr>
          <w:del w:id="756" w:author="Mihai Budiu" w:date="2016-06-13T14:07:00Z"/>
          <w:rFonts w:asciiTheme="minorHAnsi" w:eastAsiaTheme="minorEastAsia" w:hAnsiTheme="minorHAnsi" w:cstheme="minorBidi"/>
          <w:noProof/>
          <w:sz w:val="22"/>
          <w:szCs w:val="22"/>
        </w:rPr>
      </w:pPr>
      <w:del w:id="757" w:author="Mihai Budiu" w:date="2016-06-13T14:07:00Z">
        <w:r w:rsidRPr="00880DE8" w:rsidDel="00880DE8">
          <w:rPr>
            <w:rStyle w:val="Hyperlink"/>
            <w:noProof/>
          </w:rPr>
          <w:delText>7.2.4</w:delText>
        </w:r>
        <w:r w:rsidDel="00880DE8">
          <w:rPr>
            <w:rFonts w:asciiTheme="minorHAnsi" w:eastAsiaTheme="minorEastAsia" w:hAnsiTheme="minorHAnsi" w:cstheme="minorBidi"/>
            <w:noProof/>
            <w:sz w:val="22"/>
            <w:szCs w:val="22"/>
          </w:rPr>
          <w:tab/>
        </w:r>
        <w:r w:rsidRPr="00880DE8" w:rsidDel="00880DE8">
          <w:rPr>
            <w:rStyle w:val="Hyperlink"/>
            <w:noProof/>
          </w:rPr>
          <w:delText>Available extern blocks</w:delText>
        </w:r>
        <w:r w:rsidDel="00880DE8">
          <w:rPr>
            <w:noProof/>
            <w:webHidden/>
          </w:rPr>
          <w:tab/>
          <w:delText>18</w:delText>
        </w:r>
      </w:del>
    </w:p>
    <w:p w14:paraId="6920080E" w14:textId="1593B1C7" w:rsidR="004969CE" w:rsidDel="00880DE8" w:rsidRDefault="004969CE">
      <w:pPr>
        <w:pStyle w:val="TOC2"/>
        <w:tabs>
          <w:tab w:val="left" w:pos="960"/>
          <w:tab w:val="right" w:leader="dot" w:pos="8630"/>
        </w:tabs>
        <w:rPr>
          <w:del w:id="758" w:author="Mihai Budiu" w:date="2016-06-13T14:07:00Z"/>
          <w:rFonts w:asciiTheme="minorHAnsi" w:eastAsiaTheme="minorEastAsia" w:hAnsiTheme="minorHAnsi" w:cstheme="minorBidi"/>
          <w:noProof/>
          <w:sz w:val="22"/>
          <w:szCs w:val="22"/>
        </w:rPr>
      </w:pPr>
      <w:del w:id="759" w:author="Mihai Budiu" w:date="2016-06-13T14:07:00Z">
        <w:r w:rsidRPr="00880DE8" w:rsidDel="00880DE8">
          <w:rPr>
            <w:rStyle w:val="Hyperlink"/>
            <w:noProof/>
          </w:rPr>
          <w:delText>7.3</w:delText>
        </w:r>
        <w:r w:rsidDel="00880DE8">
          <w:rPr>
            <w:rFonts w:asciiTheme="minorHAnsi" w:eastAsiaTheme="minorEastAsia" w:hAnsiTheme="minorHAnsi" w:cstheme="minorBidi"/>
            <w:noProof/>
            <w:sz w:val="22"/>
            <w:szCs w:val="22"/>
          </w:rPr>
          <w:tab/>
        </w:r>
        <w:r w:rsidRPr="00880DE8" w:rsidDel="00880DE8">
          <w:rPr>
            <w:rStyle w:val="Hyperlink"/>
            <w:noProof/>
          </w:rPr>
          <w:delText>A complete program for the Simple Switch</w:delText>
        </w:r>
        <w:r w:rsidDel="00880DE8">
          <w:rPr>
            <w:noProof/>
            <w:webHidden/>
          </w:rPr>
          <w:tab/>
          <w:delText>18</w:delText>
        </w:r>
      </w:del>
    </w:p>
    <w:p w14:paraId="0CE1F0BC" w14:textId="0A00160C" w:rsidR="004969CE" w:rsidDel="00880DE8" w:rsidRDefault="004969CE">
      <w:pPr>
        <w:pStyle w:val="TOC1"/>
        <w:rPr>
          <w:del w:id="760" w:author="Mihai Budiu" w:date="2016-06-13T14:07:00Z"/>
          <w:rFonts w:asciiTheme="minorHAnsi" w:eastAsiaTheme="minorEastAsia" w:hAnsiTheme="minorHAnsi" w:cstheme="minorBidi"/>
          <w:noProof/>
          <w:sz w:val="22"/>
          <w:szCs w:val="22"/>
        </w:rPr>
      </w:pPr>
      <w:del w:id="761" w:author="Mihai Budiu" w:date="2016-06-13T14:07:00Z">
        <w:r w:rsidRPr="00880DE8" w:rsidDel="00880DE8">
          <w:rPr>
            <w:rStyle w:val="Hyperlink"/>
            <w:noProof/>
          </w:rPr>
          <w:delText>8</w:delText>
        </w:r>
        <w:r w:rsidDel="00880DE8">
          <w:rPr>
            <w:rFonts w:asciiTheme="minorHAnsi" w:eastAsiaTheme="minorEastAsia" w:hAnsiTheme="minorHAnsi" w:cstheme="minorBidi"/>
            <w:noProof/>
            <w:sz w:val="22"/>
            <w:szCs w:val="22"/>
          </w:rPr>
          <w:tab/>
        </w:r>
        <w:r w:rsidRPr="00880DE8" w:rsidDel="00880DE8">
          <w:rPr>
            <w:rStyle w:val="Hyperlink"/>
            <w:noProof/>
          </w:rPr>
          <w:delText>P4 Language definition</w:delText>
        </w:r>
        <w:r w:rsidDel="00880DE8">
          <w:rPr>
            <w:noProof/>
            <w:webHidden/>
          </w:rPr>
          <w:tab/>
          <w:delText>23</w:delText>
        </w:r>
      </w:del>
    </w:p>
    <w:p w14:paraId="52DD0223" w14:textId="3550AA7C" w:rsidR="004969CE" w:rsidDel="00880DE8" w:rsidRDefault="004969CE">
      <w:pPr>
        <w:pStyle w:val="TOC2"/>
        <w:tabs>
          <w:tab w:val="left" w:pos="960"/>
          <w:tab w:val="right" w:leader="dot" w:pos="8630"/>
        </w:tabs>
        <w:rPr>
          <w:del w:id="762" w:author="Mihai Budiu" w:date="2016-06-13T14:07:00Z"/>
          <w:rFonts w:asciiTheme="minorHAnsi" w:eastAsiaTheme="minorEastAsia" w:hAnsiTheme="minorHAnsi" w:cstheme="minorBidi"/>
          <w:noProof/>
          <w:sz w:val="22"/>
          <w:szCs w:val="22"/>
        </w:rPr>
      </w:pPr>
      <w:del w:id="763" w:author="Mihai Budiu" w:date="2016-06-13T14:07:00Z">
        <w:r w:rsidRPr="00880DE8" w:rsidDel="00880DE8">
          <w:rPr>
            <w:rStyle w:val="Hyperlink"/>
            <w:noProof/>
          </w:rPr>
          <w:delText>8.1</w:delText>
        </w:r>
        <w:r w:rsidDel="00880DE8">
          <w:rPr>
            <w:rFonts w:asciiTheme="minorHAnsi" w:eastAsiaTheme="minorEastAsia" w:hAnsiTheme="minorHAnsi" w:cstheme="minorBidi"/>
            <w:noProof/>
            <w:sz w:val="22"/>
            <w:szCs w:val="22"/>
          </w:rPr>
          <w:tab/>
        </w:r>
        <w:r w:rsidRPr="00880DE8" w:rsidDel="00880DE8">
          <w:rPr>
            <w:rStyle w:val="Hyperlink"/>
            <w:noProof/>
          </w:rPr>
          <w:delText>Syntax and semantics</w:delText>
        </w:r>
        <w:r w:rsidDel="00880DE8">
          <w:rPr>
            <w:noProof/>
            <w:webHidden/>
          </w:rPr>
          <w:tab/>
          <w:delText>23</w:delText>
        </w:r>
      </w:del>
    </w:p>
    <w:p w14:paraId="03A7C825" w14:textId="5ABC4853" w:rsidR="004969CE" w:rsidDel="00880DE8" w:rsidRDefault="004969CE">
      <w:pPr>
        <w:pStyle w:val="TOC3"/>
        <w:tabs>
          <w:tab w:val="left" w:pos="1200"/>
          <w:tab w:val="right" w:leader="dot" w:pos="8630"/>
        </w:tabs>
        <w:rPr>
          <w:del w:id="764" w:author="Mihai Budiu" w:date="2016-06-13T14:07:00Z"/>
          <w:rFonts w:asciiTheme="minorHAnsi" w:eastAsiaTheme="minorEastAsia" w:hAnsiTheme="minorHAnsi" w:cstheme="minorBidi"/>
          <w:noProof/>
          <w:sz w:val="22"/>
          <w:szCs w:val="22"/>
        </w:rPr>
      </w:pPr>
      <w:del w:id="765" w:author="Mihai Budiu" w:date="2016-06-13T14:07:00Z">
        <w:r w:rsidRPr="00880DE8" w:rsidDel="00880DE8">
          <w:rPr>
            <w:rStyle w:val="Hyperlink"/>
            <w:noProof/>
          </w:rPr>
          <w:delText>8.1.1</w:delText>
        </w:r>
        <w:r w:rsidDel="00880DE8">
          <w:rPr>
            <w:rFonts w:asciiTheme="minorHAnsi" w:eastAsiaTheme="minorEastAsia" w:hAnsiTheme="minorHAnsi" w:cstheme="minorBidi"/>
            <w:noProof/>
            <w:sz w:val="22"/>
            <w:szCs w:val="22"/>
          </w:rPr>
          <w:tab/>
        </w:r>
        <w:r w:rsidRPr="00880DE8" w:rsidDel="00880DE8">
          <w:rPr>
            <w:rStyle w:val="Hyperlink"/>
            <w:noProof/>
          </w:rPr>
          <w:delText>Grammar</w:delText>
        </w:r>
        <w:r w:rsidDel="00880DE8">
          <w:rPr>
            <w:noProof/>
            <w:webHidden/>
          </w:rPr>
          <w:tab/>
          <w:delText>23</w:delText>
        </w:r>
      </w:del>
    </w:p>
    <w:p w14:paraId="56B5D53C" w14:textId="2412DBD9" w:rsidR="004969CE" w:rsidDel="00880DE8" w:rsidRDefault="004969CE">
      <w:pPr>
        <w:pStyle w:val="TOC3"/>
        <w:tabs>
          <w:tab w:val="left" w:pos="1200"/>
          <w:tab w:val="right" w:leader="dot" w:pos="8630"/>
        </w:tabs>
        <w:rPr>
          <w:del w:id="766" w:author="Mihai Budiu" w:date="2016-06-13T14:07:00Z"/>
          <w:rFonts w:asciiTheme="minorHAnsi" w:eastAsiaTheme="minorEastAsia" w:hAnsiTheme="minorHAnsi" w:cstheme="minorBidi"/>
          <w:noProof/>
          <w:sz w:val="22"/>
          <w:szCs w:val="22"/>
        </w:rPr>
      </w:pPr>
      <w:del w:id="767" w:author="Mihai Budiu" w:date="2016-06-13T14:07:00Z">
        <w:r w:rsidRPr="00880DE8" w:rsidDel="00880DE8">
          <w:rPr>
            <w:rStyle w:val="Hyperlink"/>
            <w:noProof/>
          </w:rPr>
          <w:delText>8.1.2</w:delText>
        </w:r>
        <w:r w:rsidDel="00880DE8">
          <w:rPr>
            <w:rFonts w:asciiTheme="minorHAnsi" w:eastAsiaTheme="minorEastAsia" w:hAnsiTheme="minorHAnsi" w:cstheme="minorBidi"/>
            <w:noProof/>
            <w:sz w:val="22"/>
            <w:szCs w:val="22"/>
          </w:rPr>
          <w:tab/>
        </w:r>
        <w:r w:rsidRPr="00880DE8" w:rsidDel="00880DE8">
          <w:rPr>
            <w:rStyle w:val="Hyperlink"/>
            <w:noProof/>
          </w:rPr>
          <w:delText>Semantics and the P4 abstract machines</w:delText>
        </w:r>
        <w:r w:rsidDel="00880DE8">
          <w:rPr>
            <w:noProof/>
            <w:webHidden/>
          </w:rPr>
          <w:tab/>
          <w:delText>23</w:delText>
        </w:r>
      </w:del>
    </w:p>
    <w:p w14:paraId="18C23591" w14:textId="7F893D29" w:rsidR="004969CE" w:rsidDel="00880DE8" w:rsidRDefault="004969CE">
      <w:pPr>
        <w:pStyle w:val="TOC2"/>
        <w:tabs>
          <w:tab w:val="left" w:pos="960"/>
          <w:tab w:val="right" w:leader="dot" w:pos="8630"/>
        </w:tabs>
        <w:rPr>
          <w:del w:id="768" w:author="Mihai Budiu" w:date="2016-06-13T14:07:00Z"/>
          <w:rFonts w:asciiTheme="minorHAnsi" w:eastAsiaTheme="minorEastAsia" w:hAnsiTheme="minorHAnsi" w:cstheme="minorBidi"/>
          <w:noProof/>
          <w:sz w:val="22"/>
          <w:szCs w:val="22"/>
        </w:rPr>
      </w:pPr>
      <w:del w:id="769" w:author="Mihai Budiu" w:date="2016-06-13T14:07:00Z">
        <w:r w:rsidRPr="00880DE8" w:rsidDel="00880DE8">
          <w:rPr>
            <w:rStyle w:val="Hyperlink"/>
            <w:noProof/>
          </w:rPr>
          <w:delText>8.2</w:delText>
        </w:r>
        <w:r w:rsidDel="00880DE8">
          <w:rPr>
            <w:rFonts w:asciiTheme="minorHAnsi" w:eastAsiaTheme="minorEastAsia" w:hAnsiTheme="minorHAnsi" w:cstheme="minorBidi"/>
            <w:noProof/>
            <w:sz w:val="22"/>
            <w:szCs w:val="22"/>
          </w:rPr>
          <w:tab/>
        </w:r>
        <w:r w:rsidRPr="00880DE8" w:rsidDel="00880DE8">
          <w:rPr>
            <w:rStyle w:val="Hyperlink"/>
            <w:noProof/>
          </w:rPr>
          <w:delText>Preprocessing</w:delText>
        </w:r>
        <w:r w:rsidDel="00880DE8">
          <w:rPr>
            <w:noProof/>
            <w:webHidden/>
          </w:rPr>
          <w:tab/>
          <w:delText>24</w:delText>
        </w:r>
      </w:del>
    </w:p>
    <w:p w14:paraId="6D8DBC30" w14:textId="242034AE" w:rsidR="004969CE" w:rsidDel="00880DE8" w:rsidRDefault="004969CE">
      <w:pPr>
        <w:pStyle w:val="TOC3"/>
        <w:tabs>
          <w:tab w:val="left" w:pos="1200"/>
          <w:tab w:val="right" w:leader="dot" w:pos="8630"/>
        </w:tabs>
        <w:rPr>
          <w:del w:id="770" w:author="Mihai Budiu" w:date="2016-06-13T14:07:00Z"/>
          <w:rFonts w:asciiTheme="minorHAnsi" w:eastAsiaTheme="minorEastAsia" w:hAnsiTheme="minorHAnsi" w:cstheme="minorBidi"/>
          <w:noProof/>
          <w:sz w:val="22"/>
          <w:szCs w:val="22"/>
        </w:rPr>
      </w:pPr>
      <w:del w:id="771" w:author="Mihai Budiu" w:date="2016-06-13T14:07:00Z">
        <w:r w:rsidRPr="00880DE8" w:rsidDel="00880DE8">
          <w:rPr>
            <w:rStyle w:val="Hyperlink"/>
            <w:noProof/>
          </w:rPr>
          <w:delText>8.2.1</w:delText>
        </w:r>
        <w:r w:rsidDel="00880DE8">
          <w:rPr>
            <w:rFonts w:asciiTheme="minorHAnsi" w:eastAsiaTheme="minorEastAsia" w:hAnsiTheme="minorHAnsi" w:cstheme="minorBidi"/>
            <w:noProof/>
            <w:sz w:val="22"/>
            <w:szCs w:val="22"/>
          </w:rPr>
          <w:tab/>
        </w:r>
        <w:r w:rsidRPr="00880DE8" w:rsidDel="00880DE8">
          <w:rPr>
            <w:rStyle w:val="Hyperlink"/>
            <w:noProof/>
          </w:rPr>
          <w:delText>P4 core library</w:delText>
        </w:r>
        <w:r w:rsidDel="00880DE8">
          <w:rPr>
            <w:noProof/>
            <w:webHidden/>
          </w:rPr>
          <w:tab/>
          <w:delText>24</w:delText>
        </w:r>
      </w:del>
    </w:p>
    <w:p w14:paraId="71796656" w14:textId="719B0293" w:rsidR="004969CE" w:rsidDel="00880DE8" w:rsidRDefault="004969CE">
      <w:pPr>
        <w:pStyle w:val="TOC2"/>
        <w:tabs>
          <w:tab w:val="left" w:pos="960"/>
          <w:tab w:val="right" w:leader="dot" w:pos="8630"/>
        </w:tabs>
        <w:rPr>
          <w:del w:id="772" w:author="Mihai Budiu" w:date="2016-06-13T14:07:00Z"/>
          <w:rFonts w:asciiTheme="minorHAnsi" w:eastAsiaTheme="minorEastAsia" w:hAnsiTheme="minorHAnsi" w:cstheme="minorBidi"/>
          <w:noProof/>
          <w:sz w:val="22"/>
          <w:szCs w:val="22"/>
        </w:rPr>
      </w:pPr>
      <w:del w:id="773" w:author="Mihai Budiu" w:date="2016-06-13T14:07:00Z">
        <w:r w:rsidRPr="00880DE8" w:rsidDel="00880DE8">
          <w:rPr>
            <w:rStyle w:val="Hyperlink"/>
            <w:noProof/>
          </w:rPr>
          <w:delText>8.3</w:delText>
        </w:r>
        <w:r w:rsidDel="00880DE8">
          <w:rPr>
            <w:rFonts w:asciiTheme="minorHAnsi" w:eastAsiaTheme="minorEastAsia" w:hAnsiTheme="minorHAnsi" w:cstheme="minorBidi"/>
            <w:noProof/>
            <w:sz w:val="22"/>
            <w:szCs w:val="22"/>
          </w:rPr>
          <w:tab/>
        </w:r>
        <w:r w:rsidRPr="00880DE8" w:rsidDel="00880DE8">
          <w:rPr>
            <w:rStyle w:val="Hyperlink"/>
            <w:noProof/>
          </w:rPr>
          <w:delText>Lexical constructs</w:delText>
        </w:r>
        <w:r w:rsidDel="00880DE8">
          <w:rPr>
            <w:noProof/>
            <w:webHidden/>
          </w:rPr>
          <w:tab/>
          <w:delText>24</w:delText>
        </w:r>
      </w:del>
    </w:p>
    <w:p w14:paraId="5957D678" w14:textId="76EA106D" w:rsidR="004969CE" w:rsidDel="00880DE8" w:rsidRDefault="004969CE">
      <w:pPr>
        <w:pStyle w:val="TOC3"/>
        <w:tabs>
          <w:tab w:val="left" w:pos="1200"/>
          <w:tab w:val="right" w:leader="dot" w:pos="8630"/>
        </w:tabs>
        <w:rPr>
          <w:del w:id="774" w:author="Mihai Budiu" w:date="2016-06-13T14:07:00Z"/>
          <w:rFonts w:asciiTheme="minorHAnsi" w:eastAsiaTheme="minorEastAsia" w:hAnsiTheme="minorHAnsi" w:cstheme="minorBidi"/>
          <w:noProof/>
          <w:sz w:val="22"/>
          <w:szCs w:val="22"/>
        </w:rPr>
      </w:pPr>
      <w:del w:id="775" w:author="Mihai Budiu" w:date="2016-06-13T14:07:00Z">
        <w:r w:rsidRPr="00880DE8" w:rsidDel="00880DE8">
          <w:rPr>
            <w:rStyle w:val="Hyperlink"/>
            <w:noProof/>
          </w:rPr>
          <w:delText>8.3.1</w:delText>
        </w:r>
        <w:r w:rsidDel="00880DE8">
          <w:rPr>
            <w:rFonts w:asciiTheme="minorHAnsi" w:eastAsiaTheme="minorEastAsia" w:hAnsiTheme="minorHAnsi" w:cstheme="minorBidi"/>
            <w:noProof/>
            <w:sz w:val="22"/>
            <w:szCs w:val="22"/>
          </w:rPr>
          <w:tab/>
        </w:r>
        <w:r w:rsidRPr="00880DE8" w:rsidDel="00880DE8">
          <w:rPr>
            <w:rStyle w:val="Hyperlink"/>
            <w:noProof/>
          </w:rPr>
          <w:delText>Comments</w:delText>
        </w:r>
        <w:r w:rsidDel="00880DE8">
          <w:rPr>
            <w:noProof/>
            <w:webHidden/>
          </w:rPr>
          <w:tab/>
          <w:delText>25</w:delText>
        </w:r>
      </w:del>
    </w:p>
    <w:p w14:paraId="19CBA2B9" w14:textId="2811FA22" w:rsidR="004969CE" w:rsidDel="00880DE8" w:rsidRDefault="004969CE">
      <w:pPr>
        <w:pStyle w:val="TOC3"/>
        <w:tabs>
          <w:tab w:val="left" w:pos="1200"/>
          <w:tab w:val="right" w:leader="dot" w:pos="8630"/>
        </w:tabs>
        <w:rPr>
          <w:del w:id="776" w:author="Mihai Budiu" w:date="2016-06-13T14:07:00Z"/>
          <w:rFonts w:asciiTheme="minorHAnsi" w:eastAsiaTheme="minorEastAsia" w:hAnsiTheme="minorHAnsi" w:cstheme="minorBidi"/>
          <w:noProof/>
          <w:sz w:val="22"/>
          <w:szCs w:val="22"/>
        </w:rPr>
      </w:pPr>
      <w:del w:id="777" w:author="Mihai Budiu" w:date="2016-06-13T14:07:00Z">
        <w:r w:rsidRPr="00880DE8" w:rsidDel="00880DE8">
          <w:rPr>
            <w:rStyle w:val="Hyperlink"/>
            <w:noProof/>
          </w:rPr>
          <w:delText>8.3.2</w:delText>
        </w:r>
        <w:r w:rsidDel="00880DE8">
          <w:rPr>
            <w:rFonts w:asciiTheme="minorHAnsi" w:eastAsiaTheme="minorEastAsia" w:hAnsiTheme="minorHAnsi" w:cstheme="minorBidi"/>
            <w:noProof/>
            <w:sz w:val="22"/>
            <w:szCs w:val="22"/>
          </w:rPr>
          <w:tab/>
        </w:r>
        <w:r w:rsidRPr="00880DE8" w:rsidDel="00880DE8">
          <w:rPr>
            <w:rStyle w:val="Hyperlink"/>
            <w:noProof/>
          </w:rPr>
          <w:delText>Literal constants</w:delText>
        </w:r>
        <w:r w:rsidDel="00880DE8">
          <w:rPr>
            <w:noProof/>
            <w:webHidden/>
          </w:rPr>
          <w:tab/>
          <w:delText>25</w:delText>
        </w:r>
      </w:del>
    </w:p>
    <w:p w14:paraId="342E409D" w14:textId="68FA5CB6" w:rsidR="004969CE" w:rsidDel="00880DE8" w:rsidRDefault="004969CE">
      <w:pPr>
        <w:pStyle w:val="TOC2"/>
        <w:tabs>
          <w:tab w:val="left" w:pos="960"/>
          <w:tab w:val="right" w:leader="dot" w:pos="8630"/>
        </w:tabs>
        <w:rPr>
          <w:del w:id="778" w:author="Mihai Budiu" w:date="2016-06-13T14:07:00Z"/>
          <w:rFonts w:asciiTheme="minorHAnsi" w:eastAsiaTheme="minorEastAsia" w:hAnsiTheme="minorHAnsi" w:cstheme="minorBidi"/>
          <w:noProof/>
          <w:sz w:val="22"/>
          <w:szCs w:val="22"/>
        </w:rPr>
      </w:pPr>
      <w:del w:id="779" w:author="Mihai Budiu" w:date="2016-06-13T14:07:00Z">
        <w:r w:rsidRPr="00880DE8" w:rsidDel="00880DE8">
          <w:rPr>
            <w:rStyle w:val="Hyperlink"/>
            <w:noProof/>
          </w:rPr>
          <w:delText>8.4</w:delText>
        </w:r>
        <w:r w:rsidDel="00880DE8">
          <w:rPr>
            <w:rFonts w:asciiTheme="minorHAnsi" w:eastAsiaTheme="minorEastAsia" w:hAnsiTheme="minorHAnsi" w:cstheme="minorBidi"/>
            <w:noProof/>
            <w:sz w:val="22"/>
            <w:szCs w:val="22"/>
          </w:rPr>
          <w:tab/>
        </w:r>
        <w:r w:rsidRPr="00880DE8" w:rsidDel="00880DE8">
          <w:rPr>
            <w:rStyle w:val="Hyperlink"/>
            <w:noProof/>
          </w:rPr>
          <w:delText>Naming conventions</w:delText>
        </w:r>
        <w:r w:rsidDel="00880DE8">
          <w:rPr>
            <w:noProof/>
            <w:webHidden/>
          </w:rPr>
          <w:tab/>
          <w:delText>26</w:delText>
        </w:r>
      </w:del>
    </w:p>
    <w:p w14:paraId="6D71A3B8" w14:textId="7EB92C50" w:rsidR="004969CE" w:rsidDel="00880DE8" w:rsidRDefault="004969CE">
      <w:pPr>
        <w:pStyle w:val="TOC2"/>
        <w:tabs>
          <w:tab w:val="left" w:pos="960"/>
          <w:tab w:val="right" w:leader="dot" w:pos="8630"/>
        </w:tabs>
        <w:rPr>
          <w:del w:id="780" w:author="Mihai Budiu" w:date="2016-06-13T14:07:00Z"/>
          <w:rFonts w:asciiTheme="minorHAnsi" w:eastAsiaTheme="minorEastAsia" w:hAnsiTheme="minorHAnsi" w:cstheme="minorBidi"/>
          <w:noProof/>
          <w:sz w:val="22"/>
          <w:szCs w:val="22"/>
        </w:rPr>
      </w:pPr>
      <w:del w:id="781" w:author="Mihai Budiu" w:date="2016-06-13T14:07:00Z">
        <w:r w:rsidRPr="00880DE8" w:rsidDel="00880DE8">
          <w:rPr>
            <w:rStyle w:val="Hyperlink"/>
            <w:noProof/>
          </w:rPr>
          <w:delText>8.5</w:delText>
        </w:r>
        <w:r w:rsidDel="00880DE8">
          <w:rPr>
            <w:rFonts w:asciiTheme="minorHAnsi" w:eastAsiaTheme="minorEastAsia" w:hAnsiTheme="minorHAnsi" w:cstheme="minorBidi"/>
            <w:noProof/>
            <w:sz w:val="22"/>
            <w:szCs w:val="22"/>
          </w:rPr>
          <w:tab/>
        </w:r>
        <w:r w:rsidRPr="00880DE8" w:rsidDel="00880DE8">
          <w:rPr>
            <w:rStyle w:val="Hyperlink"/>
            <w:noProof/>
          </w:rPr>
          <w:delText>P4 Program structure</w:delText>
        </w:r>
        <w:r w:rsidDel="00880DE8">
          <w:rPr>
            <w:noProof/>
            <w:webHidden/>
          </w:rPr>
          <w:tab/>
          <w:delText>26</w:delText>
        </w:r>
      </w:del>
    </w:p>
    <w:p w14:paraId="3BA2BE22" w14:textId="740A3947" w:rsidR="004969CE" w:rsidDel="00880DE8" w:rsidRDefault="004969CE">
      <w:pPr>
        <w:pStyle w:val="TOC3"/>
        <w:tabs>
          <w:tab w:val="left" w:pos="1200"/>
          <w:tab w:val="right" w:leader="dot" w:pos="8630"/>
        </w:tabs>
        <w:rPr>
          <w:del w:id="782" w:author="Mihai Budiu" w:date="2016-06-13T14:07:00Z"/>
          <w:rFonts w:asciiTheme="minorHAnsi" w:eastAsiaTheme="minorEastAsia" w:hAnsiTheme="minorHAnsi" w:cstheme="minorBidi"/>
          <w:noProof/>
          <w:sz w:val="22"/>
          <w:szCs w:val="22"/>
        </w:rPr>
      </w:pPr>
      <w:del w:id="783" w:author="Mihai Budiu" w:date="2016-06-13T14:07:00Z">
        <w:r w:rsidRPr="00880DE8" w:rsidDel="00880DE8">
          <w:rPr>
            <w:rStyle w:val="Hyperlink"/>
            <w:noProof/>
          </w:rPr>
          <w:delText>8.5.1</w:delText>
        </w:r>
        <w:r w:rsidDel="00880DE8">
          <w:rPr>
            <w:rFonts w:asciiTheme="minorHAnsi" w:eastAsiaTheme="minorEastAsia" w:hAnsiTheme="minorHAnsi" w:cstheme="minorBidi"/>
            <w:noProof/>
            <w:sz w:val="22"/>
            <w:szCs w:val="22"/>
          </w:rPr>
          <w:tab/>
        </w:r>
        <w:r w:rsidRPr="00880DE8" w:rsidDel="00880DE8">
          <w:rPr>
            <w:rStyle w:val="Hyperlink"/>
            <w:noProof/>
          </w:rPr>
          <w:delText>Scopes</w:delText>
        </w:r>
        <w:r w:rsidDel="00880DE8">
          <w:rPr>
            <w:noProof/>
            <w:webHidden/>
          </w:rPr>
          <w:tab/>
          <w:delText>26</w:delText>
        </w:r>
      </w:del>
    </w:p>
    <w:p w14:paraId="6D64F497" w14:textId="1ED45050" w:rsidR="004969CE" w:rsidDel="00880DE8" w:rsidRDefault="004969CE">
      <w:pPr>
        <w:pStyle w:val="TOC3"/>
        <w:tabs>
          <w:tab w:val="left" w:pos="1200"/>
          <w:tab w:val="right" w:leader="dot" w:pos="8630"/>
        </w:tabs>
        <w:rPr>
          <w:del w:id="784" w:author="Mihai Budiu" w:date="2016-06-13T14:07:00Z"/>
          <w:rFonts w:asciiTheme="minorHAnsi" w:eastAsiaTheme="minorEastAsia" w:hAnsiTheme="minorHAnsi" w:cstheme="minorBidi"/>
          <w:noProof/>
          <w:sz w:val="22"/>
          <w:szCs w:val="22"/>
        </w:rPr>
      </w:pPr>
      <w:del w:id="785" w:author="Mihai Budiu" w:date="2016-06-13T14:07:00Z">
        <w:r w:rsidRPr="00880DE8" w:rsidDel="00880DE8">
          <w:rPr>
            <w:rStyle w:val="Hyperlink"/>
            <w:noProof/>
          </w:rPr>
          <w:delText>8.5.2</w:delText>
        </w:r>
        <w:r w:rsidDel="00880DE8">
          <w:rPr>
            <w:rFonts w:asciiTheme="minorHAnsi" w:eastAsiaTheme="minorEastAsia" w:hAnsiTheme="minorHAnsi" w:cstheme="minorBidi"/>
            <w:noProof/>
            <w:sz w:val="22"/>
            <w:szCs w:val="22"/>
          </w:rPr>
          <w:tab/>
        </w:r>
        <w:r w:rsidRPr="00880DE8" w:rsidDel="00880DE8">
          <w:rPr>
            <w:rStyle w:val="Hyperlink"/>
            <w:noProof/>
          </w:rPr>
          <w:delText>Stateful elements</w:delText>
        </w:r>
        <w:r w:rsidDel="00880DE8">
          <w:rPr>
            <w:noProof/>
            <w:webHidden/>
          </w:rPr>
          <w:tab/>
          <w:delText>27</w:delText>
        </w:r>
      </w:del>
    </w:p>
    <w:p w14:paraId="550847AE" w14:textId="1B1FBD51" w:rsidR="004969CE" w:rsidDel="00880DE8" w:rsidRDefault="004969CE">
      <w:pPr>
        <w:pStyle w:val="TOC2"/>
        <w:tabs>
          <w:tab w:val="left" w:pos="960"/>
          <w:tab w:val="right" w:leader="dot" w:pos="8630"/>
        </w:tabs>
        <w:rPr>
          <w:del w:id="786" w:author="Mihai Budiu" w:date="2016-06-13T14:07:00Z"/>
          <w:rFonts w:asciiTheme="minorHAnsi" w:eastAsiaTheme="minorEastAsia" w:hAnsiTheme="minorHAnsi" w:cstheme="minorBidi"/>
          <w:noProof/>
          <w:sz w:val="22"/>
          <w:szCs w:val="22"/>
        </w:rPr>
      </w:pPr>
      <w:del w:id="787" w:author="Mihai Budiu" w:date="2016-06-13T14:07:00Z">
        <w:r w:rsidRPr="00880DE8" w:rsidDel="00880DE8">
          <w:rPr>
            <w:rStyle w:val="Hyperlink"/>
            <w:noProof/>
          </w:rPr>
          <w:delText>8.6</w:delText>
        </w:r>
        <w:r w:rsidDel="00880DE8">
          <w:rPr>
            <w:rFonts w:asciiTheme="minorHAnsi" w:eastAsiaTheme="minorEastAsia" w:hAnsiTheme="minorHAnsi" w:cstheme="minorBidi"/>
            <w:noProof/>
            <w:sz w:val="22"/>
            <w:szCs w:val="22"/>
          </w:rPr>
          <w:tab/>
        </w:r>
        <w:r w:rsidRPr="00880DE8" w:rsidDel="00880DE8">
          <w:rPr>
            <w:rStyle w:val="Hyperlink"/>
            <w:noProof/>
          </w:rPr>
          <w:delText>Calling convention: call by copy in/copy out</w:delText>
        </w:r>
        <w:r w:rsidDel="00880DE8">
          <w:rPr>
            <w:noProof/>
            <w:webHidden/>
          </w:rPr>
          <w:tab/>
          <w:delText>27</w:delText>
        </w:r>
      </w:del>
    </w:p>
    <w:p w14:paraId="39B2BDBF" w14:textId="38ED7AB9" w:rsidR="004969CE" w:rsidDel="00880DE8" w:rsidRDefault="004969CE">
      <w:pPr>
        <w:pStyle w:val="TOC2"/>
        <w:tabs>
          <w:tab w:val="left" w:pos="960"/>
          <w:tab w:val="right" w:leader="dot" w:pos="8630"/>
        </w:tabs>
        <w:rPr>
          <w:del w:id="788" w:author="Mihai Budiu" w:date="2016-06-13T14:07:00Z"/>
          <w:rFonts w:asciiTheme="minorHAnsi" w:eastAsiaTheme="minorEastAsia" w:hAnsiTheme="minorHAnsi" w:cstheme="minorBidi"/>
          <w:noProof/>
          <w:sz w:val="22"/>
          <w:szCs w:val="22"/>
        </w:rPr>
      </w:pPr>
      <w:del w:id="789" w:author="Mihai Budiu" w:date="2016-06-13T14:07:00Z">
        <w:r w:rsidRPr="00880DE8" w:rsidDel="00880DE8">
          <w:rPr>
            <w:rStyle w:val="Hyperlink"/>
            <w:noProof/>
          </w:rPr>
          <w:lastRenderedPageBreak/>
          <w:delText>8.7</w:delText>
        </w:r>
        <w:r w:rsidDel="00880DE8">
          <w:rPr>
            <w:rFonts w:asciiTheme="minorHAnsi" w:eastAsiaTheme="minorEastAsia" w:hAnsiTheme="minorHAnsi" w:cstheme="minorBidi"/>
            <w:noProof/>
            <w:sz w:val="22"/>
            <w:szCs w:val="22"/>
          </w:rPr>
          <w:tab/>
        </w:r>
        <w:r w:rsidRPr="00880DE8" w:rsidDel="00880DE8">
          <w:rPr>
            <w:rStyle w:val="Hyperlink"/>
            <w:noProof/>
          </w:rPr>
          <w:delText>Paths</w:delText>
        </w:r>
        <w:r w:rsidDel="00880DE8">
          <w:rPr>
            <w:noProof/>
            <w:webHidden/>
          </w:rPr>
          <w:tab/>
          <w:delText>28</w:delText>
        </w:r>
      </w:del>
    </w:p>
    <w:p w14:paraId="19261292" w14:textId="1BF34246" w:rsidR="004969CE" w:rsidDel="00880DE8" w:rsidRDefault="004969CE">
      <w:pPr>
        <w:pStyle w:val="TOC3"/>
        <w:tabs>
          <w:tab w:val="left" w:pos="1200"/>
          <w:tab w:val="right" w:leader="dot" w:pos="8630"/>
        </w:tabs>
        <w:rPr>
          <w:del w:id="790" w:author="Mihai Budiu" w:date="2016-06-13T14:07:00Z"/>
          <w:rFonts w:asciiTheme="minorHAnsi" w:eastAsiaTheme="minorEastAsia" w:hAnsiTheme="minorHAnsi" w:cstheme="minorBidi"/>
          <w:noProof/>
          <w:sz w:val="22"/>
          <w:szCs w:val="22"/>
        </w:rPr>
      </w:pPr>
      <w:del w:id="791" w:author="Mihai Budiu" w:date="2016-06-13T14:07:00Z">
        <w:r w:rsidRPr="00880DE8" w:rsidDel="00880DE8">
          <w:rPr>
            <w:rStyle w:val="Hyperlink"/>
            <w:noProof/>
          </w:rPr>
          <w:delText>8.7.1</w:delText>
        </w:r>
        <w:r w:rsidDel="00880DE8">
          <w:rPr>
            <w:rFonts w:asciiTheme="minorHAnsi" w:eastAsiaTheme="minorEastAsia" w:hAnsiTheme="minorHAnsi" w:cstheme="minorBidi"/>
            <w:noProof/>
            <w:sz w:val="22"/>
            <w:szCs w:val="22"/>
          </w:rPr>
          <w:tab/>
        </w:r>
        <w:r w:rsidRPr="00880DE8" w:rsidDel="00880DE8">
          <w:rPr>
            <w:rStyle w:val="Hyperlink"/>
            <w:noProof/>
          </w:rPr>
          <w:delText>Name resolution rules</w:delText>
        </w:r>
        <w:r w:rsidDel="00880DE8">
          <w:rPr>
            <w:noProof/>
            <w:webHidden/>
          </w:rPr>
          <w:tab/>
          <w:delText>29</w:delText>
        </w:r>
      </w:del>
    </w:p>
    <w:p w14:paraId="64A317C5" w14:textId="05C6D58E" w:rsidR="004969CE" w:rsidDel="00880DE8" w:rsidRDefault="004969CE">
      <w:pPr>
        <w:pStyle w:val="TOC3"/>
        <w:tabs>
          <w:tab w:val="left" w:pos="1200"/>
          <w:tab w:val="right" w:leader="dot" w:pos="8630"/>
        </w:tabs>
        <w:rPr>
          <w:del w:id="792" w:author="Mihai Budiu" w:date="2016-06-13T14:07:00Z"/>
          <w:rFonts w:asciiTheme="minorHAnsi" w:eastAsiaTheme="minorEastAsia" w:hAnsiTheme="minorHAnsi" w:cstheme="minorBidi"/>
          <w:noProof/>
          <w:sz w:val="22"/>
          <w:szCs w:val="22"/>
        </w:rPr>
      </w:pPr>
      <w:del w:id="793" w:author="Mihai Budiu" w:date="2016-06-13T14:07:00Z">
        <w:r w:rsidRPr="00880DE8" w:rsidDel="00880DE8">
          <w:rPr>
            <w:rStyle w:val="Hyperlink"/>
            <w:noProof/>
          </w:rPr>
          <w:delText>8.7.2</w:delText>
        </w:r>
        <w:r w:rsidDel="00880DE8">
          <w:rPr>
            <w:rFonts w:asciiTheme="minorHAnsi" w:eastAsiaTheme="minorEastAsia" w:hAnsiTheme="minorHAnsi" w:cstheme="minorBidi"/>
            <w:noProof/>
            <w:sz w:val="22"/>
            <w:szCs w:val="22"/>
          </w:rPr>
          <w:tab/>
        </w:r>
        <w:r w:rsidRPr="00880DE8" w:rsidDel="00880DE8">
          <w:rPr>
            <w:rStyle w:val="Hyperlink"/>
            <w:noProof/>
          </w:rPr>
          <w:delText>Visibility</w:delText>
        </w:r>
        <w:r w:rsidDel="00880DE8">
          <w:rPr>
            <w:noProof/>
            <w:webHidden/>
          </w:rPr>
          <w:tab/>
          <w:delText>29</w:delText>
        </w:r>
      </w:del>
    </w:p>
    <w:p w14:paraId="5FD3CB43" w14:textId="1844542E" w:rsidR="004969CE" w:rsidDel="00880DE8" w:rsidRDefault="004969CE">
      <w:pPr>
        <w:pStyle w:val="TOC1"/>
        <w:rPr>
          <w:del w:id="794" w:author="Mihai Budiu" w:date="2016-06-13T14:07:00Z"/>
          <w:rFonts w:asciiTheme="minorHAnsi" w:eastAsiaTheme="minorEastAsia" w:hAnsiTheme="minorHAnsi" w:cstheme="minorBidi"/>
          <w:noProof/>
          <w:sz w:val="22"/>
          <w:szCs w:val="22"/>
        </w:rPr>
      </w:pPr>
      <w:del w:id="795" w:author="Mihai Budiu" w:date="2016-06-13T14:07:00Z">
        <w:r w:rsidRPr="00880DE8" w:rsidDel="00880DE8">
          <w:rPr>
            <w:rStyle w:val="Hyperlink"/>
            <w:noProof/>
          </w:rPr>
          <w:delText>9</w:delText>
        </w:r>
        <w:r w:rsidDel="00880DE8">
          <w:rPr>
            <w:rFonts w:asciiTheme="minorHAnsi" w:eastAsiaTheme="minorEastAsia" w:hAnsiTheme="minorHAnsi" w:cstheme="minorBidi"/>
            <w:noProof/>
            <w:sz w:val="22"/>
            <w:szCs w:val="22"/>
          </w:rPr>
          <w:tab/>
        </w:r>
        <w:r w:rsidRPr="00880DE8" w:rsidDel="00880DE8">
          <w:rPr>
            <w:rStyle w:val="Hyperlink"/>
            <w:noProof/>
          </w:rPr>
          <w:delText>P4 data types</w:delText>
        </w:r>
        <w:r w:rsidDel="00880DE8">
          <w:rPr>
            <w:noProof/>
            <w:webHidden/>
          </w:rPr>
          <w:tab/>
          <w:delText>29</w:delText>
        </w:r>
      </w:del>
    </w:p>
    <w:p w14:paraId="5B29BC5A" w14:textId="04E847BD" w:rsidR="004969CE" w:rsidDel="00880DE8" w:rsidRDefault="004969CE">
      <w:pPr>
        <w:pStyle w:val="TOC2"/>
        <w:tabs>
          <w:tab w:val="left" w:pos="960"/>
          <w:tab w:val="right" w:leader="dot" w:pos="8630"/>
        </w:tabs>
        <w:rPr>
          <w:del w:id="796" w:author="Mihai Budiu" w:date="2016-06-13T14:07:00Z"/>
          <w:rFonts w:asciiTheme="minorHAnsi" w:eastAsiaTheme="minorEastAsia" w:hAnsiTheme="minorHAnsi" w:cstheme="minorBidi"/>
          <w:noProof/>
          <w:sz w:val="22"/>
          <w:szCs w:val="22"/>
        </w:rPr>
      </w:pPr>
      <w:del w:id="797" w:author="Mihai Budiu" w:date="2016-06-13T14:07:00Z">
        <w:r w:rsidRPr="00880DE8" w:rsidDel="00880DE8">
          <w:rPr>
            <w:rStyle w:val="Hyperlink"/>
            <w:noProof/>
          </w:rPr>
          <w:delText>9.1</w:delText>
        </w:r>
        <w:r w:rsidDel="00880DE8">
          <w:rPr>
            <w:rFonts w:asciiTheme="minorHAnsi" w:eastAsiaTheme="minorEastAsia" w:hAnsiTheme="minorHAnsi" w:cstheme="minorBidi"/>
            <w:noProof/>
            <w:sz w:val="22"/>
            <w:szCs w:val="22"/>
          </w:rPr>
          <w:tab/>
        </w:r>
        <w:r w:rsidRPr="00880DE8" w:rsidDel="00880DE8">
          <w:rPr>
            <w:rStyle w:val="Hyperlink"/>
            <w:noProof/>
          </w:rPr>
          <w:delText>Base types</w:delText>
        </w:r>
        <w:r w:rsidDel="00880DE8">
          <w:rPr>
            <w:noProof/>
            <w:webHidden/>
          </w:rPr>
          <w:tab/>
          <w:delText>30</w:delText>
        </w:r>
      </w:del>
    </w:p>
    <w:p w14:paraId="6B2BC1ED" w14:textId="5F3A870A" w:rsidR="004969CE" w:rsidDel="00880DE8" w:rsidRDefault="004969CE">
      <w:pPr>
        <w:pStyle w:val="TOC3"/>
        <w:tabs>
          <w:tab w:val="left" w:pos="1200"/>
          <w:tab w:val="right" w:leader="dot" w:pos="8630"/>
        </w:tabs>
        <w:rPr>
          <w:del w:id="798" w:author="Mihai Budiu" w:date="2016-06-13T14:07:00Z"/>
          <w:rFonts w:asciiTheme="minorHAnsi" w:eastAsiaTheme="minorEastAsia" w:hAnsiTheme="minorHAnsi" w:cstheme="minorBidi"/>
          <w:noProof/>
          <w:sz w:val="22"/>
          <w:szCs w:val="22"/>
        </w:rPr>
      </w:pPr>
      <w:del w:id="799" w:author="Mihai Budiu" w:date="2016-06-13T14:07:00Z">
        <w:r w:rsidRPr="00880DE8" w:rsidDel="00880DE8">
          <w:rPr>
            <w:rStyle w:val="Hyperlink"/>
            <w:noProof/>
          </w:rPr>
          <w:delText>9.1.1</w:delText>
        </w:r>
        <w:r w:rsidDel="00880DE8">
          <w:rPr>
            <w:rFonts w:asciiTheme="minorHAnsi" w:eastAsiaTheme="minorEastAsia" w:hAnsiTheme="minorHAnsi" w:cstheme="minorBidi"/>
            <w:noProof/>
            <w:sz w:val="22"/>
            <w:szCs w:val="22"/>
          </w:rPr>
          <w:tab/>
        </w:r>
        <w:r w:rsidRPr="00880DE8" w:rsidDel="00880DE8">
          <w:rPr>
            <w:rStyle w:val="Hyperlink"/>
            <w:noProof/>
          </w:rPr>
          <w:delText>The void type</w:delText>
        </w:r>
        <w:r w:rsidDel="00880DE8">
          <w:rPr>
            <w:noProof/>
            <w:webHidden/>
          </w:rPr>
          <w:tab/>
          <w:delText>30</w:delText>
        </w:r>
      </w:del>
    </w:p>
    <w:p w14:paraId="08BB9D42" w14:textId="7E177F4F" w:rsidR="004969CE" w:rsidDel="00880DE8" w:rsidRDefault="004969CE">
      <w:pPr>
        <w:pStyle w:val="TOC3"/>
        <w:tabs>
          <w:tab w:val="left" w:pos="1200"/>
          <w:tab w:val="right" w:leader="dot" w:pos="8630"/>
        </w:tabs>
        <w:rPr>
          <w:del w:id="800" w:author="Mihai Budiu" w:date="2016-06-13T14:07:00Z"/>
          <w:rFonts w:asciiTheme="minorHAnsi" w:eastAsiaTheme="minorEastAsia" w:hAnsiTheme="minorHAnsi" w:cstheme="minorBidi"/>
          <w:noProof/>
          <w:sz w:val="22"/>
          <w:szCs w:val="22"/>
        </w:rPr>
      </w:pPr>
      <w:del w:id="801" w:author="Mihai Budiu" w:date="2016-06-13T14:07:00Z">
        <w:r w:rsidRPr="00880DE8" w:rsidDel="00880DE8">
          <w:rPr>
            <w:rStyle w:val="Hyperlink"/>
            <w:noProof/>
          </w:rPr>
          <w:delText>9.1.2</w:delText>
        </w:r>
        <w:r w:rsidDel="00880DE8">
          <w:rPr>
            <w:rFonts w:asciiTheme="minorHAnsi" w:eastAsiaTheme="minorEastAsia" w:hAnsiTheme="minorHAnsi" w:cstheme="minorBidi"/>
            <w:noProof/>
            <w:sz w:val="22"/>
            <w:szCs w:val="22"/>
          </w:rPr>
          <w:tab/>
        </w:r>
        <w:r w:rsidRPr="00880DE8" w:rsidDel="00880DE8">
          <w:rPr>
            <w:rStyle w:val="Hyperlink"/>
            <w:noProof/>
          </w:rPr>
          <w:delText>The error type</w:delText>
        </w:r>
        <w:r w:rsidDel="00880DE8">
          <w:rPr>
            <w:noProof/>
            <w:webHidden/>
          </w:rPr>
          <w:tab/>
          <w:delText>30</w:delText>
        </w:r>
      </w:del>
    </w:p>
    <w:p w14:paraId="208C9FB5" w14:textId="56C7CC59" w:rsidR="004969CE" w:rsidDel="00880DE8" w:rsidRDefault="004969CE">
      <w:pPr>
        <w:pStyle w:val="TOC3"/>
        <w:tabs>
          <w:tab w:val="left" w:pos="1200"/>
          <w:tab w:val="right" w:leader="dot" w:pos="8630"/>
        </w:tabs>
        <w:rPr>
          <w:del w:id="802" w:author="Mihai Budiu" w:date="2016-06-13T14:07:00Z"/>
          <w:rFonts w:asciiTheme="minorHAnsi" w:eastAsiaTheme="minorEastAsia" w:hAnsiTheme="minorHAnsi" w:cstheme="minorBidi"/>
          <w:noProof/>
          <w:sz w:val="22"/>
          <w:szCs w:val="22"/>
        </w:rPr>
      </w:pPr>
      <w:del w:id="803" w:author="Mihai Budiu" w:date="2016-06-13T14:07:00Z">
        <w:r w:rsidRPr="00880DE8" w:rsidDel="00880DE8">
          <w:rPr>
            <w:rStyle w:val="Hyperlink"/>
            <w:noProof/>
          </w:rPr>
          <w:delText>9.1.3</w:delText>
        </w:r>
        <w:r w:rsidDel="00880DE8">
          <w:rPr>
            <w:rFonts w:asciiTheme="minorHAnsi" w:eastAsiaTheme="minorEastAsia" w:hAnsiTheme="minorHAnsi" w:cstheme="minorBidi"/>
            <w:noProof/>
            <w:sz w:val="22"/>
            <w:szCs w:val="22"/>
          </w:rPr>
          <w:tab/>
        </w:r>
        <w:r w:rsidRPr="00880DE8" w:rsidDel="00880DE8">
          <w:rPr>
            <w:rStyle w:val="Hyperlink"/>
            <w:noProof/>
          </w:rPr>
          <w:delText>The match_kind type</w:delText>
        </w:r>
        <w:r w:rsidDel="00880DE8">
          <w:rPr>
            <w:noProof/>
            <w:webHidden/>
          </w:rPr>
          <w:tab/>
          <w:delText>30</w:delText>
        </w:r>
      </w:del>
    </w:p>
    <w:p w14:paraId="4DD7951B" w14:textId="10DC0524" w:rsidR="004969CE" w:rsidDel="00880DE8" w:rsidRDefault="004969CE">
      <w:pPr>
        <w:pStyle w:val="TOC3"/>
        <w:tabs>
          <w:tab w:val="left" w:pos="1200"/>
          <w:tab w:val="right" w:leader="dot" w:pos="8630"/>
        </w:tabs>
        <w:rPr>
          <w:del w:id="804" w:author="Mihai Budiu" w:date="2016-06-13T14:07:00Z"/>
          <w:rFonts w:asciiTheme="minorHAnsi" w:eastAsiaTheme="minorEastAsia" w:hAnsiTheme="minorHAnsi" w:cstheme="minorBidi"/>
          <w:noProof/>
          <w:sz w:val="22"/>
          <w:szCs w:val="22"/>
        </w:rPr>
      </w:pPr>
      <w:del w:id="805" w:author="Mihai Budiu" w:date="2016-06-13T14:07:00Z">
        <w:r w:rsidRPr="00880DE8" w:rsidDel="00880DE8">
          <w:rPr>
            <w:rStyle w:val="Hyperlink"/>
            <w:noProof/>
          </w:rPr>
          <w:delText>9.1.4</w:delText>
        </w:r>
        <w:r w:rsidDel="00880DE8">
          <w:rPr>
            <w:rFonts w:asciiTheme="minorHAnsi" w:eastAsiaTheme="minorEastAsia" w:hAnsiTheme="minorHAnsi" w:cstheme="minorBidi"/>
            <w:noProof/>
            <w:sz w:val="22"/>
            <w:szCs w:val="22"/>
          </w:rPr>
          <w:tab/>
        </w:r>
        <w:r w:rsidRPr="00880DE8" w:rsidDel="00880DE8">
          <w:rPr>
            <w:rStyle w:val="Hyperlink"/>
            <w:noProof/>
          </w:rPr>
          <w:delText>Boolean</w:delText>
        </w:r>
        <w:r w:rsidDel="00880DE8">
          <w:rPr>
            <w:noProof/>
            <w:webHidden/>
          </w:rPr>
          <w:tab/>
          <w:delText>31</w:delText>
        </w:r>
      </w:del>
    </w:p>
    <w:p w14:paraId="6280090B" w14:textId="22374EBF" w:rsidR="004969CE" w:rsidDel="00880DE8" w:rsidRDefault="004969CE">
      <w:pPr>
        <w:pStyle w:val="TOC3"/>
        <w:tabs>
          <w:tab w:val="left" w:pos="1200"/>
          <w:tab w:val="right" w:leader="dot" w:pos="8630"/>
        </w:tabs>
        <w:rPr>
          <w:del w:id="806" w:author="Mihai Budiu" w:date="2016-06-13T14:07:00Z"/>
          <w:rFonts w:asciiTheme="minorHAnsi" w:eastAsiaTheme="minorEastAsia" w:hAnsiTheme="minorHAnsi" w:cstheme="minorBidi"/>
          <w:noProof/>
          <w:sz w:val="22"/>
          <w:szCs w:val="22"/>
        </w:rPr>
      </w:pPr>
      <w:del w:id="807" w:author="Mihai Budiu" w:date="2016-06-13T14:07:00Z">
        <w:r w:rsidRPr="00880DE8" w:rsidDel="00880DE8">
          <w:rPr>
            <w:rStyle w:val="Hyperlink"/>
            <w:noProof/>
          </w:rPr>
          <w:delText>9.1.5</w:delText>
        </w:r>
        <w:r w:rsidDel="00880DE8">
          <w:rPr>
            <w:rFonts w:asciiTheme="minorHAnsi" w:eastAsiaTheme="minorEastAsia" w:hAnsiTheme="minorHAnsi" w:cstheme="minorBidi"/>
            <w:noProof/>
            <w:sz w:val="22"/>
            <w:szCs w:val="22"/>
          </w:rPr>
          <w:tab/>
        </w:r>
        <w:r w:rsidRPr="00880DE8" w:rsidDel="00880DE8">
          <w:rPr>
            <w:rStyle w:val="Hyperlink"/>
            <w:noProof/>
          </w:rPr>
          <w:delText>Strings</w:delText>
        </w:r>
        <w:r w:rsidDel="00880DE8">
          <w:rPr>
            <w:noProof/>
            <w:webHidden/>
          </w:rPr>
          <w:tab/>
          <w:delText>31</w:delText>
        </w:r>
      </w:del>
    </w:p>
    <w:p w14:paraId="64E7DBD6" w14:textId="75ADF789" w:rsidR="004969CE" w:rsidDel="00880DE8" w:rsidRDefault="004969CE">
      <w:pPr>
        <w:pStyle w:val="TOC3"/>
        <w:tabs>
          <w:tab w:val="left" w:pos="1200"/>
          <w:tab w:val="right" w:leader="dot" w:pos="8630"/>
        </w:tabs>
        <w:rPr>
          <w:del w:id="808" w:author="Mihai Budiu" w:date="2016-06-13T14:07:00Z"/>
          <w:rFonts w:asciiTheme="minorHAnsi" w:eastAsiaTheme="minorEastAsia" w:hAnsiTheme="minorHAnsi" w:cstheme="minorBidi"/>
          <w:noProof/>
          <w:sz w:val="22"/>
          <w:szCs w:val="22"/>
        </w:rPr>
      </w:pPr>
      <w:del w:id="809" w:author="Mihai Budiu" w:date="2016-06-13T14:07:00Z">
        <w:r w:rsidRPr="00880DE8" w:rsidDel="00880DE8">
          <w:rPr>
            <w:rStyle w:val="Hyperlink"/>
            <w:noProof/>
          </w:rPr>
          <w:delText>9.1.6</w:delText>
        </w:r>
        <w:r w:rsidDel="00880DE8">
          <w:rPr>
            <w:rFonts w:asciiTheme="minorHAnsi" w:eastAsiaTheme="minorEastAsia" w:hAnsiTheme="minorHAnsi" w:cstheme="minorBidi"/>
            <w:noProof/>
            <w:sz w:val="22"/>
            <w:szCs w:val="22"/>
          </w:rPr>
          <w:tab/>
        </w:r>
        <w:r w:rsidRPr="00880DE8" w:rsidDel="00880DE8">
          <w:rPr>
            <w:rStyle w:val="Hyperlink"/>
            <w:noProof/>
          </w:rPr>
          <w:delText>Integers (signed and unsigned)</w:delText>
        </w:r>
        <w:r w:rsidDel="00880DE8">
          <w:rPr>
            <w:noProof/>
            <w:webHidden/>
          </w:rPr>
          <w:tab/>
          <w:delText>31</w:delText>
        </w:r>
      </w:del>
    </w:p>
    <w:p w14:paraId="2DE98FB6" w14:textId="44890BDA" w:rsidR="004969CE" w:rsidDel="00880DE8" w:rsidRDefault="004969CE">
      <w:pPr>
        <w:pStyle w:val="TOC2"/>
        <w:tabs>
          <w:tab w:val="left" w:pos="960"/>
          <w:tab w:val="right" w:leader="dot" w:pos="8630"/>
        </w:tabs>
        <w:rPr>
          <w:del w:id="810" w:author="Mihai Budiu" w:date="2016-06-13T14:07:00Z"/>
          <w:rFonts w:asciiTheme="minorHAnsi" w:eastAsiaTheme="minorEastAsia" w:hAnsiTheme="minorHAnsi" w:cstheme="minorBidi"/>
          <w:noProof/>
          <w:sz w:val="22"/>
          <w:szCs w:val="22"/>
        </w:rPr>
      </w:pPr>
      <w:del w:id="811" w:author="Mihai Budiu" w:date="2016-06-13T14:07:00Z">
        <w:r w:rsidRPr="00880DE8" w:rsidDel="00880DE8">
          <w:rPr>
            <w:rStyle w:val="Hyperlink"/>
            <w:noProof/>
          </w:rPr>
          <w:delText>9.2</w:delText>
        </w:r>
        <w:r w:rsidDel="00880DE8">
          <w:rPr>
            <w:rFonts w:asciiTheme="minorHAnsi" w:eastAsiaTheme="minorEastAsia" w:hAnsiTheme="minorHAnsi" w:cstheme="minorBidi"/>
            <w:noProof/>
            <w:sz w:val="22"/>
            <w:szCs w:val="22"/>
          </w:rPr>
          <w:tab/>
        </w:r>
        <w:r w:rsidRPr="00880DE8" w:rsidDel="00880DE8">
          <w:rPr>
            <w:rStyle w:val="Hyperlink"/>
            <w:noProof/>
          </w:rPr>
          <w:delText>Derived types</w:delText>
        </w:r>
        <w:r w:rsidDel="00880DE8">
          <w:rPr>
            <w:noProof/>
            <w:webHidden/>
          </w:rPr>
          <w:tab/>
          <w:delText>33</w:delText>
        </w:r>
      </w:del>
    </w:p>
    <w:p w14:paraId="743B1354" w14:textId="09FD1D21" w:rsidR="004969CE" w:rsidDel="00880DE8" w:rsidRDefault="004969CE">
      <w:pPr>
        <w:pStyle w:val="TOC3"/>
        <w:tabs>
          <w:tab w:val="left" w:pos="1200"/>
          <w:tab w:val="right" w:leader="dot" w:pos="8630"/>
        </w:tabs>
        <w:rPr>
          <w:del w:id="812" w:author="Mihai Budiu" w:date="2016-06-13T14:07:00Z"/>
          <w:rFonts w:asciiTheme="minorHAnsi" w:eastAsiaTheme="minorEastAsia" w:hAnsiTheme="minorHAnsi" w:cstheme="minorBidi"/>
          <w:noProof/>
          <w:sz w:val="22"/>
          <w:szCs w:val="22"/>
        </w:rPr>
      </w:pPr>
      <w:del w:id="813" w:author="Mihai Budiu" w:date="2016-06-13T14:07:00Z">
        <w:r w:rsidRPr="00880DE8" w:rsidDel="00880DE8">
          <w:rPr>
            <w:rStyle w:val="Hyperlink"/>
            <w:noProof/>
          </w:rPr>
          <w:delText>9.2.1</w:delText>
        </w:r>
        <w:r w:rsidDel="00880DE8">
          <w:rPr>
            <w:rFonts w:asciiTheme="minorHAnsi" w:eastAsiaTheme="minorEastAsia" w:hAnsiTheme="minorHAnsi" w:cstheme="minorBidi"/>
            <w:noProof/>
            <w:sz w:val="22"/>
            <w:szCs w:val="22"/>
          </w:rPr>
          <w:tab/>
        </w:r>
        <w:r w:rsidRPr="00880DE8" w:rsidDel="00880DE8">
          <w:rPr>
            <w:rStyle w:val="Hyperlink"/>
            <w:noProof/>
          </w:rPr>
          <w:delText>Enumeration types</w:delText>
        </w:r>
        <w:r w:rsidDel="00880DE8">
          <w:rPr>
            <w:noProof/>
            <w:webHidden/>
          </w:rPr>
          <w:tab/>
          <w:delText>34</w:delText>
        </w:r>
      </w:del>
    </w:p>
    <w:p w14:paraId="19617208" w14:textId="6A3C3A1F" w:rsidR="004969CE" w:rsidDel="00880DE8" w:rsidRDefault="004969CE">
      <w:pPr>
        <w:pStyle w:val="TOC3"/>
        <w:tabs>
          <w:tab w:val="left" w:pos="1200"/>
          <w:tab w:val="right" w:leader="dot" w:pos="8630"/>
        </w:tabs>
        <w:rPr>
          <w:del w:id="814" w:author="Mihai Budiu" w:date="2016-06-13T14:07:00Z"/>
          <w:rFonts w:asciiTheme="minorHAnsi" w:eastAsiaTheme="minorEastAsia" w:hAnsiTheme="minorHAnsi" w:cstheme="minorBidi"/>
          <w:noProof/>
          <w:sz w:val="22"/>
          <w:szCs w:val="22"/>
        </w:rPr>
      </w:pPr>
      <w:del w:id="815" w:author="Mihai Budiu" w:date="2016-06-13T14:07:00Z">
        <w:r w:rsidRPr="00880DE8" w:rsidDel="00880DE8">
          <w:rPr>
            <w:rStyle w:val="Hyperlink"/>
            <w:noProof/>
          </w:rPr>
          <w:delText>9.2.2</w:delText>
        </w:r>
        <w:r w:rsidDel="00880DE8">
          <w:rPr>
            <w:rFonts w:asciiTheme="minorHAnsi" w:eastAsiaTheme="minorEastAsia" w:hAnsiTheme="minorHAnsi" w:cstheme="minorBidi"/>
            <w:noProof/>
            <w:sz w:val="22"/>
            <w:szCs w:val="22"/>
          </w:rPr>
          <w:tab/>
        </w:r>
        <w:r w:rsidRPr="00880DE8" w:rsidDel="00880DE8">
          <w:rPr>
            <w:rStyle w:val="Hyperlink"/>
            <w:noProof/>
          </w:rPr>
          <w:delText>Header types</w:delText>
        </w:r>
        <w:r w:rsidDel="00880DE8">
          <w:rPr>
            <w:noProof/>
            <w:webHidden/>
          </w:rPr>
          <w:tab/>
          <w:delText>35</w:delText>
        </w:r>
      </w:del>
    </w:p>
    <w:p w14:paraId="4A6061C4" w14:textId="1298D973" w:rsidR="004969CE" w:rsidDel="00880DE8" w:rsidRDefault="004969CE">
      <w:pPr>
        <w:pStyle w:val="TOC3"/>
        <w:tabs>
          <w:tab w:val="left" w:pos="1200"/>
          <w:tab w:val="right" w:leader="dot" w:pos="8630"/>
        </w:tabs>
        <w:rPr>
          <w:del w:id="816" w:author="Mihai Budiu" w:date="2016-06-13T14:07:00Z"/>
          <w:rFonts w:asciiTheme="minorHAnsi" w:eastAsiaTheme="minorEastAsia" w:hAnsiTheme="minorHAnsi" w:cstheme="minorBidi"/>
          <w:noProof/>
          <w:sz w:val="22"/>
          <w:szCs w:val="22"/>
        </w:rPr>
      </w:pPr>
      <w:del w:id="817" w:author="Mihai Budiu" w:date="2016-06-13T14:07:00Z">
        <w:r w:rsidRPr="00880DE8" w:rsidDel="00880DE8">
          <w:rPr>
            <w:rStyle w:val="Hyperlink"/>
            <w:noProof/>
          </w:rPr>
          <w:delText>9.2.3</w:delText>
        </w:r>
        <w:r w:rsidDel="00880DE8">
          <w:rPr>
            <w:rFonts w:asciiTheme="minorHAnsi" w:eastAsiaTheme="minorEastAsia" w:hAnsiTheme="minorHAnsi" w:cstheme="minorBidi"/>
            <w:noProof/>
            <w:sz w:val="22"/>
            <w:szCs w:val="22"/>
          </w:rPr>
          <w:tab/>
        </w:r>
        <w:r w:rsidRPr="00880DE8" w:rsidDel="00880DE8">
          <w:rPr>
            <w:rStyle w:val="Hyperlink"/>
            <w:noProof/>
          </w:rPr>
          <w:delText>Header stacks</w:delText>
        </w:r>
        <w:r w:rsidDel="00880DE8">
          <w:rPr>
            <w:noProof/>
            <w:webHidden/>
          </w:rPr>
          <w:tab/>
          <w:delText>36</w:delText>
        </w:r>
      </w:del>
    </w:p>
    <w:p w14:paraId="6E937344" w14:textId="410F32F1" w:rsidR="004969CE" w:rsidDel="00880DE8" w:rsidRDefault="004969CE">
      <w:pPr>
        <w:pStyle w:val="TOC3"/>
        <w:tabs>
          <w:tab w:val="left" w:pos="1200"/>
          <w:tab w:val="right" w:leader="dot" w:pos="8630"/>
        </w:tabs>
        <w:rPr>
          <w:del w:id="818" w:author="Mihai Budiu" w:date="2016-06-13T14:07:00Z"/>
          <w:rFonts w:asciiTheme="minorHAnsi" w:eastAsiaTheme="minorEastAsia" w:hAnsiTheme="minorHAnsi" w:cstheme="minorBidi"/>
          <w:noProof/>
          <w:sz w:val="22"/>
          <w:szCs w:val="22"/>
        </w:rPr>
      </w:pPr>
      <w:del w:id="819" w:author="Mihai Budiu" w:date="2016-06-13T14:07:00Z">
        <w:r w:rsidRPr="00880DE8" w:rsidDel="00880DE8">
          <w:rPr>
            <w:rStyle w:val="Hyperlink"/>
            <w:noProof/>
          </w:rPr>
          <w:delText>9.2.4</w:delText>
        </w:r>
        <w:r w:rsidDel="00880DE8">
          <w:rPr>
            <w:rFonts w:asciiTheme="minorHAnsi" w:eastAsiaTheme="minorEastAsia" w:hAnsiTheme="minorHAnsi" w:cstheme="minorBidi"/>
            <w:noProof/>
            <w:sz w:val="22"/>
            <w:szCs w:val="22"/>
          </w:rPr>
          <w:tab/>
        </w:r>
        <w:r w:rsidRPr="00880DE8" w:rsidDel="00880DE8">
          <w:rPr>
            <w:rStyle w:val="Hyperlink"/>
            <w:noProof/>
          </w:rPr>
          <w:delText>Struct types</w:delText>
        </w:r>
        <w:r w:rsidDel="00880DE8">
          <w:rPr>
            <w:noProof/>
            <w:webHidden/>
          </w:rPr>
          <w:tab/>
          <w:delText>36</w:delText>
        </w:r>
      </w:del>
    </w:p>
    <w:p w14:paraId="29B9FA74" w14:textId="2086AEA5" w:rsidR="004969CE" w:rsidDel="00880DE8" w:rsidRDefault="004969CE">
      <w:pPr>
        <w:pStyle w:val="TOC3"/>
        <w:tabs>
          <w:tab w:val="left" w:pos="1200"/>
          <w:tab w:val="right" w:leader="dot" w:pos="8630"/>
        </w:tabs>
        <w:rPr>
          <w:del w:id="820" w:author="Mihai Budiu" w:date="2016-06-13T14:07:00Z"/>
          <w:rFonts w:asciiTheme="minorHAnsi" w:eastAsiaTheme="minorEastAsia" w:hAnsiTheme="minorHAnsi" w:cstheme="minorBidi"/>
          <w:noProof/>
          <w:sz w:val="22"/>
          <w:szCs w:val="22"/>
        </w:rPr>
      </w:pPr>
      <w:del w:id="821" w:author="Mihai Budiu" w:date="2016-06-13T14:07:00Z">
        <w:r w:rsidRPr="00880DE8" w:rsidDel="00880DE8">
          <w:rPr>
            <w:rStyle w:val="Hyperlink"/>
            <w:noProof/>
          </w:rPr>
          <w:delText>9.2.5</w:delText>
        </w:r>
        <w:r w:rsidDel="00880DE8">
          <w:rPr>
            <w:rFonts w:asciiTheme="minorHAnsi" w:eastAsiaTheme="minorEastAsia" w:hAnsiTheme="minorHAnsi" w:cstheme="minorBidi"/>
            <w:noProof/>
            <w:sz w:val="22"/>
            <w:szCs w:val="22"/>
          </w:rPr>
          <w:tab/>
        </w:r>
        <w:r w:rsidRPr="00880DE8" w:rsidDel="00880DE8">
          <w:rPr>
            <w:rStyle w:val="Hyperlink"/>
            <w:noProof/>
          </w:rPr>
          <w:delText>Synthesized data types</w:delText>
        </w:r>
        <w:r w:rsidDel="00880DE8">
          <w:rPr>
            <w:noProof/>
            <w:webHidden/>
          </w:rPr>
          <w:tab/>
          <w:delText>37</w:delText>
        </w:r>
      </w:del>
    </w:p>
    <w:p w14:paraId="5ECA0CA1" w14:textId="6EA1DD36" w:rsidR="004969CE" w:rsidDel="00880DE8" w:rsidRDefault="004969CE">
      <w:pPr>
        <w:pStyle w:val="TOC3"/>
        <w:tabs>
          <w:tab w:val="left" w:pos="1200"/>
          <w:tab w:val="right" w:leader="dot" w:pos="8630"/>
        </w:tabs>
        <w:rPr>
          <w:del w:id="822" w:author="Mihai Budiu" w:date="2016-06-13T14:07:00Z"/>
          <w:rFonts w:asciiTheme="minorHAnsi" w:eastAsiaTheme="minorEastAsia" w:hAnsiTheme="minorHAnsi" w:cstheme="minorBidi"/>
          <w:noProof/>
          <w:sz w:val="22"/>
          <w:szCs w:val="22"/>
        </w:rPr>
      </w:pPr>
      <w:del w:id="823" w:author="Mihai Budiu" w:date="2016-06-13T14:07:00Z">
        <w:r w:rsidRPr="00880DE8" w:rsidDel="00880DE8">
          <w:rPr>
            <w:rStyle w:val="Hyperlink"/>
            <w:noProof/>
          </w:rPr>
          <w:delText>9.2.6</w:delText>
        </w:r>
        <w:r w:rsidDel="00880DE8">
          <w:rPr>
            <w:rFonts w:asciiTheme="minorHAnsi" w:eastAsiaTheme="minorEastAsia" w:hAnsiTheme="minorHAnsi" w:cstheme="minorBidi"/>
            <w:noProof/>
            <w:sz w:val="22"/>
            <w:szCs w:val="22"/>
          </w:rPr>
          <w:tab/>
        </w:r>
        <w:r w:rsidRPr="00880DE8" w:rsidDel="00880DE8">
          <w:rPr>
            <w:rStyle w:val="Hyperlink"/>
            <w:rFonts w:ascii="Consolas" w:hAnsi="Consolas" w:cs="Consolas"/>
            <w:noProof/>
          </w:rPr>
          <w:delText>extern</w:delText>
        </w:r>
        <w:r w:rsidRPr="00880DE8" w:rsidDel="00880DE8">
          <w:rPr>
            <w:rStyle w:val="Hyperlink"/>
            <w:noProof/>
          </w:rPr>
          <w:delText xml:space="preserve"> types</w:delText>
        </w:r>
        <w:r w:rsidDel="00880DE8">
          <w:rPr>
            <w:noProof/>
            <w:webHidden/>
          </w:rPr>
          <w:tab/>
          <w:delText>38</w:delText>
        </w:r>
      </w:del>
    </w:p>
    <w:p w14:paraId="08536A30" w14:textId="0B77499E" w:rsidR="004969CE" w:rsidDel="00880DE8" w:rsidRDefault="004969CE">
      <w:pPr>
        <w:pStyle w:val="TOC3"/>
        <w:tabs>
          <w:tab w:val="left" w:pos="1200"/>
          <w:tab w:val="right" w:leader="dot" w:pos="8630"/>
        </w:tabs>
        <w:rPr>
          <w:del w:id="824" w:author="Mihai Budiu" w:date="2016-06-13T14:07:00Z"/>
          <w:rFonts w:asciiTheme="minorHAnsi" w:eastAsiaTheme="minorEastAsia" w:hAnsiTheme="minorHAnsi" w:cstheme="minorBidi"/>
          <w:noProof/>
          <w:sz w:val="22"/>
          <w:szCs w:val="22"/>
        </w:rPr>
      </w:pPr>
      <w:del w:id="825" w:author="Mihai Budiu" w:date="2016-06-13T14:07:00Z">
        <w:r w:rsidRPr="00880DE8" w:rsidDel="00880DE8">
          <w:rPr>
            <w:rStyle w:val="Hyperlink"/>
            <w:noProof/>
          </w:rPr>
          <w:delText>9.2.7</w:delText>
        </w:r>
        <w:r w:rsidDel="00880DE8">
          <w:rPr>
            <w:rFonts w:asciiTheme="minorHAnsi" w:eastAsiaTheme="minorEastAsia" w:hAnsiTheme="minorHAnsi" w:cstheme="minorBidi"/>
            <w:noProof/>
            <w:sz w:val="22"/>
            <w:szCs w:val="22"/>
          </w:rPr>
          <w:tab/>
        </w:r>
        <w:r w:rsidRPr="00880DE8" w:rsidDel="00880DE8">
          <w:rPr>
            <w:rStyle w:val="Hyperlink"/>
            <w:noProof/>
          </w:rPr>
          <w:delText>Type specialization</w:delText>
        </w:r>
        <w:r w:rsidDel="00880DE8">
          <w:rPr>
            <w:noProof/>
            <w:webHidden/>
          </w:rPr>
          <w:tab/>
          <w:delText>39</w:delText>
        </w:r>
      </w:del>
    </w:p>
    <w:p w14:paraId="031D63EC" w14:textId="348C6C83" w:rsidR="004969CE" w:rsidDel="00880DE8" w:rsidRDefault="004969CE">
      <w:pPr>
        <w:pStyle w:val="TOC3"/>
        <w:tabs>
          <w:tab w:val="left" w:pos="1200"/>
          <w:tab w:val="right" w:leader="dot" w:pos="8630"/>
        </w:tabs>
        <w:rPr>
          <w:del w:id="826" w:author="Mihai Budiu" w:date="2016-06-13T14:07:00Z"/>
          <w:rFonts w:asciiTheme="minorHAnsi" w:eastAsiaTheme="minorEastAsia" w:hAnsiTheme="minorHAnsi" w:cstheme="minorBidi"/>
          <w:noProof/>
          <w:sz w:val="22"/>
          <w:szCs w:val="22"/>
        </w:rPr>
      </w:pPr>
      <w:del w:id="827" w:author="Mihai Budiu" w:date="2016-06-13T14:07:00Z">
        <w:r w:rsidRPr="00880DE8" w:rsidDel="00880DE8">
          <w:rPr>
            <w:rStyle w:val="Hyperlink"/>
            <w:noProof/>
          </w:rPr>
          <w:delText>9.2.8</w:delText>
        </w:r>
        <w:r w:rsidDel="00880DE8">
          <w:rPr>
            <w:rFonts w:asciiTheme="minorHAnsi" w:eastAsiaTheme="minorEastAsia" w:hAnsiTheme="minorHAnsi" w:cstheme="minorBidi"/>
            <w:noProof/>
            <w:sz w:val="22"/>
            <w:szCs w:val="22"/>
          </w:rPr>
          <w:tab/>
        </w:r>
        <w:r w:rsidRPr="00880DE8" w:rsidDel="00880DE8">
          <w:rPr>
            <w:rStyle w:val="Hyperlink"/>
            <w:noProof/>
          </w:rPr>
          <w:delText>Parser and control blocks types</w:delText>
        </w:r>
        <w:r w:rsidDel="00880DE8">
          <w:rPr>
            <w:noProof/>
            <w:webHidden/>
          </w:rPr>
          <w:tab/>
          <w:delText>40</w:delText>
        </w:r>
      </w:del>
    </w:p>
    <w:p w14:paraId="198EF5DB" w14:textId="6598778B" w:rsidR="004969CE" w:rsidDel="00880DE8" w:rsidRDefault="004969CE">
      <w:pPr>
        <w:pStyle w:val="TOC3"/>
        <w:tabs>
          <w:tab w:val="left" w:pos="1200"/>
          <w:tab w:val="right" w:leader="dot" w:pos="8630"/>
        </w:tabs>
        <w:rPr>
          <w:del w:id="828" w:author="Mihai Budiu" w:date="2016-06-13T14:07:00Z"/>
          <w:rFonts w:asciiTheme="minorHAnsi" w:eastAsiaTheme="minorEastAsia" w:hAnsiTheme="minorHAnsi" w:cstheme="minorBidi"/>
          <w:noProof/>
          <w:sz w:val="22"/>
          <w:szCs w:val="22"/>
        </w:rPr>
      </w:pPr>
      <w:del w:id="829" w:author="Mihai Budiu" w:date="2016-06-13T14:07:00Z">
        <w:r w:rsidRPr="00880DE8" w:rsidDel="00880DE8">
          <w:rPr>
            <w:rStyle w:val="Hyperlink"/>
            <w:noProof/>
          </w:rPr>
          <w:delText>9.2.9</w:delText>
        </w:r>
        <w:r w:rsidDel="00880DE8">
          <w:rPr>
            <w:rFonts w:asciiTheme="minorHAnsi" w:eastAsiaTheme="minorEastAsia" w:hAnsiTheme="minorHAnsi" w:cstheme="minorBidi"/>
            <w:noProof/>
            <w:sz w:val="22"/>
            <w:szCs w:val="22"/>
          </w:rPr>
          <w:tab/>
        </w:r>
        <w:r w:rsidRPr="00880DE8" w:rsidDel="00880DE8">
          <w:rPr>
            <w:rStyle w:val="Hyperlink"/>
            <w:noProof/>
          </w:rPr>
          <w:delText>Package types</w:delText>
        </w:r>
        <w:r w:rsidDel="00880DE8">
          <w:rPr>
            <w:noProof/>
            <w:webHidden/>
          </w:rPr>
          <w:tab/>
          <w:delText>41</w:delText>
        </w:r>
      </w:del>
    </w:p>
    <w:p w14:paraId="1C7A90FB" w14:textId="2191C014" w:rsidR="004969CE" w:rsidDel="00880DE8" w:rsidRDefault="004969CE">
      <w:pPr>
        <w:pStyle w:val="TOC2"/>
        <w:tabs>
          <w:tab w:val="left" w:pos="960"/>
          <w:tab w:val="right" w:leader="dot" w:pos="8630"/>
        </w:tabs>
        <w:rPr>
          <w:del w:id="830" w:author="Mihai Budiu" w:date="2016-06-13T14:07:00Z"/>
          <w:rFonts w:asciiTheme="minorHAnsi" w:eastAsiaTheme="minorEastAsia" w:hAnsiTheme="minorHAnsi" w:cstheme="minorBidi"/>
          <w:noProof/>
          <w:sz w:val="22"/>
          <w:szCs w:val="22"/>
        </w:rPr>
      </w:pPr>
      <w:del w:id="831" w:author="Mihai Budiu" w:date="2016-06-13T14:07:00Z">
        <w:r w:rsidRPr="00880DE8" w:rsidDel="00880DE8">
          <w:rPr>
            <w:rStyle w:val="Hyperlink"/>
            <w:noProof/>
          </w:rPr>
          <w:delText>9.3</w:delText>
        </w:r>
        <w:r w:rsidDel="00880DE8">
          <w:rPr>
            <w:rFonts w:asciiTheme="minorHAnsi" w:eastAsiaTheme="minorEastAsia" w:hAnsiTheme="minorHAnsi" w:cstheme="minorBidi"/>
            <w:noProof/>
            <w:sz w:val="22"/>
            <w:szCs w:val="22"/>
          </w:rPr>
          <w:tab/>
        </w:r>
        <w:r w:rsidRPr="00880DE8" w:rsidDel="00880DE8">
          <w:rPr>
            <w:rStyle w:val="Hyperlink"/>
            <w:noProof/>
          </w:rPr>
          <w:delText>typedef</w:delText>
        </w:r>
        <w:r w:rsidDel="00880DE8">
          <w:rPr>
            <w:noProof/>
            <w:webHidden/>
          </w:rPr>
          <w:tab/>
          <w:delText>41</w:delText>
        </w:r>
      </w:del>
    </w:p>
    <w:p w14:paraId="25189D11" w14:textId="621D2890" w:rsidR="004969CE" w:rsidDel="00880DE8" w:rsidRDefault="004969CE">
      <w:pPr>
        <w:pStyle w:val="TOC1"/>
        <w:rPr>
          <w:del w:id="832" w:author="Mihai Budiu" w:date="2016-06-13T14:07:00Z"/>
          <w:rFonts w:asciiTheme="minorHAnsi" w:eastAsiaTheme="minorEastAsia" w:hAnsiTheme="minorHAnsi" w:cstheme="minorBidi"/>
          <w:noProof/>
          <w:sz w:val="22"/>
          <w:szCs w:val="22"/>
        </w:rPr>
      </w:pPr>
      <w:del w:id="833" w:author="Mihai Budiu" w:date="2016-06-13T14:07:00Z">
        <w:r w:rsidRPr="00880DE8" w:rsidDel="00880DE8">
          <w:rPr>
            <w:rStyle w:val="Hyperlink"/>
            <w:noProof/>
          </w:rPr>
          <w:delText>10</w:delText>
        </w:r>
        <w:r w:rsidDel="00880DE8">
          <w:rPr>
            <w:rFonts w:asciiTheme="minorHAnsi" w:eastAsiaTheme="minorEastAsia" w:hAnsiTheme="minorHAnsi" w:cstheme="minorBidi"/>
            <w:noProof/>
            <w:sz w:val="22"/>
            <w:szCs w:val="22"/>
          </w:rPr>
          <w:tab/>
        </w:r>
        <w:r w:rsidRPr="00880DE8" w:rsidDel="00880DE8">
          <w:rPr>
            <w:rStyle w:val="Hyperlink"/>
            <w:noProof/>
          </w:rPr>
          <w:delText>Expressions</w:delText>
        </w:r>
        <w:r w:rsidDel="00880DE8">
          <w:rPr>
            <w:noProof/>
            <w:webHidden/>
          </w:rPr>
          <w:tab/>
          <w:delText>41</w:delText>
        </w:r>
      </w:del>
    </w:p>
    <w:p w14:paraId="3C4E4B46" w14:textId="506F4B58" w:rsidR="004969CE" w:rsidDel="00880DE8" w:rsidRDefault="004969CE">
      <w:pPr>
        <w:pStyle w:val="TOC2"/>
        <w:tabs>
          <w:tab w:val="left" w:pos="960"/>
          <w:tab w:val="right" w:leader="dot" w:pos="8630"/>
        </w:tabs>
        <w:rPr>
          <w:del w:id="834" w:author="Mihai Budiu" w:date="2016-06-13T14:07:00Z"/>
          <w:rFonts w:asciiTheme="minorHAnsi" w:eastAsiaTheme="minorEastAsia" w:hAnsiTheme="minorHAnsi" w:cstheme="minorBidi"/>
          <w:noProof/>
          <w:sz w:val="22"/>
          <w:szCs w:val="22"/>
        </w:rPr>
      </w:pPr>
      <w:del w:id="835" w:author="Mihai Budiu" w:date="2016-06-13T14:07:00Z">
        <w:r w:rsidRPr="00880DE8" w:rsidDel="00880DE8">
          <w:rPr>
            <w:rStyle w:val="Hyperlink"/>
            <w:noProof/>
          </w:rPr>
          <w:delText>10.1</w:delText>
        </w:r>
        <w:r w:rsidDel="00880DE8">
          <w:rPr>
            <w:rFonts w:asciiTheme="minorHAnsi" w:eastAsiaTheme="minorEastAsia" w:hAnsiTheme="minorHAnsi" w:cstheme="minorBidi"/>
            <w:noProof/>
            <w:sz w:val="22"/>
            <w:szCs w:val="22"/>
          </w:rPr>
          <w:tab/>
        </w:r>
        <w:r w:rsidRPr="00880DE8" w:rsidDel="00880DE8">
          <w:rPr>
            <w:rStyle w:val="Hyperlink"/>
            <w:noProof/>
          </w:rPr>
          <w:delText xml:space="preserve">Expression on </w:delText>
        </w:r>
        <w:r w:rsidRPr="00880DE8" w:rsidDel="00880DE8">
          <w:rPr>
            <w:rStyle w:val="Hyperlink"/>
            <w:rFonts w:ascii="Consolas" w:hAnsi="Consolas"/>
            <w:noProof/>
          </w:rPr>
          <w:delText>error</w:delText>
        </w:r>
        <w:r w:rsidRPr="00880DE8" w:rsidDel="00880DE8">
          <w:rPr>
            <w:rStyle w:val="Hyperlink"/>
            <w:noProof/>
          </w:rPr>
          <w:delText xml:space="preserve"> values</w:delText>
        </w:r>
        <w:r w:rsidDel="00880DE8">
          <w:rPr>
            <w:noProof/>
            <w:webHidden/>
          </w:rPr>
          <w:tab/>
          <w:delText>43</w:delText>
        </w:r>
      </w:del>
    </w:p>
    <w:p w14:paraId="22AA9BD1" w14:textId="68FD8C65" w:rsidR="004969CE" w:rsidDel="00880DE8" w:rsidRDefault="004969CE">
      <w:pPr>
        <w:pStyle w:val="TOC2"/>
        <w:tabs>
          <w:tab w:val="left" w:pos="960"/>
          <w:tab w:val="right" w:leader="dot" w:pos="8630"/>
        </w:tabs>
        <w:rPr>
          <w:del w:id="836" w:author="Mihai Budiu" w:date="2016-06-13T14:07:00Z"/>
          <w:rFonts w:asciiTheme="minorHAnsi" w:eastAsiaTheme="minorEastAsia" w:hAnsiTheme="minorHAnsi" w:cstheme="minorBidi"/>
          <w:noProof/>
          <w:sz w:val="22"/>
          <w:szCs w:val="22"/>
        </w:rPr>
      </w:pPr>
      <w:del w:id="837" w:author="Mihai Budiu" w:date="2016-06-13T14:07:00Z">
        <w:r w:rsidRPr="00880DE8" w:rsidDel="00880DE8">
          <w:rPr>
            <w:rStyle w:val="Hyperlink"/>
            <w:noProof/>
          </w:rPr>
          <w:delText>10.2</w:delText>
        </w:r>
        <w:r w:rsidDel="00880DE8">
          <w:rPr>
            <w:rFonts w:asciiTheme="minorHAnsi" w:eastAsiaTheme="minorEastAsia" w:hAnsiTheme="minorHAnsi" w:cstheme="minorBidi"/>
            <w:noProof/>
            <w:sz w:val="22"/>
            <w:szCs w:val="22"/>
          </w:rPr>
          <w:tab/>
        </w:r>
        <w:r w:rsidRPr="00880DE8" w:rsidDel="00880DE8">
          <w:rPr>
            <w:rStyle w:val="Hyperlink"/>
            <w:noProof/>
          </w:rPr>
          <w:delText xml:space="preserve">Expressions on </w:delText>
        </w:r>
        <w:r w:rsidRPr="00880DE8" w:rsidDel="00880DE8">
          <w:rPr>
            <w:rStyle w:val="Hyperlink"/>
            <w:rFonts w:ascii="Consolas" w:hAnsi="Consolas"/>
            <w:noProof/>
          </w:rPr>
          <w:delText>enum</w:delText>
        </w:r>
        <w:r w:rsidRPr="00880DE8" w:rsidDel="00880DE8">
          <w:rPr>
            <w:rStyle w:val="Hyperlink"/>
            <w:noProof/>
          </w:rPr>
          <w:delText xml:space="preserve"> values</w:delText>
        </w:r>
        <w:r w:rsidDel="00880DE8">
          <w:rPr>
            <w:noProof/>
            <w:webHidden/>
          </w:rPr>
          <w:tab/>
          <w:delText>43</w:delText>
        </w:r>
      </w:del>
    </w:p>
    <w:p w14:paraId="06285D2C" w14:textId="5D128066" w:rsidR="004969CE" w:rsidDel="00880DE8" w:rsidRDefault="004969CE">
      <w:pPr>
        <w:pStyle w:val="TOC2"/>
        <w:tabs>
          <w:tab w:val="left" w:pos="960"/>
          <w:tab w:val="right" w:leader="dot" w:pos="8630"/>
        </w:tabs>
        <w:rPr>
          <w:del w:id="838" w:author="Mihai Budiu" w:date="2016-06-13T14:07:00Z"/>
          <w:rFonts w:asciiTheme="minorHAnsi" w:eastAsiaTheme="minorEastAsia" w:hAnsiTheme="minorHAnsi" w:cstheme="minorBidi"/>
          <w:noProof/>
          <w:sz w:val="22"/>
          <w:szCs w:val="22"/>
        </w:rPr>
      </w:pPr>
      <w:del w:id="839" w:author="Mihai Budiu" w:date="2016-06-13T14:07:00Z">
        <w:r w:rsidRPr="00880DE8" w:rsidDel="00880DE8">
          <w:rPr>
            <w:rStyle w:val="Hyperlink"/>
            <w:noProof/>
          </w:rPr>
          <w:delText>10.3</w:delText>
        </w:r>
        <w:r w:rsidDel="00880DE8">
          <w:rPr>
            <w:rFonts w:asciiTheme="minorHAnsi" w:eastAsiaTheme="minorEastAsia" w:hAnsiTheme="minorHAnsi" w:cstheme="minorBidi"/>
            <w:noProof/>
            <w:sz w:val="22"/>
            <w:szCs w:val="22"/>
          </w:rPr>
          <w:tab/>
        </w:r>
        <w:r w:rsidRPr="00880DE8" w:rsidDel="00880DE8">
          <w:rPr>
            <w:rStyle w:val="Hyperlink"/>
            <w:noProof/>
          </w:rPr>
          <w:delText>Expressions on Boolean values</w:delText>
        </w:r>
        <w:r w:rsidDel="00880DE8">
          <w:rPr>
            <w:noProof/>
            <w:webHidden/>
          </w:rPr>
          <w:tab/>
          <w:delText>44</w:delText>
        </w:r>
      </w:del>
    </w:p>
    <w:p w14:paraId="558B15F5" w14:textId="2109AAA9" w:rsidR="004969CE" w:rsidDel="00880DE8" w:rsidRDefault="004969CE">
      <w:pPr>
        <w:pStyle w:val="TOC3"/>
        <w:tabs>
          <w:tab w:val="left" w:pos="1440"/>
          <w:tab w:val="right" w:leader="dot" w:pos="8630"/>
        </w:tabs>
        <w:rPr>
          <w:del w:id="840" w:author="Mihai Budiu" w:date="2016-06-13T14:07:00Z"/>
          <w:rFonts w:asciiTheme="minorHAnsi" w:eastAsiaTheme="minorEastAsia" w:hAnsiTheme="minorHAnsi" w:cstheme="minorBidi"/>
          <w:noProof/>
          <w:sz w:val="22"/>
          <w:szCs w:val="22"/>
        </w:rPr>
      </w:pPr>
      <w:del w:id="841" w:author="Mihai Budiu" w:date="2016-06-13T14:07:00Z">
        <w:r w:rsidRPr="00880DE8" w:rsidDel="00880DE8">
          <w:rPr>
            <w:rStyle w:val="Hyperlink"/>
            <w:noProof/>
          </w:rPr>
          <w:delText>10.3.1</w:delText>
        </w:r>
        <w:r w:rsidDel="00880DE8">
          <w:rPr>
            <w:rFonts w:asciiTheme="minorHAnsi" w:eastAsiaTheme="minorEastAsia" w:hAnsiTheme="minorHAnsi" w:cstheme="minorBidi"/>
            <w:noProof/>
            <w:sz w:val="22"/>
            <w:szCs w:val="22"/>
          </w:rPr>
          <w:tab/>
        </w:r>
        <w:r w:rsidRPr="00880DE8" w:rsidDel="00880DE8">
          <w:rPr>
            <w:rStyle w:val="Hyperlink"/>
            <w:noProof/>
          </w:rPr>
          <w:delText>The conditional operator</w:delText>
        </w:r>
        <w:r w:rsidDel="00880DE8">
          <w:rPr>
            <w:noProof/>
            <w:webHidden/>
          </w:rPr>
          <w:tab/>
          <w:delText>44</w:delText>
        </w:r>
      </w:del>
    </w:p>
    <w:p w14:paraId="53D641F4" w14:textId="2E794DA4" w:rsidR="004969CE" w:rsidDel="00880DE8" w:rsidRDefault="004969CE">
      <w:pPr>
        <w:pStyle w:val="TOC2"/>
        <w:tabs>
          <w:tab w:val="left" w:pos="960"/>
          <w:tab w:val="right" w:leader="dot" w:pos="8630"/>
        </w:tabs>
        <w:rPr>
          <w:del w:id="842" w:author="Mihai Budiu" w:date="2016-06-13T14:07:00Z"/>
          <w:rFonts w:asciiTheme="minorHAnsi" w:eastAsiaTheme="minorEastAsia" w:hAnsiTheme="minorHAnsi" w:cstheme="minorBidi"/>
          <w:noProof/>
          <w:sz w:val="22"/>
          <w:szCs w:val="22"/>
        </w:rPr>
      </w:pPr>
      <w:del w:id="843" w:author="Mihai Budiu" w:date="2016-06-13T14:07:00Z">
        <w:r w:rsidRPr="00880DE8" w:rsidDel="00880DE8">
          <w:rPr>
            <w:rStyle w:val="Hyperlink"/>
            <w:noProof/>
          </w:rPr>
          <w:delText>10.4</w:delText>
        </w:r>
        <w:r w:rsidDel="00880DE8">
          <w:rPr>
            <w:rFonts w:asciiTheme="minorHAnsi" w:eastAsiaTheme="minorEastAsia" w:hAnsiTheme="minorHAnsi" w:cstheme="minorBidi"/>
            <w:noProof/>
            <w:sz w:val="22"/>
            <w:szCs w:val="22"/>
          </w:rPr>
          <w:tab/>
        </w:r>
        <w:r w:rsidRPr="00880DE8" w:rsidDel="00880DE8">
          <w:rPr>
            <w:rStyle w:val="Hyperlink"/>
            <w:noProof/>
          </w:rPr>
          <w:delText>Bit-string (unsigned integer) operations</w:delText>
        </w:r>
        <w:r w:rsidDel="00880DE8">
          <w:rPr>
            <w:noProof/>
            <w:webHidden/>
          </w:rPr>
          <w:tab/>
          <w:delText>44</w:delText>
        </w:r>
      </w:del>
    </w:p>
    <w:p w14:paraId="5DAD0156" w14:textId="16017A05" w:rsidR="004969CE" w:rsidDel="00880DE8" w:rsidRDefault="004969CE">
      <w:pPr>
        <w:pStyle w:val="TOC2"/>
        <w:tabs>
          <w:tab w:val="left" w:pos="960"/>
          <w:tab w:val="right" w:leader="dot" w:pos="8630"/>
        </w:tabs>
        <w:rPr>
          <w:del w:id="844" w:author="Mihai Budiu" w:date="2016-06-13T14:07:00Z"/>
          <w:rFonts w:asciiTheme="minorHAnsi" w:eastAsiaTheme="minorEastAsia" w:hAnsiTheme="minorHAnsi" w:cstheme="minorBidi"/>
          <w:noProof/>
          <w:sz w:val="22"/>
          <w:szCs w:val="22"/>
        </w:rPr>
      </w:pPr>
      <w:del w:id="845" w:author="Mihai Budiu" w:date="2016-06-13T14:07:00Z">
        <w:r w:rsidRPr="00880DE8" w:rsidDel="00880DE8">
          <w:rPr>
            <w:rStyle w:val="Hyperlink"/>
            <w:noProof/>
          </w:rPr>
          <w:delText>10.5</w:delText>
        </w:r>
        <w:r w:rsidDel="00880DE8">
          <w:rPr>
            <w:rFonts w:asciiTheme="minorHAnsi" w:eastAsiaTheme="minorEastAsia" w:hAnsiTheme="minorHAnsi" w:cstheme="minorBidi"/>
            <w:noProof/>
            <w:sz w:val="22"/>
            <w:szCs w:val="22"/>
          </w:rPr>
          <w:tab/>
        </w:r>
        <w:r w:rsidRPr="00880DE8" w:rsidDel="00880DE8">
          <w:rPr>
            <w:rStyle w:val="Hyperlink"/>
            <w:noProof/>
          </w:rPr>
          <w:delText>Operations on fixed-width signed integers</w:delText>
        </w:r>
        <w:r w:rsidDel="00880DE8">
          <w:rPr>
            <w:noProof/>
            <w:webHidden/>
          </w:rPr>
          <w:tab/>
          <w:delText>45</w:delText>
        </w:r>
      </w:del>
    </w:p>
    <w:p w14:paraId="511915F6" w14:textId="380197FF" w:rsidR="004969CE" w:rsidDel="00880DE8" w:rsidRDefault="004969CE">
      <w:pPr>
        <w:pStyle w:val="TOC3"/>
        <w:tabs>
          <w:tab w:val="left" w:pos="1440"/>
          <w:tab w:val="right" w:leader="dot" w:pos="8630"/>
        </w:tabs>
        <w:rPr>
          <w:del w:id="846" w:author="Mihai Budiu" w:date="2016-06-13T14:07:00Z"/>
          <w:rFonts w:asciiTheme="minorHAnsi" w:eastAsiaTheme="minorEastAsia" w:hAnsiTheme="minorHAnsi" w:cstheme="minorBidi"/>
          <w:noProof/>
          <w:sz w:val="22"/>
          <w:szCs w:val="22"/>
        </w:rPr>
      </w:pPr>
      <w:del w:id="847" w:author="Mihai Budiu" w:date="2016-06-13T14:07:00Z">
        <w:r w:rsidRPr="00880DE8" w:rsidDel="00880DE8">
          <w:rPr>
            <w:rStyle w:val="Hyperlink"/>
            <w:noProof/>
          </w:rPr>
          <w:delText>10.5.1</w:delText>
        </w:r>
        <w:r w:rsidDel="00880DE8">
          <w:rPr>
            <w:rFonts w:asciiTheme="minorHAnsi" w:eastAsiaTheme="minorEastAsia" w:hAnsiTheme="minorHAnsi" w:cstheme="minorBidi"/>
            <w:noProof/>
            <w:sz w:val="22"/>
            <w:szCs w:val="22"/>
          </w:rPr>
          <w:tab/>
        </w:r>
        <w:r w:rsidRPr="00880DE8" w:rsidDel="00880DE8">
          <w:rPr>
            <w:rStyle w:val="Hyperlink"/>
            <w:noProof/>
          </w:rPr>
          <w:delText>A note about shifts</w:delText>
        </w:r>
        <w:r w:rsidDel="00880DE8">
          <w:rPr>
            <w:noProof/>
            <w:webHidden/>
          </w:rPr>
          <w:tab/>
          <w:delText>46</w:delText>
        </w:r>
      </w:del>
    </w:p>
    <w:p w14:paraId="4A6C506A" w14:textId="0E5A69CC" w:rsidR="004969CE" w:rsidDel="00880DE8" w:rsidRDefault="004969CE">
      <w:pPr>
        <w:pStyle w:val="TOC2"/>
        <w:tabs>
          <w:tab w:val="left" w:pos="960"/>
          <w:tab w:val="right" w:leader="dot" w:pos="8630"/>
        </w:tabs>
        <w:rPr>
          <w:del w:id="848" w:author="Mihai Budiu" w:date="2016-06-13T14:07:00Z"/>
          <w:rFonts w:asciiTheme="minorHAnsi" w:eastAsiaTheme="minorEastAsia" w:hAnsiTheme="minorHAnsi" w:cstheme="minorBidi"/>
          <w:noProof/>
          <w:sz w:val="22"/>
          <w:szCs w:val="22"/>
        </w:rPr>
      </w:pPr>
      <w:del w:id="849" w:author="Mihai Budiu" w:date="2016-06-13T14:07:00Z">
        <w:r w:rsidRPr="00880DE8" w:rsidDel="00880DE8">
          <w:rPr>
            <w:rStyle w:val="Hyperlink"/>
            <w:noProof/>
          </w:rPr>
          <w:delText>10.6</w:delText>
        </w:r>
        <w:r w:rsidDel="00880DE8">
          <w:rPr>
            <w:rFonts w:asciiTheme="minorHAnsi" w:eastAsiaTheme="minorEastAsia" w:hAnsiTheme="minorHAnsi" w:cstheme="minorBidi"/>
            <w:noProof/>
            <w:sz w:val="22"/>
            <w:szCs w:val="22"/>
          </w:rPr>
          <w:tab/>
        </w:r>
        <w:r w:rsidRPr="00880DE8" w:rsidDel="00880DE8">
          <w:rPr>
            <w:rStyle w:val="Hyperlink"/>
            <w:noProof/>
          </w:rPr>
          <w:delText>Operations on arbitrary-precision constant integers</w:delText>
        </w:r>
        <w:r w:rsidDel="00880DE8">
          <w:rPr>
            <w:noProof/>
            <w:webHidden/>
          </w:rPr>
          <w:tab/>
          <w:delText>46</w:delText>
        </w:r>
      </w:del>
    </w:p>
    <w:p w14:paraId="3855C860" w14:textId="4E9D3929" w:rsidR="004969CE" w:rsidDel="00880DE8" w:rsidRDefault="004969CE">
      <w:pPr>
        <w:pStyle w:val="TOC2"/>
        <w:tabs>
          <w:tab w:val="left" w:pos="960"/>
          <w:tab w:val="right" w:leader="dot" w:pos="8630"/>
        </w:tabs>
        <w:rPr>
          <w:del w:id="850" w:author="Mihai Budiu" w:date="2016-06-13T14:07:00Z"/>
          <w:rFonts w:asciiTheme="minorHAnsi" w:eastAsiaTheme="minorEastAsia" w:hAnsiTheme="minorHAnsi" w:cstheme="minorBidi"/>
          <w:noProof/>
          <w:sz w:val="22"/>
          <w:szCs w:val="22"/>
        </w:rPr>
      </w:pPr>
      <w:del w:id="851" w:author="Mihai Budiu" w:date="2016-06-13T14:07:00Z">
        <w:r w:rsidRPr="00880DE8" w:rsidDel="00880DE8">
          <w:rPr>
            <w:rStyle w:val="Hyperlink"/>
            <w:noProof/>
          </w:rPr>
          <w:delText>10.7</w:delText>
        </w:r>
        <w:r w:rsidDel="00880DE8">
          <w:rPr>
            <w:rFonts w:asciiTheme="minorHAnsi" w:eastAsiaTheme="minorEastAsia" w:hAnsiTheme="minorHAnsi" w:cstheme="minorBidi"/>
            <w:noProof/>
            <w:sz w:val="22"/>
            <w:szCs w:val="22"/>
          </w:rPr>
          <w:tab/>
        </w:r>
        <w:r w:rsidRPr="00880DE8" w:rsidDel="00880DE8">
          <w:rPr>
            <w:rStyle w:val="Hyperlink"/>
            <w:noProof/>
          </w:rPr>
          <w:delText>Variable bit-string operations</w:delText>
        </w:r>
        <w:r w:rsidDel="00880DE8">
          <w:rPr>
            <w:noProof/>
            <w:webHidden/>
          </w:rPr>
          <w:tab/>
          <w:delText>47</w:delText>
        </w:r>
      </w:del>
    </w:p>
    <w:p w14:paraId="4DF4EADC" w14:textId="080BEC74" w:rsidR="004969CE" w:rsidDel="00880DE8" w:rsidRDefault="004969CE">
      <w:pPr>
        <w:pStyle w:val="TOC2"/>
        <w:tabs>
          <w:tab w:val="left" w:pos="960"/>
          <w:tab w:val="right" w:leader="dot" w:pos="8630"/>
        </w:tabs>
        <w:rPr>
          <w:del w:id="852" w:author="Mihai Budiu" w:date="2016-06-13T14:07:00Z"/>
          <w:rFonts w:asciiTheme="minorHAnsi" w:eastAsiaTheme="minorEastAsia" w:hAnsiTheme="minorHAnsi" w:cstheme="minorBidi"/>
          <w:noProof/>
          <w:sz w:val="22"/>
          <w:szCs w:val="22"/>
        </w:rPr>
      </w:pPr>
      <w:del w:id="853" w:author="Mihai Budiu" w:date="2016-06-13T14:07:00Z">
        <w:r w:rsidRPr="00880DE8" w:rsidDel="00880DE8">
          <w:rPr>
            <w:rStyle w:val="Hyperlink"/>
            <w:noProof/>
          </w:rPr>
          <w:delText>10.8</w:delText>
        </w:r>
        <w:r w:rsidDel="00880DE8">
          <w:rPr>
            <w:rFonts w:asciiTheme="minorHAnsi" w:eastAsiaTheme="minorEastAsia" w:hAnsiTheme="minorHAnsi" w:cstheme="minorBidi"/>
            <w:noProof/>
            <w:sz w:val="22"/>
            <w:szCs w:val="22"/>
          </w:rPr>
          <w:tab/>
        </w:r>
        <w:r w:rsidRPr="00880DE8" w:rsidDel="00880DE8">
          <w:rPr>
            <w:rStyle w:val="Hyperlink"/>
            <w:noProof/>
          </w:rPr>
          <w:delText>Casts</w:delText>
        </w:r>
        <w:r w:rsidDel="00880DE8">
          <w:rPr>
            <w:noProof/>
            <w:webHidden/>
          </w:rPr>
          <w:tab/>
          <w:delText>47</w:delText>
        </w:r>
      </w:del>
    </w:p>
    <w:p w14:paraId="47E2C78C" w14:textId="66BA515E" w:rsidR="004969CE" w:rsidDel="00880DE8" w:rsidRDefault="004969CE">
      <w:pPr>
        <w:pStyle w:val="TOC3"/>
        <w:tabs>
          <w:tab w:val="left" w:pos="1440"/>
          <w:tab w:val="right" w:leader="dot" w:pos="8630"/>
        </w:tabs>
        <w:rPr>
          <w:del w:id="854" w:author="Mihai Budiu" w:date="2016-06-13T14:07:00Z"/>
          <w:rFonts w:asciiTheme="minorHAnsi" w:eastAsiaTheme="minorEastAsia" w:hAnsiTheme="minorHAnsi" w:cstheme="minorBidi"/>
          <w:noProof/>
          <w:sz w:val="22"/>
          <w:szCs w:val="22"/>
        </w:rPr>
      </w:pPr>
      <w:del w:id="855" w:author="Mihai Budiu" w:date="2016-06-13T14:07:00Z">
        <w:r w:rsidRPr="00880DE8" w:rsidDel="00880DE8">
          <w:rPr>
            <w:rStyle w:val="Hyperlink"/>
            <w:noProof/>
          </w:rPr>
          <w:lastRenderedPageBreak/>
          <w:delText>10.8.1</w:delText>
        </w:r>
        <w:r w:rsidDel="00880DE8">
          <w:rPr>
            <w:rFonts w:asciiTheme="minorHAnsi" w:eastAsiaTheme="minorEastAsia" w:hAnsiTheme="minorHAnsi" w:cstheme="minorBidi"/>
            <w:noProof/>
            <w:sz w:val="22"/>
            <w:szCs w:val="22"/>
          </w:rPr>
          <w:tab/>
        </w:r>
        <w:r w:rsidRPr="00880DE8" w:rsidDel="00880DE8">
          <w:rPr>
            <w:rStyle w:val="Hyperlink"/>
            <w:noProof/>
          </w:rPr>
          <w:delText>Explicit casts</w:delText>
        </w:r>
        <w:r w:rsidDel="00880DE8">
          <w:rPr>
            <w:noProof/>
            <w:webHidden/>
          </w:rPr>
          <w:tab/>
          <w:delText>47</w:delText>
        </w:r>
      </w:del>
    </w:p>
    <w:p w14:paraId="620E2697" w14:textId="63D11140" w:rsidR="004969CE" w:rsidDel="00880DE8" w:rsidRDefault="004969CE">
      <w:pPr>
        <w:pStyle w:val="TOC3"/>
        <w:tabs>
          <w:tab w:val="left" w:pos="1440"/>
          <w:tab w:val="right" w:leader="dot" w:pos="8630"/>
        </w:tabs>
        <w:rPr>
          <w:del w:id="856" w:author="Mihai Budiu" w:date="2016-06-13T14:07:00Z"/>
          <w:rFonts w:asciiTheme="minorHAnsi" w:eastAsiaTheme="minorEastAsia" w:hAnsiTheme="minorHAnsi" w:cstheme="minorBidi"/>
          <w:noProof/>
          <w:sz w:val="22"/>
          <w:szCs w:val="22"/>
        </w:rPr>
      </w:pPr>
      <w:del w:id="857" w:author="Mihai Budiu" w:date="2016-06-13T14:07:00Z">
        <w:r w:rsidRPr="00880DE8" w:rsidDel="00880DE8">
          <w:rPr>
            <w:rStyle w:val="Hyperlink"/>
            <w:noProof/>
          </w:rPr>
          <w:delText>10.8.2</w:delText>
        </w:r>
        <w:r w:rsidDel="00880DE8">
          <w:rPr>
            <w:rFonts w:asciiTheme="minorHAnsi" w:eastAsiaTheme="minorEastAsia" w:hAnsiTheme="minorHAnsi" w:cstheme="minorBidi"/>
            <w:noProof/>
            <w:sz w:val="22"/>
            <w:szCs w:val="22"/>
          </w:rPr>
          <w:tab/>
        </w:r>
        <w:r w:rsidRPr="00880DE8" w:rsidDel="00880DE8">
          <w:rPr>
            <w:rStyle w:val="Hyperlink"/>
            <w:noProof/>
          </w:rPr>
          <w:delText>Implicit casts</w:delText>
        </w:r>
        <w:r w:rsidDel="00880DE8">
          <w:rPr>
            <w:noProof/>
            <w:webHidden/>
          </w:rPr>
          <w:tab/>
          <w:delText>48</w:delText>
        </w:r>
      </w:del>
    </w:p>
    <w:p w14:paraId="53EB5BCD" w14:textId="63D289CA" w:rsidR="004969CE" w:rsidDel="00880DE8" w:rsidRDefault="004969CE">
      <w:pPr>
        <w:pStyle w:val="TOC3"/>
        <w:tabs>
          <w:tab w:val="left" w:pos="1440"/>
          <w:tab w:val="right" w:leader="dot" w:pos="8630"/>
        </w:tabs>
        <w:rPr>
          <w:del w:id="858" w:author="Mihai Budiu" w:date="2016-06-13T14:07:00Z"/>
          <w:rFonts w:asciiTheme="minorHAnsi" w:eastAsiaTheme="minorEastAsia" w:hAnsiTheme="minorHAnsi" w:cstheme="minorBidi"/>
          <w:noProof/>
          <w:sz w:val="22"/>
          <w:szCs w:val="22"/>
        </w:rPr>
      </w:pPr>
      <w:del w:id="859" w:author="Mihai Budiu" w:date="2016-06-13T14:07:00Z">
        <w:r w:rsidRPr="00880DE8" w:rsidDel="00880DE8">
          <w:rPr>
            <w:rStyle w:val="Hyperlink"/>
            <w:noProof/>
          </w:rPr>
          <w:delText>10.8.3</w:delText>
        </w:r>
        <w:r w:rsidDel="00880DE8">
          <w:rPr>
            <w:rFonts w:asciiTheme="minorHAnsi" w:eastAsiaTheme="minorEastAsia" w:hAnsiTheme="minorHAnsi" w:cstheme="minorBidi"/>
            <w:noProof/>
            <w:sz w:val="22"/>
            <w:szCs w:val="22"/>
          </w:rPr>
          <w:tab/>
        </w:r>
        <w:r w:rsidRPr="00880DE8" w:rsidDel="00880DE8">
          <w:rPr>
            <w:rStyle w:val="Hyperlink"/>
            <w:noProof/>
          </w:rPr>
          <w:delText>Illegal arithmetic expressions</w:delText>
        </w:r>
        <w:r w:rsidDel="00880DE8">
          <w:rPr>
            <w:noProof/>
            <w:webHidden/>
          </w:rPr>
          <w:tab/>
          <w:delText>48</w:delText>
        </w:r>
      </w:del>
    </w:p>
    <w:p w14:paraId="072DA55D" w14:textId="45E16B01" w:rsidR="004969CE" w:rsidDel="00880DE8" w:rsidRDefault="004969CE">
      <w:pPr>
        <w:pStyle w:val="TOC2"/>
        <w:tabs>
          <w:tab w:val="left" w:pos="960"/>
          <w:tab w:val="right" w:leader="dot" w:pos="8630"/>
        </w:tabs>
        <w:rPr>
          <w:del w:id="860" w:author="Mihai Budiu" w:date="2016-06-13T14:07:00Z"/>
          <w:rFonts w:asciiTheme="minorHAnsi" w:eastAsiaTheme="minorEastAsia" w:hAnsiTheme="minorHAnsi" w:cstheme="minorBidi"/>
          <w:noProof/>
          <w:sz w:val="22"/>
          <w:szCs w:val="22"/>
        </w:rPr>
      </w:pPr>
      <w:del w:id="861" w:author="Mihai Budiu" w:date="2016-06-13T14:07:00Z">
        <w:r w:rsidRPr="00880DE8" w:rsidDel="00880DE8">
          <w:rPr>
            <w:rStyle w:val="Hyperlink"/>
            <w:noProof/>
          </w:rPr>
          <w:delText>10.9</w:delText>
        </w:r>
        <w:r w:rsidDel="00880DE8">
          <w:rPr>
            <w:rFonts w:asciiTheme="minorHAnsi" w:eastAsiaTheme="minorEastAsia" w:hAnsiTheme="minorHAnsi" w:cstheme="minorBidi"/>
            <w:noProof/>
            <w:sz w:val="22"/>
            <w:szCs w:val="22"/>
          </w:rPr>
          <w:tab/>
        </w:r>
        <w:r w:rsidRPr="00880DE8" w:rsidDel="00880DE8">
          <w:rPr>
            <w:rStyle w:val="Hyperlink"/>
            <w:noProof/>
          </w:rPr>
          <w:delText>Tuple expressions</w:delText>
        </w:r>
        <w:r w:rsidDel="00880DE8">
          <w:rPr>
            <w:noProof/>
            <w:webHidden/>
          </w:rPr>
          <w:tab/>
          <w:delText>49</w:delText>
        </w:r>
      </w:del>
    </w:p>
    <w:p w14:paraId="7D2D84BF" w14:textId="0B445E03" w:rsidR="004969CE" w:rsidDel="00880DE8" w:rsidRDefault="004969CE">
      <w:pPr>
        <w:pStyle w:val="TOC2"/>
        <w:tabs>
          <w:tab w:val="left" w:pos="960"/>
          <w:tab w:val="right" w:leader="dot" w:pos="8630"/>
        </w:tabs>
        <w:rPr>
          <w:del w:id="862" w:author="Mihai Budiu" w:date="2016-06-13T14:07:00Z"/>
          <w:rFonts w:asciiTheme="minorHAnsi" w:eastAsiaTheme="minorEastAsia" w:hAnsiTheme="minorHAnsi" w:cstheme="minorBidi"/>
          <w:noProof/>
          <w:sz w:val="22"/>
          <w:szCs w:val="22"/>
        </w:rPr>
      </w:pPr>
      <w:del w:id="863" w:author="Mihai Budiu" w:date="2016-06-13T14:07:00Z">
        <w:r w:rsidRPr="00880DE8" w:rsidDel="00880DE8">
          <w:rPr>
            <w:rStyle w:val="Hyperlink"/>
            <w:noProof/>
          </w:rPr>
          <w:delText>10.10</w:delText>
        </w:r>
        <w:r w:rsidDel="00880DE8">
          <w:rPr>
            <w:rFonts w:asciiTheme="minorHAnsi" w:eastAsiaTheme="minorEastAsia" w:hAnsiTheme="minorHAnsi" w:cstheme="minorBidi"/>
            <w:noProof/>
            <w:sz w:val="22"/>
            <w:szCs w:val="22"/>
          </w:rPr>
          <w:tab/>
        </w:r>
        <w:r w:rsidRPr="00880DE8" w:rsidDel="00880DE8">
          <w:rPr>
            <w:rStyle w:val="Hyperlink"/>
            <w:noProof/>
          </w:rPr>
          <w:delText>List expressions</w:delText>
        </w:r>
        <w:r w:rsidDel="00880DE8">
          <w:rPr>
            <w:noProof/>
            <w:webHidden/>
          </w:rPr>
          <w:tab/>
          <w:delText>49</w:delText>
        </w:r>
      </w:del>
    </w:p>
    <w:p w14:paraId="564A9AC8" w14:textId="6F78FDC4" w:rsidR="004969CE" w:rsidDel="00880DE8" w:rsidRDefault="004969CE">
      <w:pPr>
        <w:pStyle w:val="TOC2"/>
        <w:tabs>
          <w:tab w:val="left" w:pos="960"/>
          <w:tab w:val="right" w:leader="dot" w:pos="8630"/>
        </w:tabs>
        <w:rPr>
          <w:del w:id="864" w:author="Mihai Budiu" w:date="2016-06-13T14:07:00Z"/>
          <w:rFonts w:asciiTheme="minorHAnsi" w:eastAsiaTheme="minorEastAsia" w:hAnsiTheme="minorHAnsi" w:cstheme="minorBidi"/>
          <w:noProof/>
          <w:sz w:val="22"/>
          <w:szCs w:val="22"/>
        </w:rPr>
      </w:pPr>
      <w:del w:id="865" w:author="Mihai Budiu" w:date="2016-06-13T14:07:00Z">
        <w:r w:rsidRPr="00880DE8" w:rsidDel="00880DE8">
          <w:rPr>
            <w:rStyle w:val="Hyperlink"/>
            <w:noProof/>
          </w:rPr>
          <w:delText>10.11</w:delText>
        </w:r>
        <w:r w:rsidDel="00880DE8">
          <w:rPr>
            <w:rFonts w:asciiTheme="minorHAnsi" w:eastAsiaTheme="minorEastAsia" w:hAnsiTheme="minorHAnsi" w:cstheme="minorBidi"/>
            <w:noProof/>
            <w:sz w:val="22"/>
            <w:szCs w:val="22"/>
          </w:rPr>
          <w:tab/>
        </w:r>
        <w:r w:rsidRPr="00880DE8" w:rsidDel="00880DE8">
          <w:rPr>
            <w:rStyle w:val="Hyperlink"/>
            <w:noProof/>
          </w:rPr>
          <w:delText>Set expressions</w:delText>
        </w:r>
        <w:r w:rsidDel="00880DE8">
          <w:rPr>
            <w:noProof/>
            <w:webHidden/>
          </w:rPr>
          <w:tab/>
          <w:delText>50</w:delText>
        </w:r>
      </w:del>
    </w:p>
    <w:p w14:paraId="0720CD31" w14:textId="67B24C88" w:rsidR="004969CE" w:rsidDel="00880DE8" w:rsidRDefault="004969CE">
      <w:pPr>
        <w:pStyle w:val="TOC3"/>
        <w:tabs>
          <w:tab w:val="left" w:pos="1440"/>
          <w:tab w:val="right" w:leader="dot" w:pos="8630"/>
        </w:tabs>
        <w:rPr>
          <w:del w:id="866" w:author="Mihai Budiu" w:date="2016-06-13T14:07:00Z"/>
          <w:rFonts w:asciiTheme="minorHAnsi" w:eastAsiaTheme="minorEastAsia" w:hAnsiTheme="minorHAnsi" w:cstheme="minorBidi"/>
          <w:noProof/>
          <w:sz w:val="22"/>
          <w:szCs w:val="22"/>
        </w:rPr>
      </w:pPr>
      <w:del w:id="867" w:author="Mihai Budiu" w:date="2016-06-13T14:07:00Z">
        <w:r w:rsidRPr="00880DE8" w:rsidDel="00880DE8">
          <w:rPr>
            <w:rStyle w:val="Hyperlink"/>
            <w:noProof/>
          </w:rPr>
          <w:delText>10.11.1</w:delText>
        </w:r>
        <w:r w:rsidDel="00880DE8">
          <w:rPr>
            <w:rFonts w:asciiTheme="minorHAnsi" w:eastAsiaTheme="minorEastAsia" w:hAnsiTheme="minorHAnsi" w:cstheme="minorBidi"/>
            <w:noProof/>
            <w:sz w:val="22"/>
            <w:szCs w:val="22"/>
          </w:rPr>
          <w:tab/>
        </w:r>
        <w:r w:rsidRPr="00880DE8" w:rsidDel="00880DE8">
          <w:rPr>
            <w:rStyle w:val="Hyperlink"/>
            <w:noProof/>
          </w:rPr>
          <w:delText>Singleton sets</w:delText>
        </w:r>
        <w:r w:rsidDel="00880DE8">
          <w:rPr>
            <w:noProof/>
            <w:webHidden/>
          </w:rPr>
          <w:tab/>
          <w:delText>51</w:delText>
        </w:r>
      </w:del>
    </w:p>
    <w:p w14:paraId="106C7ECF" w14:textId="42CDD953" w:rsidR="004969CE" w:rsidDel="00880DE8" w:rsidRDefault="004969CE">
      <w:pPr>
        <w:pStyle w:val="TOC3"/>
        <w:tabs>
          <w:tab w:val="left" w:pos="1440"/>
          <w:tab w:val="right" w:leader="dot" w:pos="8630"/>
        </w:tabs>
        <w:rPr>
          <w:del w:id="868" w:author="Mihai Budiu" w:date="2016-06-13T14:07:00Z"/>
          <w:rFonts w:asciiTheme="minorHAnsi" w:eastAsiaTheme="minorEastAsia" w:hAnsiTheme="minorHAnsi" w:cstheme="minorBidi"/>
          <w:noProof/>
          <w:sz w:val="22"/>
          <w:szCs w:val="22"/>
        </w:rPr>
      </w:pPr>
      <w:del w:id="869" w:author="Mihai Budiu" w:date="2016-06-13T14:07:00Z">
        <w:r w:rsidRPr="00880DE8" w:rsidDel="00880DE8">
          <w:rPr>
            <w:rStyle w:val="Hyperlink"/>
            <w:noProof/>
          </w:rPr>
          <w:delText>10.11.2</w:delText>
        </w:r>
        <w:r w:rsidDel="00880DE8">
          <w:rPr>
            <w:rFonts w:asciiTheme="minorHAnsi" w:eastAsiaTheme="minorEastAsia" w:hAnsiTheme="minorHAnsi" w:cstheme="minorBidi"/>
            <w:noProof/>
            <w:sz w:val="22"/>
            <w:szCs w:val="22"/>
          </w:rPr>
          <w:tab/>
        </w:r>
        <w:r w:rsidRPr="00880DE8" w:rsidDel="00880DE8">
          <w:rPr>
            <w:rStyle w:val="Hyperlink"/>
            <w:noProof/>
          </w:rPr>
          <w:delText>The universal set</w:delText>
        </w:r>
        <w:r w:rsidDel="00880DE8">
          <w:rPr>
            <w:noProof/>
            <w:webHidden/>
          </w:rPr>
          <w:tab/>
          <w:delText>51</w:delText>
        </w:r>
      </w:del>
    </w:p>
    <w:p w14:paraId="2D4992E8" w14:textId="6E3C6814" w:rsidR="004969CE" w:rsidDel="00880DE8" w:rsidRDefault="004969CE">
      <w:pPr>
        <w:pStyle w:val="TOC3"/>
        <w:tabs>
          <w:tab w:val="left" w:pos="1440"/>
          <w:tab w:val="right" w:leader="dot" w:pos="8630"/>
        </w:tabs>
        <w:rPr>
          <w:del w:id="870" w:author="Mihai Budiu" w:date="2016-06-13T14:07:00Z"/>
          <w:rFonts w:asciiTheme="minorHAnsi" w:eastAsiaTheme="minorEastAsia" w:hAnsiTheme="minorHAnsi" w:cstheme="minorBidi"/>
          <w:noProof/>
          <w:sz w:val="22"/>
          <w:szCs w:val="22"/>
        </w:rPr>
      </w:pPr>
      <w:del w:id="871" w:author="Mihai Budiu" w:date="2016-06-13T14:07:00Z">
        <w:r w:rsidRPr="00880DE8" w:rsidDel="00880DE8">
          <w:rPr>
            <w:rStyle w:val="Hyperlink"/>
            <w:noProof/>
          </w:rPr>
          <w:delText>10.11.3</w:delText>
        </w:r>
        <w:r w:rsidDel="00880DE8">
          <w:rPr>
            <w:rFonts w:asciiTheme="minorHAnsi" w:eastAsiaTheme="minorEastAsia" w:hAnsiTheme="minorHAnsi" w:cstheme="minorBidi"/>
            <w:noProof/>
            <w:sz w:val="22"/>
            <w:szCs w:val="22"/>
          </w:rPr>
          <w:tab/>
        </w:r>
        <w:r w:rsidRPr="00880DE8" w:rsidDel="00880DE8">
          <w:rPr>
            <w:rStyle w:val="Hyperlink"/>
            <w:noProof/>
          </w:rPr>
          <w:delText>Cubes</w:delText>
        </w:r>
        <w:r w:rsidDel="00880DE8">
          <w:rPr>
            <w:noProof/>
            <w:webHidden/>
          </w:rPr>
          <w:tab/>
          <w:delText>51</w:delText>
        </w:r>
      </w:del>
    </w:p>
    <w:p w14:paraId="7A95A199" w14:textId="7E9B7824" w:rsidR="004969CE" w:rsidDel="00880DE8" w:rsidRDefault="004969CE">
      <w:pPr>
        <w:pStyle w:val="TOC3"/>
        <w:tabs>
          <w:tab w:val="left" w:pos="1440"/>
          <w:tab w:val="right" w:leader="dot" w:pos="8630"/>
        </w:tabs>
        <w:rPr>
          <w:del w:id="872" w:author="Mihai Budiu" w:date="2016-06-13T14:07:00Z"/>
          <w:rFonts w:asciiTheme="minorHAnsi" w:eastAsiaTheme="minorEastAsia" w:hAnsiTheme="minorHAnsi" w:cstheme="minorBidi"/>
          <w:noProof/>
          <w:sz w:val="22"/>
          <w:szCs w:val="22"/>
        </w:rPr>
      </w:pPr>
      <w:del w:id="873" w:author="Mihai Budiu" w:date="2016-06-13T14:07:00Z">
        <w:r w:rsidRPr="00880DE8" w:rsidDel="00880DE8">
          <w:rPr>
            <w:rStyle w:val="Hyperlink"/>
            <w:noProof/>
          </w:rPr>
          <w:delText>10.11.4</w:delText>
        </w:r>
        <w:r w:rsidDel="00880DE8">
          <w:rPr>
            <w:rFonts w:asciiTheme="minorHAnsi" w:eastAsiaTheme="minorEastAsia" w:hAnsiTheme="minorHAnsi" w:cstheme="minorBidi"/>
            <w:noProof/>
            <w:sz w:val="22"/>
            <w:szCs w:val="22"/>
          </w:rPr>
          <w:tab/>
        </w:r>
        <w:r w:rsidRPr="00880DE8" w:rsidDel="00880DE8">
          <w:rPr>
            <w:rStyle w:val="Hyperlink"/>
            <w:noProof/>
          </w:rPr>
          <w:delText>Ranges</w:delText>
        </w:r>
        <w:r w:rsidDel="00880DE8">
          <w:rPr>
            <w:noProof/>
            <w:webHidden/>
          </w:rPr>
          <w:tab/>
          <w:delText>51</w:delText>
        </w:r>
      </w:del>
    </w:p>
    <w:p w14:paraId="59656A2F" w14:textId="2701175E" w:rsidR="004969CE" w:rsidDel="00880DE8" w:rsidRDefault="004969CE">
      <w:pPr>
        <w:pStyle w:val="TOC3"/>
        <w:tabs>
          <w:tab w:val="left" w:pos="1440"/>
          <w:tab w:val="right" w:leader="dot" w:pos="8630"/>
        </w:tabs>
        <w:rPr>
          <w:del w:id="874" w:author="Mihai Budiu" w:date="2016-06-13T14:07:00Z"/>
          <w:rFonts w:asciiTheme="minorHAnsi" w:eastAsiaTheme="minorEastAsia" w:hAnsiTheme="minorHAnsi" w:cstheme="minorBidi"/>
          <w:noProof/>
          <w:sz w:val="22"/>
          <w:szCs w:val="22"/>
        </w:rPr>
      </w:pPr>
      <w:del w:id="875" w:author="Mihai Budiu" w:date="2016-06-13T14:07:00Z">
        <w:r w:rsidRPr="00880DE8" w:rsidDel="00880DE8">
          <w:rPr>
            <w:rStyle w:val="Hyperlink"/>
            <w:noProof/>
          </w:rPr>
          <w:delText>10.11.5</w:delText>
        </w:r>
        <w:r w:rsidDel="00880DE8">
          <w:rPr>
            <w:rFonts w:asciiTheme="minorHAnsi" w:eastAsiaTheme="minorEastAsia" w:hAnsiTheme="minorHAnsi" w:cstheme="minorBidi"/>
            <w:noProof/>
            <w:sz w:val="22"/>
            <w:szCs w:val="22"/>
          </w:rPr>
          <w:tab/>
        </w:r>
        <w:r w:rsidRPr="00880DE8" w:rsidDel="00880DE8">
          <w:rPr>
            <w:rStyle w:val="Hyperlink"/>
            <w:noProof/>
          </w:rPr>
          <w:delText>Tuples</w:delText>
        </w:r>
        <w:r w:rsidDel="00880DE8">
          <w:rPr>
            <w:noProof/>
            <w:webHidden/>
          </w:rPr>
          <w:tab/>
          <w:delText>52</w:delText>
        </w:r>
      </w:del>
    </w:p>
    <w:p w14:paraId="22A773CE" w14:textId="3D7A13D1" w:rsidR="004969CE" w:rsidDel="00880DE8" w:rsidRDefault="004969CE">
      <w:pPr>
        <w:pStyle w:val="TOC2"/>
        <w:tabs>
          <w:tab w:val="left" w:pos="960"/>
          <w:tab w:val="right" w:leader="dot" w:pos="8630"/>
        </w:tabs>
        <w:rPr>
          <w:del w:id="876" w:author="Mihai Budiu" w:date="2016-06-13T14:07:00Z"/>
          <w:rFonts w:asciiTheme="minorHAnsi" w:eastAsiaTheme="minorEastAsia" w:hAnsiTheme="minorHAnsi" w:cstheme="minorBidi"/>
          <w:noProof/>
          <w:sz w:val="22"/>
          <w:szCs w:val="22"/>
        </w:rPr>
      </w:pPr>
      <w:del w:id="877" w:author="Mihai Budiu" w:date="2016-06-13T14:07:00Z">
        <w:r w:rsidRPr="00880DE8" w:rsidDel="00880DE8">
          <w:rPr>
            <w:rStyle w:val="Hyperlink"/>
            <w:noProof/>
          </w:rPr>
          <w:delText>10.12</w:delText>
        </w:r>
        <w:r w:rsidDel="00880DE8">
          <w:rPr>
            <w:rFonts w:asciiTheme="minorHAnsi" w:eastAsiaTheme="minorEastAsia" w:hAnsiTheme="minorHAnsi" w:cstheme="minorBidi"/>
            <w:noProof/>
            <w:sz w:val="22"/>
            <w:szCs w:val="22"/>
          </w:rPr>
          <w:tab/>
        </w:r>
        <w:r w:rsidRPr="00880DE8" w:rsidDel="00880DE8">
          <w:rPr>
            <w:rStyle w:val="Hyperlink"/>
            <w:noProof/>
          </w:rPr>
          <w:delText xml:space="preserve">Operations on </w:delText>
        </w:r>
        <w:r w:rsidRPr="00880DE8" w:rsidDel="00880DE8">
          <w:rPr>
            <w:rStyle w:val="Hyperlink"/>
            <w:rFonts w:ascii="Consolas" w:hAnsi="Consolas"/>
            <w:noProof/>
          </w:rPr>
          <w:delText>struct</w:delText>
        </w:r>
        <w:r w:rsidRPr="00880DE8" w:rsidDel="00880DE8">
          <w:rPr>
            <w:rStyle w:val="Hyperlink"/>
            <w:noProof/>
          </w:rPr>
          <w:delText xml:space="preserve"> types</w:delText>
        </w:r>
        <w:r w:rsidDel="00880DE8">
          <w:rPr>
            <w:noProof/>
            <w:webHidden/>
          </w:rPr>
          <w:tab/>
          <w:delText>52</w:delText>
        </w:r>
      </w:del>
    </w:p>
    <w:p w14:paraId="0D125A70" w14:textId="1118477A" w:rsidR="004969CE" w:rsidDel="00880DE8" w:rsidRDefault="004969CE">
      <w:pPr>
        <w:pStyle w:val="TOC2"/>
        <w:tabs>
          <w:tab w:val="left" w:pos="960"/>
          <w:tab w:val="right" w:leader="dot" w:pos="8630"/>
        </w:tabs>
        <w:rPr>
          <w:del w:id="878" w:author="Mihai Budiu" w:date="2016-06-13T14:07:00Z"/>
          <w:rFonts w:asciiTheme="minorHAnsi" w:eastAsiaTheme="minorEastAsia" w:hAnsiTheme="minorHAnsi" w:cstheme="minorBidi"/>
          <w:noProof/>
          <w:sz w:val="22"/>
          <w:szCs w:val="22"/>
        </w:rPr>
      </w:pPr>
      <w:del w:id="879" w:author="Mihai Budiu" w:date="2016-06-13T14:07:00Z">
        <w:r w:rsidRPr="00880DE8" w:rsidDel="00880DE8">
          <w:rPr>
            <w:rStyle w:val="Hyperlink"/>
            <w:noProof/>
          </w:rPr>
          <w:delText>10.13</w:delText>
        </w:r>
        <w:r w:rsidDel="00880DE8">
          <w:rPr>
            <w:rFonts w:asciiTheme="minorHAnsi" w:eastAsiaTheme="minorEastAsia" w:hAnsiTheme="minorHAnsi" w:cstheme="minorBidi"/>
            <w:noProof/>
            <w:sz w:val="22"/>
            <w:szCs w:val="22"/>
          </w:rPr>
          <w:tab/>
        </w:r>
        <w:r w:rsidRPr="00880DE8" w:rsidDel="00880DE8">
          <w:rPr>
            <w:rStyle w:val="Hyperlink"/>
            <w:noProof/>
          </w:rPr>
          <w:delText>Operations on headers</w:delText>
        </w:r>
        <w:r w:rsidDel="00880DE8">
          <w:rPr>
            <w:noProof/>
            <w:webHidden/>
          </w:rPr>
          <w:tab/>
          <w:delText>52</w:delText>
        </w:r>
      </w:del>
    </w:p>
    <w:p w14:paraId="142441CC" w14:textId="03361179" w:rsidR="004969CE" w:rsidDel="00880DE8" w:rsidRDefault="004969CE">
      <w:pPr>
        <w:pStyle w:val="TOC2"/>
        <w:tabs>
          <w:tab w:val="left" w:pos="960"/>
          <w:tab w:val="right" w:leader="dot" w:pos="8630"/>
        </w:tabs>
        <w:rPr>
          <w:del w:id="880" w:author="Mihai Budiu" w:date="2016-06-13T14:07:00Z"/>
          <w:rFonts w:asciiTheme="minorHAnsi" w:eastAsiaTheme="minorEastAsia" w:hAnsiTheme="minorHAnsi" w:cstheme="minorBidi"/>
          <w:noProof/>
          <w:sz w:val="22"/>
          <w:szCs w:val="22"/>
        </w:rPr>
      </w:pPr>
      <w:del w:id="881" w:author="Mihai Budiu" w:date="2016-06-13T14:07:00Z">
        <w:r w:rsidRPr="00880DE8" w:rsidDel="00880DE8">
          <w:rPr>
            <w:rStyle w:val="Hyperlink"/>
            <w:noProof/>
          </w:rPr>
          <w:delText>10.14</w:delText>
        </w:r>
        <w:r w:rsidDel="00880DE8">
          <w:rPr>
            <w:rFonts w:asciiTheme="minorHAnsi" w:eastAsiaTheme="minorEastAsia" w:hAnsiTheme="minorHAnsi" w:cstheme="minorBidi"/>
            <w:noProof/>
            <w:sz w:val="22"/>
            <w:szCs w:val="22"/>
          </w:rPr>
          <w:tab/>
        </w:r>
        <w:r w:rsidRPr="00880DE8" w:rsidDel="00880DE8">
          <w:rPr>
            <w:rStyle w:val="Hyperlink"/>
            <w:noProof/>
          </w:rPr>
          <w:delText>Expressions on header stacks</w:delText>
        </w:r>
        <w:r w:rsidDel="00880DE8">
          <w:rPr>
            <w:noProof/>
            <w:webHidden/>
          </w:rPr>
          <w:tab/>
          <w:delText>52</w:delText>
        </w:r>
      </w:del>
    </w:p>
    <w:p w14:paraId="4DFCF10C" w14:textId="2F28CA47" w:rsidR="004969CE" w:rsidDel="00880DE8" w:rsidRDefault="004969CE">
      <w:pPr>
        <w:pStyle w:val="TOC2"/>
        <w:tabs>
          <w:tab w:val="left" w:pos="960"/>
          <w:tab w:val="right" w:leader="dot" w:pos="8630"/>
        </w:tabs>
        <w:rPr>
          <w:del w:id="882" w:author="Mihai Budiu" w:date="2016-06-13T14:07:00Z"/>
          <w:rFonts w:asciiTheme="minorHAnsi" w:eastAsiaTheme="minorEastAsia" w:hAnsiTheme="minorHAnsi" w:cstheme="minorBidi"/>
          <w:noProof/>
          <w:sz w:val="22"/>
          <w:szCs w:val="22"/>
        </w:rPr>
      </w:pPr>
      <w:del w:id="883" w:author="Mihai Budiu" w:date="2016-06-13T14:07:00Z">
        <w:r w:rsidRPr="00880DE8" w:rsidDel="00880DE8">
          <w:rPr>
            <w:rStyle w:val="Hyperlink"/>
            <w:noProof/>
          </w:rPr>
          <w:delText>10.15</w:delText>
        </w:r>
        <w:r w:rsidDel="00880DE8">
          <w:rPr>
            <w:rFonts w:asciiTheme="minorHAnsi" w:eastAsiaTheme="minorEastAsia" w:hAnsiTheme="minorHAnsi" w:cstheme="minorBidi"/>
            <w:noProof/>
            <w:sz w:val="22"/>
            <w:szCs w:val="22"/>
          </w:rPr>
          <w:tab/>
        </w:r>
        <w:r w:rsidRPr="00880DE8" w:rsidDel="00880DE8">
          <w:rPr>
            <w:rStyle w:val="Hyperlink"/>
            <w:noProof/>
          </w:rPr>
          <w:delText>Function calls, method invocations</w:delText>
        </w:r>
        <w:r w:rsidDel="00880DE8">
          <w:rPr>
            <w:noProof/>
            <w:webHidden/>
          </w:rPr>
          <w:tab/>
          <w:delText>53</w:delText>
        </w:r>
      </w:del>
    </w:p>
    <w:p w14:paraId="7BB82D33" w14:textId="1C726D31" w:rsidR="004969CE" w:rsidDel="00880DE8" w:rsidRDefault="004969CE">
      <w:pPr>
        <w:pStyle w:val="TOC2"/>
        <w:tabs>
          <w:tab w:val="left" w:pos="960"/>
          <w:tab w:val="right" w:leader="dot" w:pos="8630"/>
        </w:tabs>
        <w:rPr>
          <w:del w:id="884" w:author="Mihai Budiu" w:date="2016-06-13T14:07:00Z"/>
          <w:rFonts w:asciiTheme="minorHAnsi" w:eastAsiaTheme="minorEastAsia" w:hAnsiTheme="minorHAnsi" w:cstheme="minorBidi"/>
          <w:noProof/>
          <w:sz w:val="22"/>
          <w:szCs w:val="22"/>
        </w:rPr>
      </w:pPr>
      <w:del w:id="885" w:author="Mihai Budiu" w:date="2016-06-13T14:07:00Z">
        <w:r w:rsidRPr="00880DE8" w:rsidDel="00880DE8">
          <w:rPr>
            <w:rStyle w:val="Hyperlink"/>
            <w:noProof/>
          </w:rPr>
          <w:delText>10.16</w:delText>
        </w:r>
        <w:r w:rsidDel="00880DE8">
          <w:rPr>
            <w:rFonts w:asciiTheme="minorHAnsi" w:eastAsiaTheme="minorEastAsia" w:hAnsiTheme="minorHAnsi" w:cstheme="minorBidi"/>
            <w:noProof/>
            <w:sz w:val="22"/>
            <w:szCs w:val="22"/>
          </w:rPr>
          <w:tab/>
        </w:r>
        <w:r w:rsidRPr="00880DE8" w:rsidDel="00880DE8">
          <w:rPr>
            <w:rStyle w:val="Hyperlink"/>
            <w:noProof/>
          </w:rPr>
          <w:delText>Constructor invocations</w:delText>
        </w:r>
        <w:r w:rsidDel="00880DE8">
          <w:rPr>
            <w:noProof/>
            <w:webHidden/>
          </w:rPr>
          <w:tab/>
          <w:delText>54</w:delText>
        </w:r>
      </w:del>
    </w:p>
    <w:p w14:paraId="63AB078B" w14:textId="17E0AA2B" w:rsidR="004969CE" w:rsidDel="00880DE8" w:rsidRDefault="004969CE">
      <w:pPr>
        <w:pStyle w:val="TOC1"/>
        <w:rPr>
          <w:del w:id="886" w:author="Mihai Budiu" w:date="2016-06-13T14:07:00Z"/>
          <w:rFonts w:asciiTheme="minorHAnsi" w:eastAsiaTheme="minorEastAsia" w:hAnsiTheme="minorHAnsi" w:cstheme="minorBidi"/>
          <w:noProof/>
          <w:sz w:val="22"/>
          <w:szCs w:val="22"/>
        </w:rPr>
      </w:pPr>
      <w:del w:id="887" w:author="Mihai Budiu" w:date="2016-06-13T14:07:00Z">
        <w:r w:rsidRPr="00880DE8" w:rsidDel="00880DE8">
          <w:rPr>
            <w:rStyle w:val="Hyperlink"/>
            <w:noProof/>
          </w:rPr>
          <w:delText>11</w:delText>
        </w:r>
        <w:r w:rsidDel="00880DE8">
          <w:rPr>
            <w:rFonts w:asciiTheme="minorHAnsi" w:eastAsiaTheme="minorEastAsia" w:hAnsiTheme="minorHAnsi" w:cstheme="minorBidi"/>
            <w:noProof/>
            <w:sz w:val="22"/>
            <w:szCs w:val="22"/>
          </w:rPr>
          <w:tab/>
        </w:r>
        <w:r w:rsidRPr="00880DE8" w:rsidDel="00880DE8">
          <w:rPr>
            <w:rStyle w:val="Hyperlink"/>
            <w:noProof/>
          </w:rPr>
          <w:delText>Constants and variable declarations</w:delText>
        </w:r>
        <w:r w:rsidDel="00880DE8">
          <w:rPr>
            <w:noProof/>
            <w:webHidden/>
          </w:rPr>
          <w:tab/>
          <w:delText>55</w:delText>
        </w:r>
      </w:del>
    </w:p>
    <w:p w14:paraId="334D4FD1" w14:textId="6FC81065" w:rsidR="004969CE" w:rsidDel="00880DE8" w:rsidRDefault="004969CE">
      <w:pPr>
        <w:pStyle w:val="TOC2"/>
        <w:tabs>
          <w:tab w:val="left" w:pos="960"/>
          <w:tab w:val="right" w:leader="dot" w:pos="8630"/>
        </w:tabs>
        <w:rPr>
          <w:del w:id="888" w:author="Mihai Budiu" w:date="2016-06-13T14:07:00Z"/>
          <w:rFonts w:asciiTheme="minorHAnsi" w:eastAsiaTheme="minorEastAsia" w:hAnsiTheme="minorHAnsi" w:cstheme="minorBidi"/>
          <w:noProof/>
          <w:sz w:val="22"/>
          <w:szCs w:val="22"/>
        </w:rPr>
      </w:pPr>
      <w:del w:id="889" w:author="Mihai Budiu" w:date="2016-06-13T14:07:00Z">
        <w:r w:rsidRPr="00880DE8" w:rsidDel="00880DE8">
          <w:rPr>
            <w:rStyle w:val="Hyperlink"/>
            <w:noProof/>
          </w:rPr>
          <w:delText>11.1</w:delText>
        </w:r>
        <w:r w:rsidDel="00880DE8">
          <w:rPr>
            <w:rFonts w:asciiTheme="minorHAnsi" w:eastAsiaTheme="minorEastAsia" w:hAnsiTheme="minorHAnsi" w:cstheme="minorBidi"/>
            <w:noProof/>
            <w:sz w:val="22"/>
            <w:szCs w:val="22"/>
          </w:rPr>
          <w:tab/>
        </w:r>
        <w:r w:rsidRPr="00880DE8" w:rsidDel="00880DE8">
          <w:rPr>
            <w:rStyle w:val="Hyperlink"/>
            <w:noProof/>
          </w:rPr>
          <w:delText>Constants</w:delText>
        </w:r>
        <w:r w:rsidDel="00880DE8">
          <w:rPr>
            <w:noProof/>
            <w:webHidden/>
          </w:rPr>
          <w:tab/>
          <w:delText>55</w:delText>
        </w:r>
      </w:del>
    </w:p>
    <w:p w14:paraId="37FBC31E" w14:textId="2ED4A86A" w:rsidR="004969CE" w:rsidDel="00880DE8" w:rsidRDefault="004969CE">
      <w:pPr>
        <w:pStyle w:val="TOC2"/>
        <w:tabs>
          <w:tab w:val="left" w:pos="960"/>
          <w:tab w:val="right" w:leader="dot" w:pos="8630"/>
        </w:tabs>
        <w:rPr>
          <w:del w:id="890" w:author="Mihai Budiu" w:date="2016-06-13T14:07:00Z"/>
          <w:rFonts w:asciiTheme="minorHAnsi" w:eastAsiaTheme="minorEastAsia" w:hAnsiTheme="minorHAnsi" w:cstheme="minorBidi"/>
          <w:noProof/>
          <w:sz w:val="22"/>
          <w:szCs w:val="22"/>
        </w:rPr>
      </w:pPr>
      <w:del w:id="891" w:author="Mihai Budiu" w:date="2016-06-13T14:07:00Z">
        <w:r w:rsidRPr="00880DE8" w:rsidDel="00880DE8">
          <w:rPr>
            <w:rStyle w:val="Hyperlink"/>
            <w:noProof/>
          </w:rPr>
          <w:delText>11.2</w:delText>
        </w:r>
        <w:r w:rsidDel="00880DE8">
          <w:rPr>
            <w:rFonts w:asciiTheme="minorHAnsi" w:eastAsiaTheme="minorEastAsia" w:hAnsiTheme="minorHAnsi" w:cstheme="minorBidi"/>
            <w:noProof/>
            <w:sz w:val="22"/>
            <w:szCs w:val="22"/>
          </w:rPr>
          <w:tab/>
        </w:r>
        <w:r w:rsidRPr="00880DE8" w:rsidDel="00880DE8">
          <w:rPr>
            <w:rStyle w:val="Hyperlink"/>
            <w:noProof/>
          </w:rPr>
          <w:delText>Variables</w:delText>
        </w:r>
        <w:r w:rsidDel="00880DE8">
          <w:rPr>
            <w:noProof/>
            <w:webHidden/>
          </w:rPr>
          <w:tab/>
          <w:delText>55</w:delText>
        </w:r>
      </w:del>
    </w:p>
    <w:p w14:paraId="50792698" w14:textId="6E3879DB" w:rsidR="004969CE" w:rsidDel="00880DE8" w:rsidRDefault="004969CE">
      <w:pPr>
        <w:pStyle w:val="TOC2"/>
        <w:tabs>
          <w:tab w:val="left" w:pos="960"/>
          <w:tab w:val="right" w:leader="dot" w:pos="8630"/>
        </w:tabs>
        <w:rPr>
          <w:del w:id="892" w:author="Mihai Budiu" w:date="2016-06-13T14:07:00Z"/>
          <w:rFonts w:asciiTheme="minorHAnsi" w:eastAsiaTheme="minorEastAsia" w:hAnsiTheme="minorHAnsi" w:cstheme="minorBidi"/>
          <w:noProof/>
          <w:sz w:val="22"/>
          <w:szCs w:val="22"/>
        </w:rPr>
      </w:pPr>
      <w:del w:id="893" w:author="Mihai Budiu" w:date="2016-06-13T14:07:00Z">
        <w:r w:rsidRPr="00880DE8" w:rsidDel="00880DE8">
          <w:rPr>
            <w:rStyle w:val="Hyperlink"/>
            <w:noProof/>
          </w:rPr>
          <w:delText>11.3</w:delText>
        </w:r>
        <w:r w:rsidDel="00880DE8">
          <w:rPr>
            <w:rFonts w:asciiTheme="minorHAnsi" w:eastAsiaTheme="minorEastAsia" w:hAnsiTheme="minorHAnsi" w:cstheme="minorBidi"/>
            <w:noProof/>
            <w:sz w:val="22"/>
            <w:szCs w:val="22"/>
          </w:rPr>
          <w:tab/>
        </w:r>
        <w:r w:rsidRPr="00880DE8" w:rsidDel="00880DE8">
          <w:rPr>
            <w:rStyle w:val="Hyperlink"/>
            <w:noProof/>
          </w:rPr>
          <w:delText>Instantiations</w:delText>
        </w:r>
        <w:r w:rsidDel="00880DE8">
          <w:rPr>
            <w:noProof/>
            <w:webHidden/>
          </w:rPr>
          <w:tab/>
          <w:delText>55</w:delText>
        </w:r>
      </w:del>
    </w:p>
    <w:p w14:paraId="52CA871C" w14:textId="6EBA9092" w:rsidR="004969CE" w:rsidDel="00880DE8" w:rsidRDefault="004969CE">
      <w:pPr>
        <w:pStyle w:val="TOC1"/>
        <w:rPr>
          <w:del w:id="894" w:author="Mihai Budiu" w:date="2016-06-13T14:07:00Z"/>
          <w:rFonts w:asciiTheme="minorHAnsi" w:eastAsiaTheme="minorEastAsia" w:hAnsiTheme="minorHAnsi" w:cstheme="minorBidi"/>
          <w:noProof/>
          <w:sz w:val="22"/>
          <w:szCs w:val="22"/>
        </w:rPr>
      </w:pPr>
      <w:del w:id="895" w:author="Mihai Budiu" w:date="2016-06-13T14:07:00Z">
        <w:r w:rsidRPr="00880DE8" w:rsidDel="00880DE8">
          <w:rPr>
            <w:rStyle w:val="Hyperlink"/>
            <w:noProof/>
          </w:rPr>
          <w:delText>12</w:delText>
        </w:r>
        <w:r w:rsidDel="00880DE8">
          <w:rPr>
            <w:rFonts w:asciiTheme="minorHAnsi" w:eastAsiaTheme="minorEastAsia" w:hAnsiTheme="minorHAnsi" w:cstheme="minorBidi"/>
            <w:noProof/>
            <w:sz w:val="22"/>
            <w:szCs w:val="22"/>
          </w:rPr>
          <w:tab/>
        </w:r>
        <w:r w:rsidRPr="00880DE8" w:rsidDel="00880DE8">
          <w:rPr>
            <w:rStyle w:val="Hyperlink"/>
            <w:noProof/>
          </w:rPr>
          <w:delText>Statements</w:delText>
        </w:r>
        <w:r w:rsidDel="00880DE8">
          <w:rPr>
            <w:noProof/>
            <w:webHidden/>
          </w:rPr>
          <w:tab/>
          <w:delText>56</w:delText>
        </w:r>
      </w:del>
    </w:p>
    <w:p w14:paraId="3EAE1A9C" w14:textId="1EBB9CC2" w:rsidR="004969CE" w:rsidDel="00880DE8" w:rsidRDefault="004969CE">
      <w:pPr>
        <w:pStyle w:val="TOC2"/>
        <w:tabs>
          <w:tab w:val="left" w:pos="960"/>
          <w:tab w:val="right" w:leader="dot" w:pos="8630"/>
        </w:tabs>
        <w:rPr>
          <w:del w:id="896" w:author="Mihai Budiu" w:date="2016-06-13T14:07:00Z"/>
          <w:rFonts w:asciiTheme="minorHAnsi" w:eastAsiaTheme="minorEastAsia" w:hAnsiTheme="minorHAnsi" w:cstheme="minorBidi"/>
          <w:noProof/>
          <w:sz w:val="22"/>
          <w:szCs w:val="22"/>
        </w:rPr>
      </w:pPr>
      <w:del w:id="897" w:author="Mihai Budiu" w:date="2016-06-13T14:07:00Z">
        <w:r w:rsidRPr="00880DE8" w:rsidDel="00880DE8">
          <w:rPr>
            <w:rStyle w:val="Hyperlink"/>
            <w:noProof/>
          </w:rPr>
          <w:delText>12.1</w:delText>
        </w:r>
        <w:r w:rsidDel="00880DE8">
          <w:rPr>
            <w:rFonts w:asciiTheme="minorHAnsi" w:eastAsiaTheme="minorEastAsia" w:hAnsiTheme="minorHAnsi" w:cstheme="minorBidi"/>
            <w:noProof/>
            <w:sz w:val="22"/>
            <w:szCs w:val="22"/>
          </w:rPr>
          <w:tab/>
        </w:r>
        <w:r w:rsidRPr="00880DE8" w:rsidDel="00880DE8">
          <w:rPr>
            <w:rStyle w:val="Hyperlink"/>
            <w:noProof/>
          </w:rPr>
          <w:delText>Assignment</w:delText>
        </w:r>
        <w:r w:rsidDel="00880DE8">
          <w:rPr>
            <w:noProof/>
            <w:webHidden/>
          </w:rPr>
          <w:tab/>
          <w:delText>57</w:delText>
        </w:r>
      </w:del>
    </w:p>
    <w:p w14:paraId="383F998E" w14:textId="0513F5D3" w:rsidR="004969CE" w:rsidDel="00880DE8" w:rsidRDefault="004969CE">
      <w:pPr>
        <w:pStyle w:val="TOC3"/>
        <w:tabs>
          <w:tab w:val="left" w:pos="1440"/>
          <w:tab w:val="right" w:leader="dot" w:pos="8630"/>
        </w:tabs>
        <w:rPr>
          <w:del w:id="898" w:author="Mihai Budiu" w:date="2016-06-13T14:07:00Z"/>
          <w:rFonts w:asciiTheme="minorHAnsi" w:eastAsiaTheme="minorEastAsia" w:hAnsiTheme="minorHAnsi" w:cstheme="minorBidi"/>
          <w:noProof/>
          <w:sz w:val="22"/>
          <w:szCs w:val="22"/>
        </w:rPr>
      </w:pPr>
      <w:del w:id="899" w:author="Mihai Budiu" w:date="2016-06-13T14:07:00Z">
        <w:r w:rsidRPr="00880DE8" w:rsidDel="00880DE8">
          <w:rPr>
            <w:rStyle w:val="Hyperlink"/>
            <w:noProof/>
          </w:rPr>
          <w:delText>12.1.1</w:delText>
        </w:r>
        <w:r w:rsidDel="00880DE8">
          <w:rPr>
            <w:rFonts w:asciiTheme="minorHAnsi" w:eastAsiaTheme="minorEastAsia" w:hAnsiTheme="minorHAnsi" w:cstheme="minorBidi"/>
            <w:noProof/>
            <w:sz w:val="22"/>
            <w:szCs w:val="22"/>
          </w:rPr>
          <w:tab/>
        </w:r>
        <w:r w:rsidRPr="00880DE8" w:rsidDel="00880DE8">
          <w:rPr>
            <w:rStyle w:val="Hyperlink"/>
            <w:noProof/>
          </w:rPr>
          <w:delText>L-values</w:delText>
        </w:r>
        <w:r w:rsidDel="00880DE8">
          <w:rPr>
            <w:noProof/>
            <w:webHidden/>
          </w:rPr>
          <w:tab/>
          <w:delText>57</w:delText>
        </w:r>
      </w:del>
    </w:p>
    <w:p w14:paraId="7AF2AFFA" w14:textId="59BA49B2" w:rsidR="004969CE" w:rsidDel="00880DE8" w:rsidRDefault="004969CE">
      <w:pPr>
        <w:pStyle w:val="TOC2"/>
        <w:tabs>
          <w:tab w:val="left" w:pos="960"/>
          <w:tab w:val="right" w:leader="dot" w:pos="8630"/>
        </w:tabs>
        <w:rPr>
          <w:del w:id="900" w:author="Mihai Budiu" w:date="2016-06-13T14:07:00Z"/>
          <w:rFonts w:asciiTheme="minorHAnsi" w:eastAsiaTheme="minorEastAsia" w:hAnsiTheme="minorHAnsi" w:cstheme="minorBidi"/>
          <w:noProof/>
          <w:sz w:val="22"/>
          <w:szCs w:val="22"/>
        </w:rPr>
      </w:pPr>
      <w:del w:id="901" w:author="Mihai Budiu" w:date="2016-06-13T14:07:00Z">
        <w:r w:rsidRPr="00880DE8" w:rsidDel="00880DE8">
          <w:rPr>
            <w:rStyle w:val="Hyperlink"/>
            <w:noProof/>
          </w:rPr>
          <w:delText>12.2</w:delText>
        </w:r>
        <w:r w:rsidDel="00880DE8">
          <w:rPr>
            <w:rFonts w:asciiTheme="minorHAnsi" w:eastAsiaTheme="minorEastAsia" w:hAnsiTheme="minorHAnsi" w:cstheme="minorBidi"/>
            <w:noProof/>
            <w:sz w:val="22"/>
            <w:szCs w:val="22"/>
          </w:rPr>
          <w:tab/>
        </w:r>
        <w:r w:rsidRPr="00880DE8" w:rsidDel="00880DE8">
          <w:rPr>
            <w:rStyle w:val="Hyperlink"/>
            <w:noProof/>
          </w:rPr>
          <w:delText>The empty statement</w:delText>
        </w:r>
        <w:r w:rsidDel="00880DE8">
          <w:rPr>
            <w:noProof/>
            <w:webHidden/>
          </w:rPr>
          <w:tab/>
          <w:delText>58</w:delText>
        </w:r>
      </w:del>
    </w:p>
    <w:p w14:paraId="4B561064" w14:textId="57B830EF" w:rsidR="004969CE" w:rsidDel="00880DE8" w:rsidRDefault="004969CE">
      <w:pPr>
        <w:pStyle w:val="TOC2"/>
        <w:tabs>
          <w:tab w:val="left" w:pos="960"/>
          <w:tab w:val="right" w:leader="dot" w:pos="8630"/>
        </w:tabs>
        <w:rPr>
          <w:del w:id="902" w:author="Mihai Budiu" w:date="2016-06-13T14:07:00Z"/>
          <w:rFonts w:asciiTheme="minorHAnsi" w:eastAsiaTheme="minorEastAsia" w:hAnsiTheme="minorHAnsi" w:cstheme="minorBidi"/>
          <w:noProof/>
          <w:sz w:val="22"/>
          <w:szCs w:val="22"/>
        </w:rPr>
      </w:pPr>
      <w:del w:id="903" w:author="Mihai Budiu" w:date="2016-06-13T14:07:00Z">
        <w:r w:rsidRPr="00880DE8" w:rsidDel="00880DE8">
          <w:rPr>
            <w:rStyle w:val="Hyperlink"/>
            <w:noProof/>
          </w:rPr>
          <w:delText>12.3</w:delText>
        </w:r>
        <w:r w:rsidDel="00880DE8">
          <w:rPr>
            <w:rFonts w:asciiTheme="minorHAnsi" w:eastAsiaTheme="minorEastAsia" w:hAnsiTheme="minorHAnsi" w:cstheme="minorBidi"/>
            <w:noProof/>
            <w:sz w:val="22"/>
            <w:szCs w:val="22"/>
          </w:rPr>
          <w:tab/>
        </w:r>
        <w:r w:rsidRPr="00880DE8" w:rsidDel="00880DE8">
          <w:rPr>
            <w:rStyle w:val="Hyperlink"/>
            <w:noProof/>
          </w:rPr>
          <w:delText>The block statement</w:delText>
        </w:r>
        <w:r w:rsidDel="00880DE8">
          <w:rPr>
            <w:noProof/>
            <w:webHidden/>
          </w:rPr>
          <w:tab/>
          <w:delText>58</w:delText>
        </w:r>
      </w:del>
    </w:p>
    <w:p w14:paraId="3FBFAEDC" w14:textId="230AAE7C" w:rsidR="004969CE" w:rsidDel="00880DE8" w:rsidRDefault="004969CE">
      <w:pPr>
        <w:pStyle w:val="TOC2"/>
        <w:tabs>
          <w:tab w:val="left" w:pos="960"/>
          <w:tab w:val="right" w:leader="dot" w:pos="8630"/>
        </w:tabs>
        <w:rPr>
          <w:del w:id="904" w:author="Mihai Budiu" w:date="2016-06-13T14:07:00Z"/>
          <w:rFonts w:asciiTheme="minorHAnsi" w:eastAsiaTheme="minorEastAsia" w:hAnsiTheme="minorHAnsi" w:cstheme="minorBidi"/>
          <w:noProof/>
          <w:sz w:val="22"/>
          <w:szCs w:val="22"/>
        </w:rPr>
      </w:pPr>
      <w:del w:id="905" w:author="Mihai Budiu" w:date="2016-06-13T14:07:00Z">
        <w:r w:rsidRPr="00880DE8" w:rsidDel="00880DE8">
          <w:rPr>
            <w:rStyle w:val="Hyperlink"/>
            <w:noProof/>
          </w:rPr>
          <w:delText>12.4</w:delText>
        </w:r>
        <w:r w:rsidDel="00880DE8">
          <w:rPr>
            <w:rFonts w:asciiTheme="minorHAnsi" w:eastAsiaTheme="minorEastAsia" w:hAnsiTheme="minorHAnsi" w:cstheme="minorBidi"/>
            <w:noProof/>
            <w:sz w:val="22"/>
            <w:szCs w:val="22"/>
          </w:rPr>
          <w:tab/>
        </w:r>
        <w:r w:rsidRPr="00880DE8" w:rsidDel="00880DE8">
          <w:rPr>
            <w:rStyle w:val="Hyperlink"/>
            <w:noProof/>
          </w:rPr>
          <w:delText>The return statement</w:delText>
        </w:r>
        <w:r w:rsidDel="00880DE8">
          <w:rPr>
            <w:noProof/>
            <w:webHidden/>
          </w:rPr>
          <w:tab/>
          <w:delText>58</w:delText>
        </w:r>
      </w:del>
    </w:p>
    <w:p w14:paraId="37A4024B" w14:textId="298CBA45" w:rsidR="004969CE" w:rsidDel="00880DE8" w:rsidRDefault="004969CE">
      <w:pPr>
        <w:pStyle w:val="TOC2"/>
        <w:tabs>
          <w:tab w:val="left" w:pos="960"/>
          <w:tab w:val="right" w:leader="dot" w:pos="8630"/>
        </w:tabs>
        <w:rPr>
          <w:del w:id="906" w:author="Mihai Budiu" w:date="2016-06-13T14:07:00Z"/>
          <w:rFonts w:asciiTheme="minorHAnsi" w:eastAsiaTheme="minorEastAsia" w:hAnsiTheme="minorHAnsi" w:cstheme="minorBidi"/>
          <w:noProof/>
          <w:sz w:val="22"/>
          <w:szCs w:val="22"/>
        </w:rPr>
      </w:pPr>
      <w:del w:id="907" w:author="Mihai Budiu" w:date="2016-06-13T14:07:00Z">
        <w:r w:rsidRPr="00880DE8" w:rsidDel="00880DE8">
          <w:rPr>
            <w:rStyle w:val="Hyperlink"/>
            <w:noProof/>
          </w:rPr>
          <w:delText>12.5</w:delText>
        </w:r>
        <w:r w:rsidDel="00880DE8">
          <w:rPr>
            <w:rFonts w:asciiTheme="minorHAnsi" w:eastAsiaTheme="minorEastAsia" w:hAnsiTheme="minorHAnsi" w:cstheme="minorBidi"/>
            <w:noProof/>
            <w:sz w:val="22"/>
            <w:szCs w:val="22"/>
          </w:rPr>
          <w:tab/>
        </w:r>
        <w:r w:rsidRPr="00880DE8" w:rsidDel="00880DE8">
          <w:rPr>
            <w:rStyle w:val="Hyperlink"/>
            <w:noProof/>
          </w:rPr>
          <w:delText>The exit statement</w:delText>
        </w:r>
        <w:r w:rsidDel="00880DE8">
          <w:rPr>
            <w:noProof/>
            <w:webHidden/>
          </w:rPr>
          <w:tab/>
          <w:delText>58</w:delText>
        </w:r>
      </w:del>
    </w:p>
    <w:p w14:paraId="29F8BEF4" w14:textId="48848E1B" w:rsidR="004969CE" w:rsidDel="00880DE8" w:rsidRDefault="004969CE">
      <w:pPr>
        <w:pStyle w:val="TOC2"/>
        <w:tabs>
          <w:tab w:val="left" w:pos="960"/>
          <w:tab w:val="right" w:leader="dot" w:pos="8630"/>
        </w:tabs>
        <w:rPr>
          <w:del w:id="908" w:author="Mihai Budiu" w:date="2016-06-13T14:07:00Z"/>
          <w:rFonts w:asciiTheme="minorHAnsi" w:eastAsiaTheme="minorEastAsia" w:hAnsiTheme="minorHAnsi" w:cstheme="minorBidi"/>
          <w:noProof/>
          <w:sz w:val="22"/>
          <w:szCs w:val="22"/>
        </w:rPr>
      </w:pPr>
      <w:del w:id="909" w:author="Mihai Budiu" w:date="2016-06-13T14:07:00Z">
        <w:r w:rsidRPr="00880DE8" w:rsidDel="00880DE8">
          <w:rPr>
            <w:rStyle w:val="Hyperlink"/>
            <w:noProof/>
          </w:rPr>
          <w:delText>12.6</w:delText>
        </w:r>
        <w:r w:rsidDel="00880DE8">
          <w:rPr>
            <w:rFonts w:asciiTheme="minorHAnsi" w:eastAsiaTheme="minorEastAsia" w:hAnsiTheme="minorHAnsi" w:cstheme="minorBidi"/>
            <w:noProof/>
            <w:sz w:val="22"/>
            <w:szCs w:val="22"/>
          </w:rPr>
          <w:tab/>
        </w:r>
        <w:r w:rsidRPr="00880DE8" w:rsidDel="00880DE8">
          <w:rPr>
            <w:rStyle w:val="Hyperlink"/>
            <w:noProof/>
          </w:rPr>
          <w:delText>The conditional statement</w:delText>
        </w:r>
        <w:r w:rsidDel="00880DE8">
          <w:rPr>
            <w:noProof/>
            <w:webHidden/>
          </w:rPr>
          <w:tab/>
          <w:delText>59</w:delText>
        </w:r>
      </w:del>
    </w:p>
    <w:p w14:paraId="46C269F6" w14:textId="7BAD7D1F" w:rsidR="004969CE" w:rsidDel="00880DE8" w:rsidRDefault="004969CE">
      <w:pPr>
        <w:pStyle w:val="TOC2"/>
        <w:tabs>
          <w:tab w:val="left" w:pos="960"/>
          <w:tab w:val="right" w:leader="dot" w:pos="8630"/>
        </w:tabs>
        <w:rPr>
          <w:del w:id="910" w:author="Mihai Budiu" w:date="2016-06-13T14:07:00Z"/>
          <w:rFonts w:asciiTheme="minorHAnsi" w:eastAsiaTheme="minorEastAsia" w:hAnsiTheme="minorHAnsi" w:cstheme="minorBidi"/>
          <w:noProof/>
          <w:sz w:val="22"/>
          <w:szCs w:val="22"/>
        </w:rPr>
      </w:pPr>
      <w:del w:id="911" w:author="Mihai Budiu" w:date="2016-06-13T14:07:00Z">
        <w:r w:rsidRPr="00880DE8" w:rsidDel="00880DE8">
          <w:rPr>
            <w:rStyle w:val="Hyperlink"/>
            <w:noProof/>
          </w:rPr>
          <w:delText>12.7</w:delText>
        </w:r>
        <w:r w:rsidDel="00880DE8">
          <w:rPr>
            <w:rFonts w:asciiTheme="minorHAnsi" w:eastAsiaTheme="minorEastAsia" w:hAnsiTheme="minorHAnsi" w:cstheme="minorBidi"/>
            <w:noProof/>
            <w:sz w:val="22"/>
            <w:szCs w:val="22"/>
          </w:rPr>
          <w:tab/>
        </w:r>
        <w:r w:rsidRPr="00880DE8" w:rsidDel="00880DE8">
          <w:rPr>
            <w:rStyle w:val="Hyperlink"/>
            <w:noProof/>
          </w:rPr>
          <w:delText>The switch statement</w:delText>
        </w:r>
        <w:r w:rsidDel="00880DE8">
          <w:rPr>
            <w:noProof/>
            <w:webHidden/>
          </w:rPr>
          <w:tab/>
          <w:delText>59</w:delText>
        </w:r>
      </w:del>
    </w:p>
    <w:p w14:paraId="2B67DB9C" w14:textId="2E9CE793" w:rsidR="004969CE" w:rsidDel="00880DE8" w:rsidRDefault="004969CE">
      <w:pPr>
        <w:pStyle w:val="TOC1"/>
        <w:rPr>
          <w:del w:id="912" w:author="Mihai Budiu" w:date="2016-06-13T14:07:00Z"/>
          <w:rFonts w:asciiTheme="minorHAnsi" w:eastAsiaTheme="minorEastAsia" w:hAnsiTheme="minorHAnsi" w:cstheme="minorBidi"/>
          <w:noProof/>
          <w:sz w:val="22"/>
          <w:szCs w:val="22"/>
        </w:rPr>
      </w:pPr>
      <w:del w:id="913" w:author="Mihai Budiu" w:date="2016-06-13T14:07:00Z">
        <w:r w:rsidRPr="00880DE8" w:rsidDel="00880DE8">
          <w:rPr>
            <w:rStyle w:val="Hyperlink"/>
            <w:noProof/>
          </w:rPr>
          <w:delText>13</w:delText>
        </w:r>
        <w:r w:rsidDel="00880DE8">
          <w:rPr>
            <w:rFonts w:asciiTheme="minorHAnsi" w:eastAsiaTheme="minorEastAsia" w:hAnsiTheme="minorHAnsi" w:cstheme="minorBidi"/>
            <w:noProof/>
            <w:sz w:val="22"/>
            <w:szCs w:val="22"/>
          </w:rPr>
          <w:tab/>
        </w:r>
        <w:r w:rsidRPr="00880DE8" w:rsidDel="00880DE8">
          <w:rPr>
            <w:rStyle w:val="Hyperlink"/>
            <w:noProof/>
          </w:rPr>
          <w:delText>Packet parsing in P4</w:delText>
        </w:r>
        <w:r w:rsidDel="00880DE8">
          <w:rPr>
            <w:noProof/>
            <w:webHidden/>
          </w:rPr>
          <w:tab/>
          <w:delText>60</w:delText>
        </w:r>
      </w:del>
    </w:p>
    <w:p w14:paraId="4A60AFF6" w14:textId="32A47584" w:rsidR="004969CE" w:rsidDel="00880DE8" w:rsidRDefault="004969CE">
      <w:pPr>
        <w:pStyle w:val="TOC2"/>
        <w:tabs>
          <w:tab w:val="left" w:pos="960"/>
          <w:tab w:val="right" w:leader="dot" w:pos="8630"/>
        </w:tabs>
        <w:rPr>
          <w:del w:id="914" w:author="Mihai Budiu" w:date="2016-06-13T14:07:00Z"/>
          <w:rFonts w:asciiTheme="minorHAnsi" w:eastAsiaTheme="minorEastAsia" w:hAnsiTheme="minorHAnsi" w:cstheme="minorBidi"/>
          <w:noProof/>
          <w:sz w:val="22"/>
          <w:szCs w:val="22"/>
        </w:rPr>
      </w:pPr>
      <w:del w:id="915" w:author="Mihai Budiu" w:date="2016-06-13T14:07:00Z">
        <w:r w:rsidRPr="00880DE8" w:rsidDel="00880DE8">
          <w:rPr>
            <w:rStyle w:val="Hyperlink"/>
            <w:noProof/>
          </w:rPr>
          <w:delText>13.1</w:delText>
        </w:r>
        <w:r w:rsidDel="00880DE8">
          <w:rPr>
            <w:rFonts w:asciiTheme="minorHAnsi" w:eastAsiaTheme="minorEastAsia" w:hAnsiTheme="minorHAnsi" w:cstheme="minorBidi"/>
            <w:noProof/>
            <w:sz w:val="22"/>
            <w:szCs w:val="22"/>
          </w:rPr>
          <w:tab/>
        </w:r>
        <w:r w:rsidRPr="00880DE8" w:rsidDel="00880DE8">
          <w:rPr>
            <w:rStyle w:val="Hyperlink"/>
            <w:noProof/>
          </w:rPr>
          <w:delText>Parser states</w:delText>
        </w:r>
        <w:r w:rsidDel="00880DE8">
          <w:rPr>
            <w:noProof/>
            <w:webHidden/>
          </w:rPr>
          <w:tab/>
          <w:delText>60</w:delText>
        </w:r>
      </w:del>
    </w:p>
    <w:p w14:paraId="7A4B445C" w14:textId="69F0C4F1" w:rsidR="004969CE" w:rsidDel="00880DE8" w:rsidRDefault="004969CE">
      <w:pPr>
        <w:pStyle w:val="TOC2"/>
        <w:tabs>
          <w:tab w:val="left" w:pos="960"/>
          <w:tab w:val="right" w:leader="dot" w:pos="8630"/>
        </w:tabs>
        <w:rPr>
          <w:del w:id="916" w:author="Mihai Budiu" w:date="2016-06-13T14:07:00Z"/>
          <w:rFonts w:asciiTheme="minorHAnsi" w:eastAsiaTheme="minorEastAsia" w:hAnsiTheme="minorHAnsi" w:cstheme="minorBidi"/>
          <w:noProof/>
          <w:sz w:val="22"/>
          <w:szCs w:val="22"/>
        </w:rPr>
      </w:pPr>
      <w:del w:id="917" w:author="Mihai Budiu" w:date="2016-06-13T14:07:00Z">
        <w:r w:rsidRPr="00880DE8" w:rsidDel="00880DE8">
          <w:rPr>
            <w:rStyle w:val="Hyperlink"/>
            <w:noProof/>
          </w:rPr>
          <w:delText>13.2</w:delText>
        </w:r>
        <w:r w:rsidDel="00880DE8">
          <w:rPr>
            <w:rFonts w:asciiTheme="minorHAnsi" w:eastAsiaTheme="minorEastAsia" w:hAnsiTheme="minorHAnsi" w:cstheme="minorBidi"/>
            <w:noProof/>
            <w:sz w:val="22"/>
            <w:szCs w:val="22"/>
          </w:rPr>
          <w:tab/>
        </w:r>
        <w:r w:rsidRPr="00880DE8" w:rsidDel="00880DE8">
          <w:rPr>
            <w:rStyle w:val="Hyperlink"/>
            <w:noProof/>
          </w:rPr>
          <w:delText>Parser declarations</w:delText>
        </w:r>
        <w:r w:rsidDel="00880DE8">
          <w:rPr>
            <w:noProof/>
            <w:webHidden/>
          </w:rPr>
          <w:tab/>
          <w:delText>60</w:delText>
        </w:r>
      </w:del>
    </w:p>
    <w:p w14:paraId="348A6F04" w14:textId="42960573" w:rsidR="004969CE" w:rsidDel="00880DE8" w:rsidRDefault="004969CE">
      <w:pPr>
        <w:pStyle w:val="TOC2"/>
        <w:tabs>
          <w:tab w:val="left" w:pos="960"/>
          <w:tab w:val="right" w:leader="dot" w:pos="8630"/>
        </w:tabs>
        <w:rPr>
          <w:del w:id="918" w:author="Mihai Budiu" w:date="2016-06-13T14:07:00Z"/>
          <w:rFonts w:asciiTheme="minorHAnsi" w:eastAsiaTheme="minorEastAsia" w:hAnsiTheme="minorHAnsi" w:cstheme="minorBidi"/>
          <w:noProof/>
          <w:sz w:val="22"/>
          <w:szCs w:val="22"/>
        </w:rPr>
      </w:pPr>
      <w:del w:id="919" w:author="Mihai Budiu" w:date="2016-06-13T14:07:00Z">
        <w:r w:rsidRPr="00880DE8" w:rsidDel="00880DE8">
          <w:rPr>
            <w:rStyle w:val="Hyperlink"/>
            <w:noProof/>
          </w:rPr>
          <w:delText>13.3</w:delText>
        </w:r>
        <w:r w:rsidDel="00880DE8">
          <w:rPr>
            <w:rFonts w:asciiTheme="minorHAnsi" w:eastAsiaTheme="minorEastAsia" w:hAnsiTheme="minorHAnsi" w:cstheme="minorBidi"/>
            <w:noProof/>
            <w:sz w:val="22"/>
            <w:szCs w:val="22"/>
          </w:rPr>
          <w:tab/>
        </w:r>
        <w:r w:rsidRPr="00880DE8" w:rsidDel="00880DE8">
          <w:rPr>
            <w:rStyle w:val="Hyperlink"/>
            <w:noProof/>
          </w:rPr>
          <w:delText>The Parser abstract machine</w:delText>
        </w:r>
        <w:r w:rsidDel="00880DE8">
          <w:rPr>
            <w:noProof/>
            <w:webHidden/>
          </w:rPr>
          <w:tab/>
          <w:delText>61</w:delText>
        </w:r>
      </w:del>
    </w:p>
    <w:p w14:paraId="3DD1AE04" w14:textId="14212882" w:rsidR="004969CE" w:rsidDel="00880DE8" w:rsidRDefault="004969CE">
      <w:pPr>
        <w:pStyle w:val="TOC2"/>
        <w:tabs>
          <w:tab w:val="left" w:pos="960"/>
          <w:tab w:val="right" w:leader="dot" w:pos="8630"/>
        </w:tabs>
        <w:rPr>
          <w:del w:id="920" w:author="Mihai Budiu" w:date="2016-06-13T14:07:00Z"/>
          <w:rFonts w:asciiTheme="minorHAnsi" w:eastAsiaTheme="minorEastAsia" w:hAnsiTheme="minorHAnsi" w:cstheme="minorBidi"/>
          <w:noProof/>
          <w:sz w:val="22"/>
          <w:szCs w:val="22"/>
        </w:rPr>
      </w:pPr>
      <w:del w:id="921" w:author="Mihai Budiu" w:date="2016-06-13T14:07:00Z">
        <w:r w:rsidRPr="00880DE8" w:rsidDel="00880DE8">
          <w:rPr>
            <w:rStyle w:val="Hyperlink"/>
            <w:noProof/>
          </w:rPr>
          <w:lastRenderedPageBreak/>
          <w:delText>13.4</w:delText>
        </w:r>
        <w:r w:rsidDel="00880DE8">
          <w:rPr>
            <w:rFonts w:asciiTheme="minorHAnsi" w:eastAsiaTheme="minorEastAsia" w:hAnsiTheme="minorHAnsi" w:cstheme="minorBidi"/>
            <w:noProof/>
            <w:sz w:val="22"/>
            <w:szCs w:val="22"/>
          </w:rPr>
          <w:tab/>
        </w:r>
        <w:r w:rsidRPr="00880DE8" w:rsidDel="00880DE8">
          <w:rPr>
            <w:rStyle w:val="Hyperlink"/>
            <w:noProof/>
          </w:rPr>
          <w:delText>Parser states</w:delText>
        </w:r>
        <w:r w:rsidDel="00880DE8">
          <w:rPr>
            <w:noProof/>
            <w:webHidden/>
          </w:rPr>
          <w:tab/>
          <w:delText>61</w:delText>
        </w:r>
      </w:del>
    </w:p>
    <w:p w14:paraId="300DA6D2" w14:textId="3135B5C1" w:rsidR="004969CE" w:rsidDel="00880DE8" w:rsidRDefault="004969CE">
      <w:pPr>
        <w:pStyle w:val="TOC2"/>
        <w:tabs>
          <w:tab w:val="left" w:pos="960"/>
          <w:tab w:val="right" w:leader="dot" w:pos="8630"/>
        </w:tabs>
        <w:rPr>
          <w:del w:id="922" w:author="Mihai Budiu" w:date="2016-06-13T14:07:00Z"/>
          <w:rFonts w:asciiTheme="minorHAnsi" w:eastAsiaTheme="minorEastAsia" w:hAnsiTheme="minorHAnsi" w:cstheme="minorBidi"/>
          <w:noProof/>
          <w:sz w:val="22"/>
          <w:szCs w:val="22"/>
        </w:rPr>
      </w:pPr>
      <w:del w:id="923" w:author="Mihai Budiu" w:date="2016-06-13T14:07:00Z">
        <w:r w:rsidRPr="00880DE8" w:rsidDel="00880DE8">
          <w:rPr>
            <w:rStyle w:val="Hyperlink"/>
            <w:noProof/>
          </w:rPr>
          <w:delText>13.5</w:delText>
        </w:r>
        <w:r w:rsidDel="00880DE8">
          <w:rPr>
            <w:rFonts w:asciiTheme="minorHAnsi" w:eastAsiaTheme="minorEastAsia" w:hAnsiTheme="minorHAnsi" w:cstheme="minorBidi"/>
            <w:noProof/>
            <w:sz w:val="22"/>
            <w:szCs w:val="22"/>
          </w:rPr>
          <w:tab/>
        </w:r>
        <w:r w:rsidRPr="00880DE8" w:rsidDel="00880DE8">
          <w:rPr>
            <w:rStyle w:val="Hyperlink"/>
            <w:noProof/>
          </w:rPr>
          <w:delText>Transition statements</w:delText>
        </w:r>
        <w:r w:rsidDel="00880DE8">
          <w:rPr>
            <w:noProof/>
            <w:webHidden/>
          </w:rPr>
          <w:tab/>
          <w:delText>62</w:delText>
        </w:r>
      </w:del>
    </w:p>
    <w:p w14:paraId="16C59830" w14:textId="0EC09FAE" w:rsidR="004969CE" w:rsidDel="00880DE8" w:rsidRDefault="004969CE">
      <w:pPr>
        <w:pStyle w:val="TOC2"/>
        <w:tabs>
          <w:tab w:val="left" w:pos="960"/>
          <w:tab w:val="right" w:leader="dot" w:pos="8630"/>
        </w:tabs>
        <w:rPr>
          <w:del w:id="924" w:author="Mihai Budiu" w:date="2016-06-13T14:07:00Z"/>
          <w:rFonts w:asciiTheme="minorHAnsi" w:eastAsiaTheme="minorEastAsia" w:hAnsiTheme="minorHAnsi" w:cstheme="minorBidi"/>
          <w:noProof/>
          <w:sz w:val="22"/>
          <w:szCs w:val="22"/>
        </w:rPr>
      </w:pPr>
      <w:del w:id="925" w:author="Mihai Budiu" w:date="2016-06-13T14:07:00Z">
        <w:r w:rsidRPr="00880DE8" w:rsidDel="00880DE8">
          <w:rPr>
            <w:rStyle w:val="Hyperlink"/>
            <w:noProof/>
          </w:rPr>
          <w:delText>13.6</w:delText>
        </w:r>
        <w:r w:rsidDel="00880DE8">
          <w:rPr>
            <w:rFonts w:asciiTheme="minorHAnsi" w:eastAsiaTheme="minorEastAsia" w:hAnsiTheme="minorHAnsi" w:cstheme="minorBidi"/>
            <w:noProof/>
            <w:sz w:val="22"/>
            <w:szCs w:val="22"/>
          </w:rPr>
          <w:tab/>
        </w:r>
        <w:r w:rsidRPr="00880DE8" w:rsidDel="00880DE8">
          <w:rPr>
            <w:rStyle w:val="Hyperlink"/>
            <w:noProof/>
          </w:rPr>
          <w:delText>Select expressions</w:delText>
        </w:r>
        <w:r w:rsidDel="00880DE8">
          <w:rPr>
            <w:noProof/>
            <w:webHidden/>
          </w:rPr>
          <w:tab/>
          <w:delText>63</w:delText>
        </w:r>
      </w:del>
    </w:p>
    <w:p w14:paraId="356C315F" w14:textId="776CA856" w:rsidR="004969CE" w:rsidDel="00880DE8" w:rsidRDefault="004969CE">
      <w:pPr>
        <w:pStyle w:val="TOC2"/>
        <w:tabs>
          <w:tab w:val="left" w:pos="960"/>
          <w:tab w:val="right" w:leader="dot" w:pos="8630"/>
        </w:tabs>
        <w:rPr>
          <w:del w:id="926" w:author="Mihai Budiu" w:date="2016-06-13T14:07:00Z"/>
          <w:rFonts w:asciiTheme="minorHAnsi" w:eastAsiaTheme="minorEastAsia" w:hAnsiTheme="minorHAnsi" w:cstheme="minorBidi"/>
          <w:noProof/>
          <w:sz w:val="22"/>
          <w:szCs w:val="22"/>
        </w:rPr>
      </w:pPr>
      <w:del w:id="927" w:author="Mihai Budiu" w:date="2016-06-13T14:07:00Z">
        <w:r w:rsidRPr="00880DE8" w:rsidDel="00880DE8">
          <w:rPr>
            <w:rStyle w:val="Hyperlink"/>
            <w:noProof/>
          </w:rPr>
          <w:delText>13.7</w:delText>
        </w:r>
        <w:r w:rsidDel="00880DE8">
          <w:rPr>
            <w:rFonts w:asciiTheme="minorHAnsi" w:eastAsiaTheme="minorEastAsia" w:hAnsiTheme="minorHAnsi" w:cstheme="minorBidi"/>
            <w:noProof/>
            <w:sz w:val="22"/>
            <w:szCs w:val="22"/>
          </w:rPr>
          <w:tab/>
        </w:r>
        <w:r w:rsidRPr="00880DE8" w:rsidDel="00880DE8">
          <w:rPr>
            <w:rStyle w:val="Hyperlink"/>
            <w:rFonts w:ascii="Consolas" w:hAnsi="Consolas"/>
            <w:noProof/>
          </w:rPr>
          <w:delText>verify</w:delText>
        </w:r>
        <w:r w:rsidDel="00880DE8">
          <w:rPr>
            <w:noProof/>
            <w:webHidden/>
          </w:rPr>
          <w:tab/>
          <w:delText>64</w:delText>
        </w:r>
      </w:del>
    </w:p>
    <w:p w14:paraId="12AECB60" w14:textId="33F5ADA9" w:rsidR="004969CE" w:rsidDel="00880DE8" w:rsidRDefault="004969CE">
      <w:pPr>
        <w:pStyle w:val="TOC2"/>
        <w:tabs>
          <w:tab w:val="left" w:pos="960"/>
          <w:tab w:val="right" w:leader="dot" w:pos="8630"/>
        </w:tabs>
        <w:rPr>
          <w:del w:id="928" w:author="Mihai Budiu" w:date="2016-06-13T14:07:00Z"/>
          <w:rFonts w:asciiTheme="minorHAnsi" w:eastAsiaTheme="minorEastAsia" w:hAnsiTheme="minorHAnsi" w:cstheme="minorBidi"/>
          <w:noProof/>
          <w:sz w:val="22"/>
          <w:szCs w:val="22"/>
        </w:rPr>
      </w:pPr>
      <w:del w:id="929" w:author="Mihai Budiu" w:date="2016-06-13T14:07:00Z">
        <w:r w:rsidRPr="00880DE8" w:rsidDel="00880DE8">
          <w:rPr>
            <w:rStyle w:val="Hyperlink"/>
            <w:noProof/>
          </w:rPr>
          <w:delText>13.8</w:delText>
        </w:r>
        <w:r w:rsidDel="00880DE8">
          <w:rPr>
            <w:rFonts w:asciiTheme="minorHAnsi" w:eastAsiaTheme="minorEastAsia" w:hAnsiTheme="minorHAnsi" w:cstheme="minorBidi"/>
            <w:noProof/>
            <w:sz w:val="22"/>
            <w:szCs w:val="22"/>
          </w:rPr>
          <w:tab/>
        </w:r>
        <w:r w:rsidRPr="00880DE8" w:rsidDel="00880DE8">
          <w:rPr>
            <w:rStyle w:val="Hyperlink"/>
            <w:noProof/>
          </w:rPr>
          <w:delText>Data extraction from packets</w:delText>
        </w:r>
        <w:r w:rsidDel="00880DE8">
          <w:rPr>
            <w:noProof/>
            <w:webHidden/>
          </w:rPr>
          <w:tab/>
          <w:delText>64</w:delText>
        </w:r>
      </w:del>
    </w:p>
    <w:p w14:paraId="56BCEEC0" w14:textId="6E3535B3" w:rsidR="004969CE" w:rsidDel="00880DE8" w:rsidRDefault="004969CE">
      <w:pPr>
        <w:pStyle w:val="TOC3"/>
        <w:tabs>
          <w:tab w:val="left" w:pos="1440"/>
          <w:tab w:val="right" w:leader="dot" w:pos="8630"/>
        </w:tabs>
        <w:rPr>
          <w:del w:id="930" w:author="Mihai Budiu" w:date="2016-06-13T14:07:00Z"/>
          <w:rFonts w:asciiTheme="minorHAnsi" w:eastAsiaTheme="minorEastAsia" w:hAnsiTheme="minorHAnsi" w:cstheme="minorBidi"/>
          <w:noProof/>
          <w:sz w:val="22"/>
          <w:szCs w:val="22"/>
        </w:rPr>
      </w:pPr>
      <w:del w:id="931" w:author="Mihai Budiu" w:date="2016-06-13T14:07:00Z">
        <w:r w:rsidRPr="00880DE8" w:rsidDel="00880DE8">
          <w:rPr>
            <w:rStyle w:val="Hyperlink"/>
            <w:noProof/>
          </w:rPr>
          <w:delText>13.8.1</w:delText>
        </w:r>
        <w:r w:rsidDel="00880DE8">
          <w:rPr>
            <w:rFonts w:asciiTheme="minorHAnsi" w:eastAsiaTheme="minorEastAsia" w:hAnsiTheme="minorHAnsi" w:cstheme="minorBidi"/>
            <w:noProof/>
            <w:sz w:val="22"/>
            <w:szCs w:val="22"/>
          </w:rPr>
          <w:tab/>
        </w:r>
        <w:r w:rsidRPr="00880DE8" w:rsidDel="00880DE8">
          <w:rPr>
            <w:rStyle w:val="Hyperlink"/>
            <w:noProof/>
          </w:rPr>
          <w:delText>packet_in.extract – single argument</w:delText>
        </w:r>
        <w:r w:rsidDel="00880DE8">
          <w:rPr>
            <w:noProof/>
            <w:webHidden/>
          </w:rPr>
          <w:tab/>
          <w:delText>65</w:delText>
        </w:r>
      </w:del>
    </w:p>
    <w:p w14:paraId="29202387" w14:textId="50BF35D7" w:rsidR="004969CE" w:rsidDel="00880DE8" w:rsidRDefault="004969CE">
      <w:pPr>
        <w:pStyle w:val="TOC3"/>
        <w:tabs>
          <w:tab w:val="left" w:pos="1440"/>
          <w:tab w:val="right" w:leader="dot" w:pos="8630"/>
        </w:tabs>
        <w:rPr>
          <w:del w:id="932" w:author="Mihai Budiu" w:date="2016-06-13T14:07:00Z"/>
          <w:rFonts w:asciiTheme="minorHAnsi" w:eastAsiaTheme="minorEastAsia" w:hAnsiTheme="minorHAnsi" w:cstheme="minorBidi"/>
          <w:noProof/>
          <w:sz w:val="22"/>
          <w:szCs w:val="22"/>
        </w:rPr>
      </w:pPr>
      <w:del w:id="933" w:author="Mihai Budiu" w:date="2016-06-13T14:07:00Z">
        <w:r w:rsidRPr="00880DE8" w:rsidDel="00880DE8">
          <w:rPr>
            <w:rStyle w:val="Hyperlink"/>
            <w:noProof/>
          </w:rPr>
          <w:delText>13.8.2</w:delText>
        </w:r>
        <w:r w:rsidDel="00880DE8">
          <w:rPr>
            <w:rFonts w:asciiTheme="minorHAnsi" w:eastAsiaTheme="minorEastAsia" w:hAnsiTheme="minorHAnsi" w:cstheme="minorBidi"/>
            <w:noProof/>
            <w:sz w:val="22"/>
            <w:szCs w:val="22"/>
          </w:rPr>
          <w:tab/>
        </w:r>
        <w:r w:rsidRPr="00880DE8" w:rsidDel="00880DE8">
          <w:rPr>
            <w:rStyle w:val="Hyperlink"/>
            <w:noProof/>
          </w:rPr>
          <w:delText>Packet.extract – two arguments</w:delText>
        </w:r>
        <w:r w:rsidDel="00880DE8">
          <w:rPr>
            <w:noProof/>
            <w:webHidden/>
          </w:rPr>
          <w:tab/>
          <w:delText>65</w:delText>
        </w:r>
      </w:del>
    </w:p>
    <w:p w14:paraId="50FFBB79" w14:textId="6E7CC3B3" w:rsidR="004969CE" w:rsidDel="00880DE8" w:rsidRDefault="004969CE">
      <w:pPr>
        <w:pStyle w:val="TOC3"/>
        <w:tabs>
          <w:tab w:val="left" w:pos="1440"/>
          <w:tab w:val="right" w:leader="dot" w:pos="8630"/>
        </w:tabs>
        <w:rPr>
          <w:del w:id="934" w:author="Mihai Budiu" w:date="2016-06-13T14:07:00Z"/>
          <w:rFonts w:asciiTheme="minorHAnsi" w:eastAsiaTheme="minorEastAsia" w:hAnsiTheme="minorHAnsi" w:cstheme="minorBidi"/>
          <w:noProof/>
          <w:sz w:val="22"/>
          <w:szCs w:val="22"/>
        </w:rPr>
      </w:pPr>
      <w:del w:id="935" w:author="Mihai Budiu" w:date="2016-06-13T14:07:00Z">
        <w:r w:rsidRPr="00880DE8" w:rsidDel="00880DE8">
          <w:rPr>
            <w:rStyle w:val="Hyperlink"/>
            <w:noProof/>
          </w:rPr>
          <w:delText>13.8.3</w:delText>
        </w:r>
        <w:r w:rsidDel="00880DE8">
          <w:rPr>
            <w:rFonts w:asciiTheme="minorHAnsi" w:eastAsiaTheme="minorEastAsia" w:hAnsiTheme="minorHAnsi" w:cstheme="minorBidi"/>
            <w:noProof/>
            <w:sz w:val="22"/>
            <w:szCs w:val="22"/>
          </w:rPr>
          <w:tab/>
        </w:r>
        <w:r w:rsidRPr="00880DE8" w:rsidDel="00880DE8">
          <w:rPr>
            <w:rStyle w:val="Hyperlink"/>
            <w:noProof/>
          </w:rPr>
          <w:delText>packet_in.lookahead</w:delText>
        </w:r>
        <w:r w:rsidDel="00880DE8">
          <w:rPr>
            <w:noProof/>
            <w:webHidden/>
          </w:rPr>
          <w:tab/>
          <w:delText>67</w:delText>
        </w:r>
      </w:del>
    </w:p>
    <w:p w14:paraId="7DC7EB18" w14:textId="2211880B" w:rsidR="004969CE" w:rsidDel="00880DE8" w:rsidRDefault="004969CE">
      <w:pPr>
        <w:pStyle w:val="TOC3"/>
        <w:tabs>
          <w:tab w:val="left" w:pos="1440"/>
          <w:tab w:val="right" w:leader="dot" w:pos="8630"/>
        </w:tabs>
        <w:rPr>
          <w:del w:id="936" w:author="Mihai Budiu" w:date="2016-06-13T14:07:00Z"/>
          <w:rFonts w:asciiTheme="minorHAnsi" w:eastAsiaTheme="minorEastAsia" w:hAnsiTheme="minorHAnsi" w:cstheme="minorBidi"/>
          <w:noProof/>
          <w:sz w:val="22"/>
          <w:szCs w:val="22"/>
        </w:rPr>
      </w:pPr>
      <w:del w:id="937" w:author="Mihai Budiu" w:date="2016-06-13T14:07:00Z">
        <w:r w:rsidRPr="00880DE8" w:rsidDel="00880DE8">
          <w:rPr>
            <w:rStyle w:val="Hyperlink"/>
            <w:noProof/>
          </w:rPr>
          <w:delText>13.8.4</w:delText>
        </w:r>
        <w:r w:rsidDel="00880DE8">
          <w:rPr>
            <w:rFonts w:asciiTheme="minorHAnsi" w:eastAsiaTheme="minorEastAsia" w:hAnsiTheme="minorHAnsi" w:cstheme="minorBidi"/>
            <w:noProof/>
            <w:sz w:val="22"/>
            <w:szCs w:val="22"/>
          </w:rPr>
          <w:tab/>
        </w:r>
        <w:r w:rsidRPr="00880DE8" w:rsidDel="00880DE8">
          <w:rPr>
            <w:rStyle w:val="Hyperlink"/>
            <w:noProof/>
          </w:rPr>
          <w:delText>Skipping bits</w:delText>
        </w:r>
        <w:r w:rsidDel="00880DE8">
          <w:rPr>
            <w:noProof/>
            <w:webHidden/>
          </w:rPr>
          <w:tab/>
          <w:delText>67</w:delText>
        </w:r>
      </w:del>
    </w:p>
    <w:p w14:paraId="7992E543" w14:textId="24B5E2EA" w:rsidR="004969CE" w:rsidDel="00880DE8" w:rsidRDefault="004969CE">
      <w:pPr>
        <w:pStyle w:val="TOC2"/>
        <w:tabs>
          <w:tab w:val="left" w:pos="960"/>
          <w:tab w:val="right" w:leader="dot" w:pos="8630"/>
        </w:tabs>
        <w:rPr>
          <w:del w:id="938" w:author="Mihai Budiu" w:date="2016-06-13T14:07:00Z"/>
          <w:rFonts w:asciiTheme="minorHAnsi" w:eastAsiaTheme="minorEastAsia" w:hAnsiTheme="minorHAnsi" w:cstheme="minorBidi"/>
          <w:noProof/>
          <w:sz w:val="22"/>
          <w:szCs w:val="22"/>
        </w:rPr>
      </w:pPr>
      <w:del w:id="939" w:author="Mihai Budiu" w:date="2016-06-13T14:07:00Z">
        <w:r w:rsidRPr="00880DE8" w:rsidDel="00880DE8">
          <w:rPr>
            <w:rStyle w:val="Hyperlink"/>
            <w:noProof/>
          </w:rPr>
          <w:delText>13.9</w:delText>
        </w:r>
        <w:r w:rsidDel="00880DE8">
          <w:rPr>
            <w:rFonts w:asciiTheme="minorHAnsi" w:eastAsiaTheme="minorEastAsia" w:hAnsiTheme="minorHAnsi" w:cstheme="minorBidi"/>
            <w:noProof/>
            <w:sz w:val="22"/>
            <w:szCs w:val="22"/>
          </w:rPr>
          <w:tab/>
        </w:r>
        <w:r w:rsidRPr="00880DE8" w:rsidDel="00880DE8">
          <w:rPr>
            <w:rStyle w:val="Hyperlink"/>
            <w:noProof/>
          </w:rPr>
          <w:delText>Parsing header stacks</w:delText>
        </w:r>
        <w:r w:rsidDel="00880DE8">
          <w:rPr>
            <w:noProof/>
            <w:webHidden/>
          </w:rPr>
          <w:tab/>
          <w:delText>68</w:delText>
        </w:r>
      </w:del>
    </w:p>
    <w:p w14:paraId="13722AC3" w14:textId="5BE13F91" w:rsidR="004969CE" w:rsidDel="00880DE8" w:rsidRDefault="004969CE">
      <w:pPr>
        <w:pStyle w:val="TOC2"/>
        <w:tabs>
          <w:tab w:val="left" w:pos="960"/>
          <w:tab w:val="right" w:leader="dot" w:pos="8630"/>
        </w:tabs>
        <w:rPr>
          <w:del w:id="940" w:author="Mihai Budiu" w:date="2016-06-13T14:07:00Z"/>
          <w:rFonts w:asciiTheme="minorHAnsi" w:eastAsiaTheme="minorEastAsia" w:hAnsiTheme="minorHAnsi" w:cstheme="minorBidi"/>
          <w:noProof/>
          <w:sz w:val="22"/>
          <w:szCs w:val="22"/>
        </w:rPr>
      </w:pPr>
      <w:del w:id="941" w:author="Mihai Budiu" w:date="2016-06-13T14:07:00Z">
        <w:r w:rsidRPr="00880DE8" w:rsidDel="00880DE8">
          <w:rPr>
            <w:rStyle w:val="Hyperlink"/>
            <w:noProof/>
          </w:rPr>
          <w:delText>13.10</w:delText>
        </w:r>
        <w:r w:rsidDel="00880DE8">
          <w:rPr>
            <w:rFonts w:asciiTheme="minorHAnsi" w:eastAsiaTheme="minorEastAsia" w:hAnsiTheme="minorHAnsi" w:cstheme="minorBidi"/>
            <w:noProof/>
            <w:sz w:val="22"/>
            <w:szCs w:val="22"/>
          </w:rPr>
          <w:tab/>
        </w:r>
        <w:r w:rsidRPr="00880DE8" w:rsidDel="00880DE8">
          <w:rPr>
            <w:rStyle w:val="Hyperlink"/>
            <w:noProof/>
          </w:rPr>
          <w:delText>Invoking sub-parsers</w:delText>
        </w:r>
        <w:r w:rsidDel="00880DE8">
          <w:rPr>
            <w:noProof/>
            <w:webHidden/>
          </w:rPr>
          <w:tab/>
          <w:delText>69</w:delText>
        </w:r>
      </w:del>
    </w:p>
    <w:p w14:paraId="1DDF3237" w14:textId="5F7CA04F" w:rsidR="004969CE" w:rsidDel="00880DE8" w:rsidRDefault="004969CE">
      <w:pPr>
        <w:pStyle w:val="TOC2"/>
        <w:tabs>
          <w:tab w:val="left" w:pos="960"/>
          <w:tab w:val="right" w:leader="dot" w:pos="8630"/>
        </w:tabs>
        <w:rPr>
          <w:del w:id="942" w:author="Mihai Budiu" w:date="2016-06-13T14:07:00Z"/>
          <w:rFonts w:asciiTheme="minorHAnsi" w:eastAsiaTheme="minorEastAsia" w:hAnsiTheme="minorHAnsi" w:cstheme="minorBidi"/>
          <w:noProof/>
          <w:sz w:val="22"/>
          <w:szCs w:val="22"/>
        </w:rPr>
      </w:pPr>
      <w:del w:id="943" w:author="Mihai Budiu" w:date="2016-06-13T14:07:00Z">
        <w:r w:rsidRPr="00880DE8" w:rsidDel="00880DE8">
          <w:rPr>
            <w:rStyle w:val="Hyperlink"/>
            <w:noProof/>
          </w:rPr>
          <w:delText>13.11</w:delText>
        </w:r>
        <w:r w:rsidDel="00880DE8">
          <w:rPr>
            <w:rFonts w:asciiTheme="minorHAnsi" w:eastAsiaTheme="minorEastAsia" w:hAnsiTheme="minorHAnsi" w:cstheme="minorBidi"/>
            <w:noProof/>
            <w:sz w:val="22"/>
            <w:szCs w:val="22"/>
          </w:rPr>
          <w:tab/>
        </w:r>
        <w:r w:rsidRPr="00880DE8" w:rsidDel="00880DE8">
          <w:rPr>
            <w:rStyle w:val="Hyperlink"/>
            <w:noProof/>
          </w:rPr>
          <w:delText>Unrolling parser loops</w:delText>
        </w:r>
        <w:r w:rsidDel="00880DE8">
          <w:rPr>
            <w:noProof/>
            <w:webHidden/>
          </w:rPr>
          <w:tab/>
          <w:delText>70</w:delText>
        </w:r>
      </w:del>
    </w:p>
    <w:p w14:paraId="16962460" w14:textId="5036C0BB" w:rsidR="004969CE" w:rsidDel="00880DE8" w:rsidRDefault="004969CE">
      <w:pPr>
        <w:pStyle w:val="TOC1"/>
        <w:rPr>
          <w:del w:id="944" w:author="Mihai Budiu" w:date="2016-06-13T14:07:00Z"/>
          <w:rFonts w:asciiTheme="minorHAnsi" w:eastAsiaTheme="minorEastAsia" w:hAnsiTheme="minorHAnsi" w:cstheme="minorBidi"/>
          <w:noProof/>
          <w:sz w:val="22"/>
          <w:szCs w:val="22"/>
        </w:rPr>
      </w:pPr>
      <w:del w:id="945" w:author="Mihai Budiu" w:date="2016-06-13T14:07:00Z">
        <w:r w:rsidRPr="00880DE8" w:rsidDel="00880DE8">
          <w:rPr>
            <w:rStyle w:val="Hyperlink"/>
            <w:noProof/>
          </w:rPr>
          <w:delText>14</w:delText>
        </w:r>
        <w:r w:rsidDel="00880DE8">
          <w:rPr>
            <w:rFonts w:asciiTheme="minorHAnsi" w:eastAsiaTheme="minorEastAsia" w:hAnsiTheme="minorHAnsi" w:cstheme="minorBidi"/>
            <w:noProof/>
            <w:sz w:val="22"/>
            <w:szCs w:val="22"/>
          </w:rPr>
          <w:tab/>
        </w:r>
        <w:r w:rsidRPr="00880DE8" w:rsidDel="00880DE8">
          <w:rPr>
            <w:rStyle w:val="Hyperlink"/>
            <w:noProof/>
          </w:rPr>
          <w:delText>Control blocks</w:delText>
        </w:r>
        <w:r w:rsidDel="00880DE8">
          <w:rPr>
            <w:noProof/>
            <w:webHidden/>
          </w:rPr>
          <w:tab/>
          <w:delText>70</w:delText>
        </w:r>
      </w:del>
    </w:p>
    <w:p w14:paraId="18FE39CA" w14:textId="012FA6D9" w:rsidR="004969CE" w:rsidDel="00880DE8" w:rsidRDefault="004969CE">
      <w:pPr>
        <w:pStyle w:val="TOC2"/>
        <w:tabs>
          <w:tab w:val="left" w:pos="960"/>
          <w:tab w:val="right" w:leader="dot" w:pos="8630"/>
        </w:tabs>
        <w:rPr>
          <w:del w:id="946" w:author="Mihai Budiu" w:date="2016-06-13T14:07:00Z"/>
          <w:rFonts w:asciiTheme="minorHAnsi" w:eastAsiaTheme="minorEastAsia" w:hAnsiTheme="minorHAnsi" w:cstheme="minorBidi"/>
          <w:noProof/>
          <w:sz w:val="22"/>
          <w:szCs w:val="22"/>
        </w:rPr>
      </w:pPr>
      <w:del w:id="947" w:author="Mihai Budiu" w:date="2016-06-13T14:07:00Z">
        <w:r w:rsidRPr="00880DE8" w:rsidDel="00880DE8">
          <w:rPr>
            <w:rStyle w:val="Hyperlink"/>
            <w:noProof/>
          </w:rPr>
          <w:delText>14.1</w:delText>
        </w:r>
        <w:r w:rsidDel="00880DE8">
          <w:rPr>
            <w:rFonts w:asciiTheme="minorHAnsi" w:eastAsiaTheme="minorEastAsia" w:hAnsiTheme="minorHAnsi" w:cstheme="minorBidi"/>
            <w:noProof/>
            <w:sz w:val="22"/>
            <w:szCs w:val="22"/>
          </w:rPr>
          <w:tab/>
        </w:r>
        <w:r w:rsidRPr="00880DE8" w:rsidDel="00880DE8">
          <w:rPr>
            <w:rStyle w:val="Hyperlink"/>
            <w:noProof/>
          </w:rPr>
          <w:delText>Actions</w:delText>
        </w:r>
        <w:r w:rsidDel="00880DE8">
          <w:rPr>
            <w:noProof/>
            <w:webHidden/>
          </w:rPr>
          <w:tab/>
          <w:delText>71</w:delText>
        </w:r>
      </w:del>
    </w:p>
    <w:p w14:paraId="6BFBB5B9" w14:textId="61F44818" w:rsidR="004969CE" w:rsidDel="00880DE8" w:rsidRDefault="004969CE">
      <w:pPr>
        <w:pStyle w:val="TOC3"/>
        <w:tabs>
          <w:tab w:val="left" w:pos="1440"/>
          <w:tab w:val="right" w:leader="dot" w:pos="8630"/>
        </w:tabs>
        <w:rPr>
          <w:del w:id="948" w:author="Mihai Budiu" w:date="2016-06-13T14:07:00Z"/>
          <w:rFonts w:asciiTheme="minorHAnsi" w:eastAsiaTheme="minorEastAsia" w:hAnsiTheme="minorHAnsi" w:cstheme="minorBidi"/>
          <w:noProof/>
          <w:sz w:val="22"/>
          <w:szCs w:val="22"/>
        </w:rPr>
      </w:pPr>
      <w:del w:id="949" w:author="Mihai Budiu" w:date="2016-06-13T14:07:00Z">
        <w:r w:rsidRPr="00880DE8" w:rsidDel="00880DE8">
          <w:rPr>
            <w:rStyle w:val="Hyperlink"/>
            <w:noProof/>
          </w:rPr>
          <w:delText>14.1.1</w:delText>
        </w:r>
        <w:r w:rsidDel="00880DE8">
          <w:rPr>
            <w:rFonts w:asciiTheme="minorHAnsi" w:eastAsiaTheme="minorEastAsia" w:hAnsiTheme="minorHAnsi" w:cstheme="minorBidi"/>
            <w:noProof/>
            <w:sz w:val="22"/>
            <w:szCs w:val="22"/>
          </w:rPr>
          <w:tab/>
        </w:r>
        <w:r w:rsidRPr="00880DE8" w:rsidDel="00880DE8">
          <w:rPr>
            <w:rStyle w:val="Hyperlink"/>
            <w:noProof/>
          </w:rPr>
          <w:delText>Invoking actions</w:delText>
        </w:r>
        <w:r w:rsidDel="00880DE8">
          <w:rPr>
            <w:noProof/>
            <w:webHidden/>
          </w:rPr>
          <w:tab/>
          <w:delText>72</w:delText>
        </w:r>
      </w:del>
    </w:p>
    <w:p w14:paraId="32777504" w14:textId="7010D88E" w:rsidR="004969CE" w:rsidDel="00880DE8" w:rsidRDefault="004969CE">
      <w:pPr>
        <w:pStyle w:val="TOC2"/>
        <w:tabs>
          <w:tab w:val="left" w:pos="960"/>
          <w:tab w:val="right" w:leader="dot" w:pos="8630"/>
        </w:tabs>
        <w:rPr>
          <w:del w:id="950" w:author="Mihai Budiu" w:date="2016-06-13T14:07:00Z"/>
          <w:rFonts w:asciiTheme="minorHAnsi" w:eastAsiaTheme="minorEastAsia" w:hAnsiTheme="minorHAnsi" w:cstheme="minorBidi"/>
          <w:noProof/>
          <w:sz w:val="22"/>
          <w:szCs w:val="22"/>
        </w:rPr>
      </w:pPr>
      <w:del w:id="951" w:author="Mihai Budiu" w:date="2016-06-13T14:07:00Z">
        <w:r w:rsidRPr="00880DE8" w:rsidDel="00880DE8">
          <w:rPr>
            <w:rStyle w:val="Hyperlink"/>
            <w:noProof/>
          </w:rPr>
          <w:delText>14.2</w:delText>
        </w:r>
        <w:r w:rsidDel="00880DE8">
          <w:rPr>
            <w:rFonts w:asciiTheme="minorHAnsi" w:eastAsiaTheme="minorEastAsia" w:hAnsiTheme="minorHAnsi" w:cstheme="minorBidi"/>
            <w:noProof/>
            <w:sz w:val="22"/>
            <w:szCs w:val="22"/>
          </w:rPr>
          <w:tab/>
        </w:r>
        <w:r w:rsidRPr="00880DE8" w:rsidDel="00880DE8">
          <w:rPr>
            <w:rStyle w:val="Hyperlink"/>
            <w:noProof/>
          </w:rPr>
          <w:delText>Tables</w:delText>
        </w:r>
        <w:r w:rsidDel="00880DE8">
          <w:rPr>
            <w:noProof/>
            <w:webHidden/>
          </w:rPr>
          <w:tab/>
          <w:delText>72</w:delText>
        </w:r>
      </w:del>
    </w:p>
    <w:p w14:paraId="2BD0E934" w14:textId="3B789B04" w:rsidR="004969CE" w:rsidDel="00880DE8" w:rsidRDefault="004969CE">
      <w:pPr>
        <w:pStyle w:val="TOC3"/>
        <w:tabs>
          <w:tab w:val="left" w:pos="1440"/>
          <w:tab w:val="right" w:leader="dot" w:pos="8630"/>
        </w:tabs>
        <w:rPr>
          <w:del w:id="952" w:author="Mihai Budiu" w:date="2016-06-13T14:07:00Z"/>
          <w:rFonts w:asciiTheme="minorHAnsi" w:eastAsiaTheme="minorEastAsia" w:hAnsiTheme="minorHAnsi" w:cstheme="minorBidi"/>
          <w:noProof/>
          <w:sz w:val="22"/>
          <w:szCs w:val="22"/>
        </w:rPr>
      </w:pPr>
      <w:del w:id="953" w:author="Mihai Budiu" w:date="2016-06-13T14:07:00Z">
        <w:r w:rsidRPr="00880DE8" w:rsidDel="00880DE8">
          <w:rPr>
            <w:rStyle w:val="Hyperlink"/>
            <w:noProof/>
          </w:rPr>
          <w:delText>14.2.1</w:delText>
        </w:r>
        <w:r w:rsidDel="00880DE8">
          <w:rPr>
            <w:rFonts w:asciiTheme="minorHAnsi" w:eastAsiaTheme="minorEastAsia" w:hAnsiTheme="minorHAnsi" w:cstheme="minorBidi"/>
            <w:noProof/>
            <w:sz w:val="22"/>
            <w:szCs w:val="22"/>
          </w:rPr>
          <w:tab/>
        </w:r>
        <w:r w:rsidRPr="00880DE8" w:rsidDel="00880DE8">
          <w:rPr>
            <w:rStyle w:val="Hyperlink"/>
            <w:noProof/>
          </w:rPr>
          <w:delText>Table properties</w:delText>
        </w:r>
        <w:r w:rsidDel="00880DE8">
          <w:rPr>
            <w:noProof/>
            <w:webHidden/>
          </w:rPr>
          <w:tab/>
          <w:delText>74</w:delText>
        </w:r>
      </w:del>
    </w:p>
    <w:p w14:paraId="088F4610" w14:textId="01CE1273" w:rsidR="004969CE" w:rsidDel="00880DE8" w:rsidRDefault="004969CE">
      <w:pPr>
        <w:pStyle w:val="TOC3"/>
        <w:tabs>
          <w:tab w:val="left" w:pos="1440"/>
          <w:tab w:val="right" w:leader="dot" w:pos="8630"/>
        </w:tabs>
        <w:rPr>
          <w:del w:id="954" w:author="Mihai Budiu" w:date="2016-06-13T14:07:00Z"/>
          <w:rFonts w:asciiTheme="minorHAnsi" w:eastAsiaTheme="minorEastAsia" w:hAnsiTheme="minorHAnsi" w:cstheme="minorBidi"/>
          <w:noProof/>
          <w:sz w:val="22"/>
          <w:szCs w:val="22"/>
        </w:rPr>
      </w:pPr>
      <w:del w:id="955" w:author="Mihai Budiu" w:date="2016-06-13T14:07:00Z">
        <w:r w:rsidRPr="00880DE8" w:rsidDel="00880DE8">
          <w:rPr>
            <w:rStyle w:val="Hyperlink"/>
            <w:noProof/>
          </w:rPr>
          <w:delText>14.2.2</w:delText>
        </w:r>
        <w:r w:rsidDel="00880DE8">
          <w:rPr>
            <w:rFonts w:asciiTheme="minorHAnsi" w:eastAsiaTheme="minorEastAsia" w:hAnsiTheme="minorHAnsi" w:cstheme="minorBidi"/>
            <w:noProof/>
            <w:sz w:val="22"/>
            <w:szCs w:val="22"/>
          </w:rPr>
          <w:tab/>
        </w:r>
        <w:r w:rsidRPr="00880DE8" w:rsidDel="00880DE8">
          <w:rPr>
            <w:rStyle w:val="Hyperlink"/>
            <w:noProof/>
          </w:rPr>
          <w:delText>Invoking a table (match-action unit)</w:delText>
        </w:r>
        <w:r w:rsidDel="00880DE8">
          <w:rPr>
            <w:noProof/>
            <w:webHidden/>
          </w:rPr>
          <w:tab/>
          <w:delText>77</w:delText>
        </w:r>
      </w:del>
    </w:p>
    <w:p w14:paraId="7B7F82F0" w14:textId="4BAAA615" w:rsidR="004969CE" w:rsidDel="00880DE8" w:rsidRDefault="004969CE">
      <w:pPr>
        <w:pStyle w:val="TOC3"/>
        <w:tabs>
          <w:tab w:val="left" w:pos="1440"/>
          <w:tab w:val="right" w:leader="dot" w:pos="8630"/>
        </w:tabs>
        <w:rPr>
          <w:del w:id="956" w:author="Mihai Budiu" w:date="2016-06-13T14:07:00Z"/>
          <w:rFonts w:asciiTheme="minorHAnsi" w:eastAsiaTheme="minorEastAsia" w:hAnsiTheme="minorHAnsi" w:cstheme="minorBidi"/>
          <w:noProof/>
          <w:sz w:val="22"/>
          <w:szCs w:val="22"/>
        </w:rPr>
      </w:pPr>
      <w:del w:id="957" w:author="Mihai Budiu" w:date="2016-06-13T14:07:00Z">
        <w:r w:rsidRPr="00880DE8" w:rsidDel="00880DE8">
          <w:rPr>
            <w:rStyle w:val="Hyperlink"/>
            <w:noProof/>
          </w:rPr>
          <w:delText>14.2.3</w:delText>
        </w:r>
        <w:r w:rsidDel="00880DE8">
          <w:rPr>
            <w:rFonts w:asciiTheme="minorHAnsi" w:eastAsiaTheme="minorEastAsia" w:hAnsiTheme="minorHAnsi" w:cstheme="minorBidi"/>
            <w:noProof/>
            <w:sz w:val="22"/>
            <w:szCs w:val="22"/>
          </w:rPr>
          <w:tab/>
        </w:r>
        <w:r w:rsidRPr="00880DE8" w:rsidDel="00880DE8">
          <w:rPr>
            <w:rStyle w:val="Hyperlink"/>
            <w:noProof/>
          </w:rPr>
          <w:delText>Match-action unit execution semantics</w:delText>
        </w:r>
        <w:r w:rsidDel="00880DE8">
          <w:rPr>
            <w:noProof/>
            <w:webHidden/>
          </w:rPr>
          <w:tab/>
          <w:delText>78</w:delText>
        </w:r>
      </w:del>
    </w:p>
    <w:p w14:paraId="65CF3B0E" w14:textId="15B113E0" w:rsidR="004969CE" w:rsidDel="00880DE8" w:rsidRDefault="004969CE">
      <w:pPr>
        <w:pStyle w:val="TOC2"/>
        <w:tabs>
          <w:tab w:val="left" w:pos="960"/>
          <w:tab w:val="right" w:leader="dot" w:pos="8630"/>
        </w:tabs>
        <w:rPr>
          <w:del w:id="958" w:author="Mihai Budiu" w:date="2016-06-13T14:07:00Z"/>
          <w:rFonts w:asciiTheme="minorHAnsi" w:eastAsiaTheme="minorEastAsia" w:hAnsiTheme="minorHAnsi" w:cstheme="minorBidi"/>
          <w:noProof/>
          <w:sz w:val="22"/>
          <w:szCs w:val="22"/>
        </w:rPr>
      </w:pPr>
      <w:del w:id="959" w:author="Mihai Budiu" w:date="2016-06-13T14:07:00Z">
        <w:r w:rsidRPr="00880DE8" w:rsidDel="00880DE8">
          <w:rPr>
            <w:rStyle w:val="Hyperlink"/>
            <w:noProof/>
          </w:rPr>
          <w:delText>14.3</w:delText>
        </w:r>
        <w:r w:rsidDel="00880DE8">
          <w:rPr>
            <w:rFonts w:asciiTheme="minorHAnsi" w:eastAsiaTheme="minorEastAsia" w:hAnsiTheme="minorHAnsi" w:cstheme="minorBidi"/>
            <w:noProof/>
            <w:sz w:val="22"/>
            <w:szCs w:val="22"/>
          </w:rPr>
          <w:tab/>
        </w:r>
        <w:r w:rsidRPr="00880DE8" w:rsidDel="00880DE8">
          <w:rPr>
            <w:rStyle w:val="Hyperlink"/>
            <w:noProof/>
          </w:rPr>
          <w:delText>The Match-Action Pipeline Abstract Machine</w:delText>
        </w:r>
        <w:r w:rsidDel="00880DE8">
          <w:rPr>
            <w:noProof/>
            <w:webHidden/>
          </w:rPr>
          <w:tab/>
          <w:delText>79</w:delText>
        </w:r>
      </w:del>
    </w:p>
    <w:p w14:paraId="5A196A51" w14:textId="4A0D40C1" w:rsidR="004969CE" w:rsidDel="00880DE8" w:rsidRDefault="004969CE">
      <w:pPr>
        <w:pStyle w:val="TOC1"/>
        <w:rPr>
          <w:del w:id="960" w:author="Mihai Budiu" w:date="2016-06-13T14:07:00Z"/>
          <w:rFonts w:asciiTheme="minorHAnsi" w:eastAsiaTheme="minorEastAsia" w:hAnsiTheme="minorHAnsi" w:cstheme="minorBidi"/>
          <w:noProof/>
          <w:sz w:val="22"/>
          <w:szCs w:val="22"/>
        </w:rPr>
      </w:pPr>
      <w:del w:id="961" w:author="Mihai Budiu" w:date="2016-06-13T14:07:00Z">
        <w:r w:rsidRPr="00880DE8" w:rsidDel="00880DE8">
          <w:rPr>
            <w:rStyle w:val="Hyperlink"/>
            <w:noProof/>
          </w:rPr>
          <w:delText>15</w:delText>
        </w:r>
        <w:r w:rsidDel="00880DE8">
          <w:rPr>
            <w:rFonts w:asciiTheme="minorHAnsi" w:eastAsiaTheme="minorEastAsia" w:hAnsiTheme="minorHAnsi" w:cstheme="minorBidi"/>
            <w:noProof/>
            <w:sz w:val="22"/>
            <w:szCs w:val="22"/>
          </w:rPr>
          <w:tab/>
        </w:r>
        <w:r w:rsidRPr="00880DE8" w:rsidDel="00880DE8">
          <w:rPr>
            <w:rStyle w:val="Hyperlink"/>
            <w:noProof/>
          </w:rPr>
          <w:delText>Parameterization</w:delText>
        </w:r>
        <w:r w:rsidDel="00880DE8">
          <w:rPr>
            <w:noProof/>
            <w:webHidden/>
          </w:rPr>
          <w:tab/>
          <w:delText>79</w:delText>
        </w:r>
      </w:del>
    </w:p>
    <w:p w14:paraId="1C10844A" w14:textId="4F1175C5" w:rsidR="004969CE" w:rsidDel="00880DE8" w:rsidRDefault="004969CE">
      <w:pPr>
        <w:pStyle w:val="TOC1"/>
        <w:rPr>
          <w:del w:id="962" w:author="Mihai Budiu" w:date="2016-06-13T14:07:00Z"/>
          <w:rFonts w:asciiTheme="minorHAnsi" w:eastAsiaTheme="minorEastAsia" w:hAnsiTheme="minorHAnsi" w:cstheme="minorBidi"/>
          <w:noProof/>
          <w:sz w:val="22"/>
          <w:szCs w:val="22"/>
        </w:rPr>
      </w:pPr>
      <w:del w:id="963" w:author="Mihai Budiu" w:date="2016-06-13T14:07:00Z">
        <w:r w:rsidRPr="00880DE8" w:rsidDel="00880DE8">
          <w:rPr>
            <w:rStyle w:val="Hyperlink"/>
            <w:noProof/>
          </w:rPr>
          <w:delText>16</w:delText>
        </w:r>
        <w:r w:rsidDel="00880DE8">
          <w:rPr>
            <w:rFonts w:asciiTheme="minorHAnsi" w:eastAsiaTheme="minorEastAsia" w:hAnsiTheme="minorHAnsi" w:cstheme="minorBidi"/>
            <w:noProof/>
            <w:sz w:val="22"/>
            <w:szCs w:val="22"/>
          </w:rPr>
          <w:tab/>
        </w:r>
        <w:r w:rsidRPr="00880DE8" w:rsidDel="00880DE8">
          <w:rPr>
            <w:rStyle w:val="Hyperlink"/>
            <w:noProof/>
          </w:rPr>
          <w:delText>Packet construction (deparsing)</w:delText>
        </w:r>
        <w:r w:rsidDel="00880DE8">
          <w:rPr>
            <w:noProof/>
            <w:webHidden/>
          </w:rPr>
          <w:tab/>
          <w:delText>80</w:delText>
        </w:r>
      </w:del>
    </w:p>
    <w:p w14:paraId="40AFBCB6" w14:textId="0D52999F" w:rsidR="004969CE" w:rsidDel="00880DE8" w:rsidRDefault="004969CE">
      <w:pPr>
        <w:pStyle w:val="TOC2"/>
        <w:tabs>
          <w:tab w:val="left" w:pos="960"/>
          <w:tab w:val="right" w:leader="dot" w:pos="8630"/>
        </w:tabs>
        <w:rPr>
          <w:del w:id="964" w:author="Mihai Budiu" w:date="2016-06-13T14:07:00Z"/>
          <w:rFonts w:asciiTheme="minorHAnsi" w:eastAsiaTheme="minorEastAsia" w:hAnsiTheme="minorHAnsi" w:cstheme="minorBidi"/>
          <w:noProof/>
          <w:sz w:val="22"/>
          <w:szCs w:val="22"/>
        </w:rPr>
      </w:pPr>
      <w:del w:id="965" w:author="Mihai Budiu" w:date="2016-06-13T14:07:00Z">
        <w:r w:rsidRPr="00880DE8" w:rsidDel="00880DE8">
          <w:rPr>
            <w:rStyle w:val="Hyperlink"/>
            <w:noProof/>
          </w:rPr>
          <w:delText>16.1</w:delText>
        </w:r>
        <w:r w:rsidDel="00880DE8">
          <w:rPr>
            <w:rFonts w:asciiTheme="minorHAnsi" w:eastAsiaTheme="minorEastAsia" w:hAnsiTheme="minorHAnsi" w:cstheme="minorBidi"/>
            <w:noProof/>
            <w:sz w:val="22"/>
            <w:szCs w:val="22"/>
          </w:rPr>
          <w:tab/>
        </w:r>
        <w:r w:rsidRPr="00880DE8" w:rsidDel="00880DE8">
          <w:rPr>
            <w:rStyle w:val="Hyperlink"/>
            <w:noProof/>
          </w:rPr>
          <w:delText>Data insertion into packets</w:delText>
        </w:r>
        <w:r w:rsidDel="00880DE8">
          <w:rPr>
            <w:noProof/>
            <w:webHidden/>
          </w:rPr>
          <w:tab/>
          <w:delText>81</w:delText>
        </w:r>
      </w:del>
    </w:p>
    <w:p w14:paraId="30E763F1" w14:textId="6ECE1448" w:rsidR="004969CE" w:rsidDel="00880DE8" w:rsidRDefault="004969CE">
      <w:pPr>
        <w:pStyle w:val="TOC1"/>
        <w:rPr>
          <w:del w:id="966" w:author="Mihai Budiu" w:date="2016-06-13T14:07:00Z"/>
          <w:rFonts w:asciiTheme="minorHAnsi" w:eastAsiaTheme="minorEastAsia" w:hAnsiTheme="minorHAnsi" w:cstheme="minorBidi"/>
          <w:noProof/>
          <w:sz w:val="22"/>
          <w:szCs w:val="22"/>
        </w:rPr>
      </w:pPr>
      <w:del w:id="967" w:author="Mihai Budiu" w:date="2016-06-13T14:07:00Z">
        <w:r w:rsidRPr="00880DE8" w:rsidDel="00880DE8">
          <w:rPr>
            <w:rStyle w:val="Hyperlink"/>
            <w:noProof/>
          </w:rPr>
          <w:delText>17</w:delText>
        </w:r>
        <w:r w:rsidDel="00880DE8">
          <w:rPr>
            <w:rFonts w:asciiTheme="minorHAnsi" w:eastAsiaTheme="minorEastAsia" w:hAnsiTheme="minorHAnsi" w:cstheme="minorBidi"/>
            <w:noProof/>
            <w:sz w:val="22"/>
            <w:szCs w:val="22"/>
          </w:rPr>
          <w:tab/>
        </w:r>
        <w:r w:rsidRPr="00880DE8" w:rsidDel="00880DE8">
          <w:rPr>
            <w:rStyle w:val="Hyperlink"/>
            <w:noProof/>
          </w:rPr>
          <w:delText>Architecture description</w:delText>
        </w:r>
        <w:r w:rsidDel="00880DE8">
          <w:rPr>
            <w:noProof/>
            <w:webHidden/>
          </w:rPr>
          <w:tab/>
          <w:delText>82</w:delText>
        </w:r>
      </w:del>
    </w:p>
    <w:p w14:paraId="37F1D584" w14:textId="253EC1C1" w:rsidR="004969CE" w:rsidDel="00880DE8" w:rsidRDefault="004969CE">
      <w:pPr>
        <w:pStyle w:val="TOC2"/>
        <w:tabs>
          <w:tab w:val="left" w:pos="960"/>
          <w:tab w:val="right" w:leader="dot" w:pos="8630"/>
        </w:tabs>
        <w:rPr>
          <w:del w:id="968" w:author="Mihai Budiu" w:date="2016-06-13T14:07:00Z"/>
          <w:rFonts w:asciiTheme="minorHAnsi" w:eastAsiaTheme="minorEastAsia" w:hAnsiTheme="minorHAnsi" w:cstheme="minorBidi"/>
          <w:noProof/>
          <w:sz w:val="22"/>
          <w:szCs w:val="22"/>
        </w:rPr>
      </w:pPr>
      <w:del w:id="969" w:author="Mihai Budiu" w:date="2016-06-13T14:07:00Z">
        <w:r w:rsidRPr="00880DE8" w:rsidDel="00880DE8">
          <w:rPr>
            <w:rStyle w:val="Hyperlink"/>
            <w:noProof/>
          </w:rPr>
          <w:delText>17.1</w:delText>
        </w:r>
        <w:r w:rsidDel="00880DE8">
          <w:rPr>
            <w:rFonts w:asciiTheme="minorHAnsi" w:eastAsiaTheme="minorEastAsia" w:hAnsiTheme="minorHAnsi" w:cstheme="minorBidi"/>
            <w:noProof/>
            <w:sz w:val="22"/>
            <w:szCs w:val="22"/>
          </w:rPr>
          <w:tab/>
        </w:r>
        <w:r w:rsidRPr="00880DE8" w:rsidDel="00880DE8">
          <w:rPr>
            <w:rStyle w:val="Hyperlink"/>
            <w:noProof/>
          </w:rPr>
          <w:delText>Example architecture description</w:delText>
        </w:r>
        <w:r w:rsidDel="00880DE8">
          <w:rPr>
            <w:noProof/>
            <w:webHidden/>
          </w:rPr>
          <w:tab/>
          <w:delText>82</w:delText>
        </w:r>
      </w:del>
    </w:p>
    <w:p w14:paraId="5398EEEF" w14:textId="36206A4F" w:rsidR="004969CE" w:rsidDel="00880DE8" w:rsidRDefault="004969CE">
      <w:pPr>
        <w:pStyle w:val="TOC2"/>
        <w:tabs>
          <w:tab w:val="left" w:pos="960"/>
          <w:tab w:val="right" w:leader="dot" w:pos="8630"/>
        </w:tabs>
        <w:rPr>
          <w:del w:id="970" w:author="Mihai Budiu" w:date="2016-06-13T14:07:00Z"/>
          <w:rFonts w:asciiTheme="minorHAnsi" w:eastAsiaTheme="minorEastAsia" w:hAnsiTheme="minorHAnsi" w:cstheme="minorBidi"/>
          <w:noProof/>
          <w:sz w:val="22"/>
          <w:szCs w:val="22"/>
        </w:rPr>
      </w:pPr>
      <w:del w:id="971" w:author="Mihai Budiu" w:date="2016-06-13T14:07:00Z">
        <w:r w:rsidRPr="00880DE8" w:rsidDel="00880DE8">
          <w:rPr>
            <w:rStyle w:val="Hyperlink"/>
            <w:noProof/>
          </w:rPr>
          <w:delText>17.2</w:delText>
        </w:r>
        <w:r w:rsidDel="00880DE8">
          <w:rPr>
            <w:rFonts w:asciiTheme="minorHAnsi" w:eastAsiaTheme="minorEastAsia" w:hAnsiTheme="minorHAnsi" w:cstheme="minorBidi"/>
            <w:noProof/>
            <w:sz w:val="22"/>
            <w:szCs w:val="22"/>
          </w:rPr>
          <w:tab/>
        </w:r>
        <w:r w:rsidRPr="00880DE8" w:rsidDel="00880DE8">
          <w:rPr>
            <w:rStyle w:val="Hyperlink"/>
            <w:noProof/>
          </w:rPr>
          <w:delText>Target program instantiation</w:delText>
        </w:r>
        <w:r w:rsidDel="00880DE8">
          <w:rPr>
            <w:noProof/>
            <w:webHidden/>
          </w:rPr>
          <w:tab/>
          <w:delText>83</w:delText>
        </w:r>
      </w:del>
    </w:p>
    <w:p w14:paraId="2D1339B1" w14:textId="1577198A" w:rsidR="004969CE" w:rsidDel="00880DE8" w:rsidRDefault="004969CE">
      <w:pPr>
        <w:pStyle w:val="TOC2"/>
        <w:tabs>
          <w:tab w:val="left" w:pos="960"/>
          <w:tab w:val="right" w:leader="dot" w:pos="8630"/>
        </w:tabs>
        <w:rPr>
          <w:del w:id="972" w:author="Mihai Budiu" w:date="2016-06-13T14:07:00Z"/>
          <w:rFonts w:asciiTheme="minorHAnsi" w:eastAsiaTheme="minorEastAsia" w:hAnsiTheme="minorHAnsi" w:cstheme="minorBidi"/>
          <w:noProof/>
          <w:sz w:val="22"/>
          <w:szCs w:val="22"/>
        </w:rPr>
      </w:pPr>
      <w:del w:id="973" w:author="Mihai Budiu" w:date="2016-06-13T14:07:00Z">
        <w:r w:rsidRPr="00880DE8" w:rsidDel="00880DE8">
          <w:rPr>
            <w:rStyle w:val="Hyperlink"/>
            <w:noProof/>
          </w:rPr>
          <w:delText>17.3</w:delText>
        </w:r>
        <w:r w:rsidDel="00880DE8">
          <w:rPr>
            <w:rFonts w:asciiTheme="minorHAnsi" w:eastAsiaTheme="minorEastAsia" w:hAnsiTheme="minorHAnsi" w:cstheme="minorBidi"/>
            <w:noProof/>
            <w:sz w:val="22"/>
            <w:szCs w:val="22"/>
          </w:rPr>
          <w:tab/>
        </w:r>
        <w:r w:rsidRPr="00880DE8" w:rsidDel="00880DE8">
          <w:rPr>
            <w:rStyle w:val="Hyperlink"/>
            <w:noProof/>
          </w:rPr>
          <w:delText>A Packet Filter Model</w:delText>
        </w:r>
        <w:r w:rsidDel="00880DE8">
          <w:rPr>
            <w:noProof/>
            <w:webHidden/>
          </w:rPr>
          <w:tab/>
          <w:delText>84</w:delText>
        </w:r>
      </w:del>
    </w:p>
    <w:p w14:paraId="5599003C" w14:textId="61783708" w:rsidR="004969CE" w:rsidDel="00880DE8" w:rsidRDefault="004969CE">
      <w:pPr>
        <w:pStyle w:val="TOC1"/>
        <w:rPr>
          <w:del w:id="974" w:author="Mihai Budiu" w:date="2016-06-13T14:07:00Z"/>
          <w:rFonts w:asciiTheme="minorHAnsi" w:eastAsiaTheme="minorEastAsia" w:hAnsiTheme="minorHAnsi" w:cstheme="minorBidi"/>
          <w:noProof/>
          <w:sz w:val="22"/>
          <w:szCs w:val="22"/>
        </w:rPr>
      </w:pPr>
      <w:del w:id="975" w:author="Mihai Budiu" w:date="2016-06-13T14:07:00Z">
        <w:r w:rsidRPr="00880DE8" w:rsidDel="00880DE8">
          <w:rPr>
            <w:rStyle w:val="Hyperlink"/>
            <w:noProof/>
          </w:rPr>
          <w:delText>18</w:delText>
        </w:r>
        <w:r w:rsidDel="00880DE8">
          <w:rPr>
            <w:rFonts w:asciiTheme="minorHAnsi" w:eastAsiaTheme="minorEastAsia" w:hAnsiTheme="minorHAnsi" w:cstheme="minorBidi"/>
            <w:noProof/>
            <w:sz w:val="22"/>
            <w:szCs w:val="22"/>
          </w:rPr>
          <w:tab/>
        </w:r>
        <w:r w:rsidRPr="00880DE8" w:rsidDel="00880DE8">
          <w:rPr>
            <w:rStyle w:val="Hyperlink"/>
            <w:noProof/>
          </w:rPr>
          <w:delText>The P4 abstract machine: evaluating a P4 program</w:delText>
        </w:r>
        <w:r w:rsidDel="00880DE8">
          <w:rPr>
            <w:noProof/>
            <w:webHidden/>
          </w:rPr>
          <w:tab/>
          <w:delText>84</w:delText>
        </w:r>
      </w:del>
    </w:p>
    <w:p w14:paraId="69AADBD4" w14:textId="71BB1B90" w:rsidR="004969CE" w:rsidDel="00880DE8" w:rsidRDefault="004969CE">
      <w:pPr>
        <w:pStyle w:val="TOC2"/>
        <w:tabs>
          <w:tab w:val="left" w:pos="960"/>
          <w:tab w:val="right" w:leader="dot" w:pos="8630"/>
        </w:tabs>
        <w:rPr>
          <w:del w:id="976" w:author="Mihai Budiu" w:date="2016-06-13T14:07:00Z"/>
          <w:rFonts w:asciiTheme="minorHAnsi" w:eastAsiaTheme="minorEastAsia" w:hAnsiTheme="minorHAnsi" w:cstheme="minorBidi"/>
          <w:noProof/>
          <w:sz w:val="22"/>
          <w:szCs w:val="22"/>
        </w:rPr>
      </w:pPr>
      <w:del w:id="977" w:author="Mihai Budiu" w:date="2016-06-13T14:07:00Z">
        <w:r w:rsidRPr="00880DE8" w:rsidDel="00880DE8">
          <w:rPr>
            <w:rStyle w:val="Hyperlink"/>
            <w:noProof/>
          </w:rPr>
          <w:delText>18.1</w:delText>
        </w:r>
        <w:r w:rsidDel="00880DE8">
          <w:rPr>
            <w:rFonts w:asciiTheme="minorHAnsi" w:eastAsiaTheme="minorEastAsia" w:hAnsiTheme="minorHAnsi" w:cstheme="minorBidi"/>
            <w:noProof/>
            <w:sz w:val="22"/>
            <w:szCs w:val="22"/>
          </w:rPr>
          <w:tab/>
        </w:r>
        <w:r w:rsidRPr="00880DE8" w:rsidDel="00880DE8">
          <w:rPr>
            <w:rStyle w:val="Hyperlink"/>
            <w:noProof/>
          </w:rPr>
          <w:delText>Compile-time evaluation</w:delText>
        </w:r>
        <w:r w:rsidDel="00880DE8">
          <w:rPr>
            <w:noProof/>
            <w:webHidden/>
          </w:rPr>
          <w:tab/>
          <w:delText>84</w:delText>
        </w:r>
      </w:del>
    </w:p>
    <w:p w14:paraId="5AC052A5" w14:textId="394393D0" w:rsidR="004969CE" w:rsidDel="00880DE8" w:rsidRDefault="004969CE">
      <w:pPr>
        <w:pStyle w:val="TOC2"/>
        <w:tabs>
          <w:tab w:val="left" w:pos="960"/>
          <w:tab w:val="right" w:leader="dot" w:pos="8630"/>
        </w:tabs>
        <w:rPr>
          <w:del w:id="978" w:author="Mihai Budiu" w:date="2016-06-13T14:07:00Z"/>
          <w:rFonts w:asciiTheme="minorHAnsi" w:eastAsiaTheme="minorEastAsia" w:hAnsiTheme="minorHAnsi" w:cstheme="minorBidi"/>
          <w:noProof/>
          <w:sz w:val="22"/>
          <w:szCs w:val="22"/>
        </w:rPr>
      </w:pPr>
      <w:del w:id="979" w:author="Mihai Budiu" w:date="2016-06-13T14:07:00Z">
        <w:r w:rsidRPr="00880DE8" w:rsidDel="00880DE8">
          <w:rPr>
            <w:rStyle w:val="Hyperlink"/>
            <w:noProof/>
          </w:rPr>
          <w:delText>18.2</w:delText>
        </w:r>
        <w:r w:rsidDel="00880DE8">
          <w:rPr>
            <w:rFonts w:asciiTheme="minorHAnsi" w:eastAsiaTheme="minorEastAsia" w:hAnsiTheme="minorHAnsi" w:cstheme="minorBidi"/>
            <w:noProof/>
            <w:sz w:val="22"/>
            <w:szCs w:val="22"/>
          </w:rPr>
          <w:tab/>
        </w:r>
        <w:r w:rsidRPr="00880DE8" w:rsidDel="00880DE8">
          <w:rPr>
            <w:rStyle w:val="Hyperlink"/>
            <w:noProof/>
          </w:rPr>
          <w:delText>Externally-visible names</w:delText>
        </w:r>
        <w:r w:rsidDel="00880DE8">
          <w:rPr>
            <w:noProof/>
            <w:webHidden/>
          </w:rPr>
          <w:tab/>
          <w:delText>86</w:delText>
        </w:r>
      </w:del>
    </w:p>
    <w:p w14:paraId="1F2F5CBC" w14:textId="6AD6734C" w:rsidR="004969CE" w:rsidDel="00880DE8" w:rsidRDefault="004969CE">
      <w:pPr>
        <w:pStyle w:val="TOC2"/>
        <w:tabs>
          <w:tab w:val="left" w:pos="960"/>
          <w:tab w:val="right" w:leader="dot" w:pos="8630"/>
        </w:tabs>
        <w:rPr>
          <w:del w:id="980" w:author="Mihai Budiu" w:date="2016-06-13T14:07:00Z"/>
          <w:rFonts w:asciiTheme="minorHAnsi" w:eastAsiaTheme="minorEastAsia" w:hAnsiTheme="minorHAnsi" w:cstheme="minorBidi"/>
          <w:noProof/>
          <w:sz w:val="22"/>
          <w:szCs w:val="22"/>
        </w:rPr>
      </w:pPr>
      <w:del w:id="981" w:author="Mihai Budiu" w:date="2016-06-13T14:07:00Z">
        <w:r w:rsidRPr="00880DE8" w:rsidDel="00880DE8">
          <w:rPr>
            <w:rStyle w:val="Hyperlink"/>
            <w:noProof/>
          </w:rPr>
          <w:delText>18.3</w:delText>
        </w:r>
        <w:r w:rsidDel="00880DE8">
          <w:rPr>
            <w:rFonts w:asciiTheme="minorHAnsi" w:eastAsiaTheme="minorEastAsia" w:hAnsiTheme="minorHAnsi" w:cstheme="minorBidi"/>
            <w:noProof/>
            <w:sz w:val="22"/>
            <w:szCs w:val="22"/>
          </w:rPr>
          <w:tab/>
        </w:r>
        <w:r w:rsidRPr="00880DE8" w:rsidDel="00880DE8">
          <w:rPr>
            <w:rStyle w:val="Hyperlink"/>
            <w:noProof/>
          </w:rPr>
          <w:delText>Dynamic evaluation</w:delText>
        </w:r>
        <w:r w:rsidDel="00880DE8">
          <w:rPr>
            <w:noProof/>
            <w:webHidden/>
          </w:rPr>
          <w:tab/>
          <w:delText>87</w:delText>
        </w:r>
      </w:del>
    </w:p>
    <w:p w14:paraId="77055523" w14:textId="6245A792" w:rsidR="004969CE" w:rsidDel="00880DE8" w:rsidRDefault="004969CE">
      <w:pPr>
        <w:pStyle w:val="TOC3"/>
        <w:tabs>
          <w:tab w:val="left" w:pos="1440"/>
          <w:tab w:val="right" w:leader="dot" w:pos="8630"/>
        </w:tabs>
        <w:rPr>
          <w:del w:id="982" w:author="Mihai Budiu" w:date="2016-06-13T14:07:00Z"/>
          <w:rFonts w:asciiTheme="minorHAnsi" w:eastAsiaTheme="minorEastAsia" w:hAnsiTheme="minorHAnsi" w:cstheme="minorBidi"/>
          <w:noProof/>
          <w:sz w:val="22"/>
          <w:szCs w:val="22"/>
        </w:rPr>
      </w:pPr>
      <w:del w:id="983" w:author="Mihai Budiu" w:date="2016-06-13T14:07:00Z">
        <w:r w:rsidRPr="00880DE8" w:rsidDel="00880DE8">
          <w:rPr>
            <w:rStyle w:val="Hyperlink"/>
            <w:noProof/>
          </w:rPr>
          <w:delText>18.3.1</w:delText>
        </w:r>
        <w:r w:rsidDel="00880DE8">
          <w:rPr>
            <w:rFonts w:asciiTheme="minorHAnsi" w:eastAsiaTheme="minorEastAsia" w:hAnsiTheme="minorHAnsi" w:cstheme="minorBidi"/>
            <w:noProof/>
            <w:sz w:val="22"/>
            <w:szCs w:val="22"/>
          </w:rPr>
          <w:tab/>
        </w:r>
        <w:r w:rsidRPr="00880DE8" w:rsidDel="00880DE8">
          <w:rPr>
            <w:rStyle w:val="Hyperlink"/>
            <w:noProof/>
          </w:rPr>
          <w:delText>Concurrency model</w:delText>
        </w:r>
        <w:r w:rsidDel="00880DE8">
          <w:rPr>
            <w:noProof/>
            <w:webHidden/>
          </w:rPr>
          <w:tab/>
          <w:delText>87</w:delText>
        </w:r>
      </w:del>
    </w:p>
    <w:p w14:paraId="22A00C70" w14:textId="625F735E" w:rsidR="004969CE" w:rsidDel="00880DE8" w:rsidRDefault="004969CE">
      <w:pPr>
        <w:pStyle w:val="TOC1"/>
        <w:rPr>
          <w:del w:id="984" w:author="Mihai Budiu" w:date="2016-06-13T14:07:00Z"/>
          <w:rFonts w:asciiTheme="minorHAnsi" w:eastAsiaTheme="minorEastAsia" w:hAnsiTheme="minorHAnsi" w:cstheme="minorBidi"/>
          <w:noProof/>
          <w:sz w:val="22"/>
          <w:szCs w:val="22"/>
        </w:rPr>
      </w:pPr>
      <w:del w:id="985" w:author="Mihai Budiu" w:date="2016-06-13T14:07:00Z">
        <w:r w:rsidRPr="00880DE8" w:rsidDel="00880DE8">
          <w:rPr>
            <w:rStyle w:val="Hyperlink"/>
            <w:noProof/>
          </w:rPr>
          <w:delText>19</w:delText>
        </w:r>
        <w:r w:rsidDel="00880DE8">
          <w:rPr>
            <w:rFonts w:asciiTheme="minorHAnsi" w:eastAsiaTheme="minorEastAsia" w:hAnsiTheme="minorHAnsi" w:cstheme="minorBidi"/>
            <w:noProof/>
            <w:sz w:val="22"/>
            <w:szCs w:val="22"/>
          </w:rPr>
          <w:tab/>
        </w:r>
        <w:r w:rsidRPr="00880DE8" w:rsidDel="00880DE8">
          <w:rPr>
            <w:rStyle w:val="Hyperlink"/>
            <w:noProof/>
          </w:rPr>
          <w:delText>Annotations</w:delText>
        </w:r>
        <w:r w:rsidDel="00880DE8">
          <w:rPr>
            <w:noProof/>
            <w:webHidden/>
          </w:rPr>
          <w:tab/>
          <w:delText>88</w:delText>
        </w:r>
      </w:del>
    </w:p>
    <w:p w14:paraId="7109EDBD" w14:textId="4DA295E8" w:rsidR="004969CE" w:rsidDel="00880DE8" w:rsidRDefault="004969CE">
      <w:pPr>
        <w:pStyle w:val="TOC3"/>
        <w:tabs>
          <w:tab w:val="left" w:pos="1440"/>
          <w:tab w:val="right" w:leader="dot" w:pos="8630"/>
        </w:tabs>
        <w:rPr>
          <w:del w:id="986" w:author="Mihai Budiu" w:date="2016-06-13T14:07:00Z"/>
          <w:rFonts w:asciiTheme="minorHAnsi" w:eastAsiaTheme="minorEastAsia" w:hAnsiTheme="minorHAnsi" w:cstheme="minorBidi"/>
          <w:noProof/>
          <w:sz w:val="22"/>
          <w:szCs w:val="22"/>
        </w:rPr>
      </w:pPr>
      <w:del w:id="987" w:author="Mihai Budiu" w:date="2016-06-13T14:07:00Z">
        <w:r w:rsidRPr="00880DE8" w:rsidDel="00880DE8">
          <w:rPr>
            <w:rStyle w:val="Hyperlink"/>
            <w:noProof/>
          </w:rPr>
          <w:lastRenderedPageBreak/>
          <w:delText>19.1.1</w:delText>
        </w:r>
        <w:r w:rsidDel="00880DE8">
          <w:rPr>
            <w:rFonts w:asciiTheme="minorHAnsi" w:eastAsiaTheme="minorEastAsia" w:hAnsiTheme="minorHAnsi" w:cstheme="minorBidi"/>
            <w:noProof/>
            <w:sz w:val="22"/>
            <w:szCs w:val="22"/>
          </w:rPr>
          <w:tab/>
        </w:r>
        <w:r w:rsidRPr="00880DE8" w:rsidDel="00880DE8">
          <w:rPr>
            <w:rStyle w:val="Hyperlink"/>
            <w:noProof/>
          </w:rPr>
          <w:delText>Predefined annotations</w:delText>
        </w:r>
        <w:r w:rsidDel="00880DE8">
          <w:rPr>
            <w:noProof/>
            <w:webHidden/>
          </w:rPr>
          <w:tab/>
          <w:delText>88</w:delText>
        </w:r>
      </w:del>
    </w:p>
    <w:p w14:paraId="24F26FB0" w14:textId="716BD090" w:rsidR="004969CE" w:rsidDel="00880DE8" w:rsidRDefault="004969CE">
      <w:pPr>
        <w:pStyle w:val="TOC3"/>
        <w:tabs>
          <w:tab w:val="left" w:pos="1440"/>
          <w:tab w:val="right" w:leader="dot" w:pos="8630"/>
        </w:tabs>
        <w:rPr>
          <w:del w:id="988" w:author="Mihai Budiu" w:date="2016-06-13T14:07:00Z"/>
          <w:rFonts w:asciiTheme="minorHAnsi" w:eastAsiaTheme="minorEastAsia" w:hAnsiTheme="minorHAnsi" w:cstheme="minorBidi"/>
          <w:noProof/>
          <w:sz w:val="22"/>
          <w:szCs w:val="22"/>
        </w:rPr>
      </w:pPr>
      <w:del w:id="989" w:author="Mihai Budiu" w:date="2016-06-13T14:07:00Z">
        <w:r w:rsidRPr="00880DE8" w:rsidDel="00880DE8">
          <w:rPr>
            <w:rStyle w:val="Hyperlink"/>
            <w:noProof/>
          </w:rPr>
          <w:delText>19.1.2</w:delText>
        </w:r>
        <w:r w:rsidDel="00880DE8">
          <w:rPr>
            <w:rFonts w:asciiTheme="minorHAnsi" w:eastAsiaTheme="minorEastAsia" w:hAnsiTheme="minorHAnsi" w:cstheme="minorBidi"/>
            <w:noProof/>
            <w:sz w:val="22"/>
            <w:szCs w:val="22"/>
          </w:rPr>
          <w:tab/>
        </w:r>
        <w:r w:rsidRPr="00880DE8" w:rsidDel="00880DE8">
          <w:rPr>
            <w:rStyle w:val="Hyperlink"/>
            <w:noProof/>
          </w:rPr>
          <w:delText>Target-specific annotations</w:delText>
        </w:r>
        <w:r w:rsidDel="00880DE8">
          <w:rPr>
            <w:noProof/>
            <w:webHidden/>
          </w:rPr>
          <w:tab/>
          <w:delText>89</w:delText>
        </w:r>
      </w:del>
    </w:p>
    <w:p w14:paraId="03B36884" w14:textId="26D90EDD" w:rsidR="004969CE" w:rsidDel="00880DE8" w:rsidRDefault="004969CE">
      <w:pPr>
        <w:pStyle w:val="TOC1"/>
        <w:rPr>
          <w:del w:id="990" w:author="Mihai Budiu" w:date="2016-06-13T14:07:00Z"/>
          <w:rFonts w:asciiTheme="minorHAnsi" w:eastAsiaTheme="minorEastAsia" w:hAnsiTheme="minorHAnsi" w:cstheme="minorBidi"/>
          <w:noProof/>
          <w:sz w:val="22"/>
          <w:szCs w:val="22"/>
        </w:rPr>
      </w:pPr>
      <w:del w:id="991" w:author="Mihai Budiu" w:date="2016-06-13T14:07:00Z">
        <w:r w:rsidRPr="00880DE8" w:rsidDel="00880DE8">
          <w:rPr>
            <w:rStyle w:val="Hyperlink"/>
            <w:noProof/>
          </w:rPr>
          <w:delText>20</w:delText>
        </w:r>
        <w:r w:rsidDel="00880DE8">
          <w:rPr>
            <w:rFonts w:asciiTheme="minorHAnsi" w:eastAsiaTheme="minorEastAsia" w:hAnsiTheme="minorHAnsi" w:cstheme="minorBidi"/>
            <w:noProof/>
            <w:sz w:val="22"/>
            <w:szCs w:val="22"/>
          </w:rPr>
          <w:tab/>
        </w:r>
        <w:r w:rsidRPr="00880DE8" w:rsidDel="00880DE8">
          <w:rPr>
            <w:rStyle w:val="Hyperlink"/>
            <w:noProof/>
          </w:rPr>
          <w:delText>Appendix: P4 reserved keywords</w:delText>
        </w:r>
        <w:r w:rsidDel="00880DE8">
          <w:rPr>
            <w:noProof/>
            <w:webHidden/>
          </w:rPr>
          <w:tab/>
          <w:delText>89</w:delText>
        </w:r>
      </w:del>
    </w:p>
    <w:p w14:paraId="14BD3E90" w14:textId="40B96CC1" w:rsidR="004969CE" w:rsidDel="00880DE8" w:rsidRDefault="004969CE">
      <w:pPr>
        <w:pStyle w:val="TOC1"/>
        <w:rPr>
          <w:del w:id="992" w:author="Mihai Budiu" w:date="2016-06-13T14:07:00Z"/>
          <w:rFonts w:asciiTheme="minorHAnsi" w:eastAsiaTheme="minorEastAsia" w:hAnsiTheme="minorHAnsi" w:cstheme="minorBidi"/>
          <w:noProof/>
          <w:sz w:val="22"/>
          <w:szCs w:val="22"/>
        </w:rPr>
      </w:pPr>
      <w:del w:id="993" w:author="Mihai Budiu" w:date="2016-06-13T14:07:00Z">
        <w:r w:rsidRPr="00880DE8" w:rsidDel="00880DE8">
          <w:rPr>
            <w:rStyle w:val="Hyperlink"/>
            <w:noProof/>
          </w:rPr>
          <w:delText>21</w:delText>
        </w:r>
        <w:r w:rsidDel="00880DE8">
          <w:rPr>
            <w:rFonts w:asciiTheme="minorHAnsi" w:eastAsiaTheme="minorEastAsia" w:hAnsiTheme="minorHAnsi" w:cstheme="minorBidi"/>
            <w:noProof/>
            <w:sz w:val="22"/>
            <w:szCs w:val="22"/>
          </w:rPr>
          <w:tab/>
        </w:r>
        <w:r w:rsidRPr="00880DE8" w:rsidDel="00880DE8">
          <w:rPr>
            <w:rStyle w:val="Hyperlink"/>
            <w:noProof/>
          </w:rPr>
          <w:delText>Appendix: P4 core library</w:delText>
        </w:r>
        <w:r w:rsidDel="00880DE8">
          <w:rPr>
            <w:noProof/>
            <w:webHidden/>
          </w:rPr>
          <w:tab/>
          <w:delText>89</w:delText>
        </w:r>
      </w:del>
    </w:p>
    <w:p w14:paraId="3B15CD0A" w14:textId="7DA430D6" w:rsidR="004969CE" w:rsidDel="00880DE8" w:rsidRDefault="004969CE">
      <w:pPr>
        <w:pStyle w:val="TOC1"/>
        <w:rPr>
          <w:del w:id="994" w:author="Mihai Budiu" w:date="2016-06-13T14:07:00Z"/>
          <w:rFonts w:asciiTheme="minorHAnsi" w:eastAsiaTheme="minorEastAsia" w:hAnsiTheme="minorHAnsi" w:cstheme="minorBidi"/>
          <w:noProof/>
          <w:sz w:val="22"/>
          <w:szCs w:val="22"/>
        </w:rPr>
      </w:pPr>
      <w:del w:id="995" w:author="Mihai Budiu" w:date="2016-06-13T14:07:00Z">
        <w:r w:rsidRPr="00880DE8" w:rsidDel="00880DE8">
          <w:rPr>
            <w:rStyle w:val="Hyperlink"/>
            <w:noProof/>
          </w:rPr>
          <w:delText>22</w:delText>
        </w:r>
        <w:r w:rsidDel="00880DE8">
          <w:rPr>
            <w:rFonts w:asciiTheme="minorHAnsi" w:eastAsiaTheme="minorEastAsia" w:hAnsiTheme="minorHAnsi" w:cstheme="minorBidi"/>
            <w:noProof/>
            <w:sz w:val="22"/>
            <w:szCs w:val="22"/>
          </w:rPr>
          <w:tab/>
        </w:r>
        <w:r w:rsidRPr="00880DE8" w:rsidDel="00880DE8">
          <w:rPr>
            <w:rStyle w:val="Hyperlink"/>
            <w:noProof/>
          </w:rPr>
          <w:delText>Appendix: checksums</w:delText>
        </w:r>
        <w:r w:rsidDel="00880DE8">
          <w:rPr>
            <w:noProof/>
            <w:webHidden/>
          </w:rPr>
          <w:tab/>
          <w:delText>90</w:delText>
        </w:r>
      </w:del>
    </w:p>
    <w:p w14:paraId="4E67D159" w14:textId="72EA200C" w:rsidR="004969CE" w:rsidDel="00880DE8" w:rsidRDefault="004969CE">
      <w:pPr>
        <w:pStyle w:val="TOC1"/>
        <w:rPr>
          <w:del w:id="996" w:author="Mihai Budiu" w:date="2016-06-13T14:07:00Z"/>
          <w:rFonts w:asciiTheme="minorHAnsi" w:eastAsiaTheme="minorEastAsia" w:hAnsiTheme="minorHAnsi" w:cstheme="minorBidi"/>
          <w:noProof/>
          <w:sz w:val="22"/>
          <w:szCs w:val="22"/>
        </w:rPr>
      </w:pPr>
      <w:del w:id="997" w:author="Mihai Budiu" w:date="2016-06-13T14:07:00Z">
        <w:r w:rsidRPr="00880DE8" w:rsidDel="00880DE8">
          <w:rPr>
            <w:rStyle w:val="Hyperlink"/>
            <w:noProof/>
          </w:rPr>
          <w:delText>23</w:delText>
        </w:r>
        <w:r w:rsidDel="00880DE8">
          <w:rPr>
            <w:rFonts w:asciiTheme="minorHAnsi" w:eastAsiaTheme="minorEastAsia" w:hAnsiTheme="minorHAnsi" w:cstheme="minorBidi"/>
            <w:noProof/>
            <w:sz w:val="22"/>
            <w:szCs w:val="22"/>
          </w:rPr>
          <w:tab/>
        </w:r>
        <w:r w:rsidRPr="00880DE8" w:rsidDel="00880DE8">
          <w:rPr>
            <w:rStyle w:val="Hyperlink"/>
            <w:noProof/>
          </w:rPr>
          <w:delText>Appendix: P4 v1.2 grammar</w:delText>
        </w:r>
        <w:r w:rsidDel="00880DE8">
          <w:rPr>
            <w:noProof/>
            <w:webHidden/>
          </w:rPr>
          <w:tab/>
          <w:delText>91</w:delText>
        </w:r>
      </w:del>
    </w:p>
    <w:p w14:paraId="584A5BAD" w14:textId="2B57436D" w:rsidR="00703CC8" w:rsidRDefault="000005A1" w:rsidP="00703CC8">
      <w:r>
        <w:fldChar w:fldCharType="end"/>
      </w:r>
    </w:p>
    <w:p w14:paraId="6C8E8658" w14:textId="77777777" w:rsidR="00241A96" w:rsidRDefault="00241A96" w:rsidP="00241A96">
      <w:pPr>
        <w:pStyle w:val="Heading1"/>
      </w:pPr>
      <w:bookmarkStart w:id="998" w:name="_Toc447898967"/>
      <w:bookmarkStart w:id="999" w:name="_Toc417920552"/>
      <w:bookmarkStart w:id="1000" w:name="_Toc445799297"/>
      <w:bookmarkStart w:id="1001" w:name="_Toc455073054"/>
      <w:r>
        <w:t>Scope</w:t>
      </w:r>
      <w:bookmarkEnd w:id="998"/>
      <w:bookmarkEnd w:id="1001"/>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77777777" w:rsidR="00241A96" w:rsidRDefault="00241A96" w:rsidP="00241A96">
      <w:pPr>
        <w:pStyle w:val="ListParagraph"/>
        <w:numPr>
          <w:ilvl w:val="0"/>
          <w:numId w:val="67"/>
        </w:numPr>
      </w:pPr>
      <w:r>
        <w:t>The mechanism by which P4 programs are loaded and executed on the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002" w:name="_Toc447898968"/>
      <w:bookmarkStart w:id="1003" w:name="_Toc455073055"/>
      <w:r>
        <w:t>Normative References</w:t>
      </w:r>
      <w:bookmarkEnd w:id="1002"/>
      <w:bookmarkEnd w:id="1003"/>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004" w:name="_Toc447898969"/>
      <w:bookmarkStart w:id="1005" w:name="_Toc455073056"/>
      <w:r>
        <w:t>Terms, definitions and symbols</w:t>
      </w:r>
      <w:bookmarkEnd w:id="1004"/>
      <w:bookmarkEnd w:id="1005"/>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lastRenderedPageBreak/>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006"/>
      <w:r w:rsidRPr="00545F6D">
        <w:rPr>
          <w:b/>
        </w:rPr>
        <w:t>Packet Header</w:t>
      </w:r>
      <w:commentRangeEnd w:id="1006"/>
      <w:r w:rsidR="00CA0586">
        <w:rPr>
          <w:rStyle w:val="CommentReference"/>
        </w:rPr>
        <w:commentReference w:id="1006"/>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1007" w:name="_Toc447898970"/>
      <w:bookmarkStart w:id="1008" w:name="_Toc455073057"/>
      <w:r>
        <w:t>Overview</w:t>
      </w:r>
      <w:bookmarkEnd w:id="999"/>
      <w:bookmarkEnd w:id="1000"/>
      <w:bookmarkEnd w:id="1007"/>
      <w:bookmarkEnd w:id="1008"/>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1009" w:name="_Ref287095142"/>
      <w:r>
        <w:t xml:space="preserve">Figure </w:t>
      </w:r>
      <w:r w:rsidR="00CB59BD">
        <w:fldChar w:fldCharType="begin"/>
      </w:r>
      <w:r w:rsidR="00CB59BD">
        <w:instrText xml:space="preserve"> SEQ Figure \* ARABIC </w:instrText>
      </w:r>
      <w:r w:rsidR="00CB59BD">
        <w:fldChar w:fldCharType="separate"/>
      </w:r>
      <w:r w:rsidR="003A5208">
        <w:rPr>
          <w:noProof/>
        </w:rPr>
        <w:t>1</w:t>
      </w:r>
      <w:r w:rsidR="00CB59BD">
        <w:rPr>
          <w:noProof/>
        </w:rPr>
        <w:fldChar w:fldCharType="end"/>
      </w:r>
      <w:bookmarkEnd w:id="1009"/>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010"/>
      <w:r w:rsidR="00483123">
        <w:t>long red arrow</w:t>
      </w:r>
      <w:commentRangeEnd w:id="1010"/>
      <w:r w:rsidR="00115639">
        <w:rPr>
          <w:rStyle w:val="CommentReference"/>
        </w:rPr>
        <w:commentReference w:id="1010"/>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2D0DAB55"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59555D7F" w:rsidR="00CD7E44" w:rsidRDefault="00461C98" w:rsidP="00A229BA">
      <w:r w:rsidRPr="00461C98">
        <w:rPr>
          <w:noProof/>
        </w:rPr>
        <w:drawing>
          <wp:inline distT="0" distB="0" distL="0" distR="0" wp14:anchorId="41E682CA" wp14:editId="448E9A02">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2286000"/>
                    </a:xfrm>
                    <a:prstGeom prst="rect">
                      <a:avLst/>
                    </a:prstGeom>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1011" w:name="_Ref280264312"/>
      <w:r>
        <w:t xml:space="preserve">Figure </w:t>
      </w:r>
      <w:r w:rsidR="00CB59BD">
        <w:fldChar w:fldCharType="begin"/>
      </w:r>
      <w:r w:rsidR="00CB59BD">
        <w:instrText xml:space="preserve"> SEQ Figure \* ARABIC </w:instrText>
      </w:r>
      <w:r w:rsidR="00CB59BD">
        <w:fldChar w:fldCharType="separate"/>
      </w:r>
      <w:r w:rsidR="003A5208">
        <w:rPr>
          <w:noProof/>
        </w:rPr>
        <w:t>2</w:t>
      </w:r>
      <w:r w:rsidR="00CB59BD">
        <w:rPr>
          <w:noProof/>
        </w:rPr>
        <w:fldChar w:fldCharType="end"/>
      </w:r>
      <w:bookmarkEnd w:id="1011"/>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w:t>
      </w:r>
      <w:r>
        <w:lastRenderedPageBreak/>
        <w:t xml:space="preserve">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012"/>
      <w:commentRangeStart w:id="1013"/>
      <w:r w:rsidRPr="00280B0E">
        <w:rPr>
          <w:b/>
          <w:i/>
        </w:rPr>
        <w:t>P4 conformance</w:t>
      </w:r>
      <w:r>
        <w:t xml:space="preserve"> </w:t>
      </w:r>
      <w:commentRangeEnd w:id="1012"/>
      <w:r w:rsidR="002764DE">
        <w:rPr>
          <w:rStyle w:val="CommentReference"/>
        </w:rPr>
        <w:commentReference w:id="1012"/>
      </w:r>
      <w:commentRangeEnd w:id="1013"/>
      <w:r w:rsidR="00047555">
        <w:rPr>
          <w:rStyle w:val="CommentReference"/>
        </w:rPr>
        <w:commentReference w:id="1013"/>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014" w:name="_Toc447898971"/>
      <w:bookmarkStart w:id="1015" w:name="_Toc455073058"/>
      <w:r>
        <w:t>Benefits of P4</w:t>
      </w:r>
      <w:bookmarkEnd w:id="1014"/>
      <w:bookmarkEnd w:id="1015"/>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CCBA812" w:rsidR="00B15C5C" w:rsidRDefault="00CD0584" w:rsidP="00CD0584">
      <w:pPr>
        <w:pStyle w:val="Heading2"/>
      </w:pPr>
      <w:bookmarkStart w:id="1016" w:name="_Toc447884147"/>
      <w:bookmarkStart w:id="1017" w:name="_Toc447898972"/>
      <w:bookmarkStart w:id="1018" w:name="_Toc448148281"/>
      <w:bookmarkStart w:id="1019" w:name="_Toc448212143"/>
      <w:bookmarkStart w:id="1020" w:name="_Toc445799298"/>
      <w:bookmarkStart w:id="1021" w:name="_Toc447898973"/>
      <w:bookmarkStart w:id="1022" w:name="_Toc417920553"/>
      <w:bookmarkStart w:id="1023" w:name="_Toc455073059"/>
      <w:bookmarkEnd w:id="1016"/>
      <w:bookmarkEnd w:id="1017"/>
      <w:bookmarkEnd w:id="1018"/>
      <w:bookmarkEnd w:id="1019"/>
      <w:r>
        <w:t>P4 language evolution:</w:t>
      </w:r>
      <w:r w:rsidR="00B15C5C">
        <w:t xml:space="preserve"> </w:t>
      </w:r>
      <w:r w:rsidR="00AC1C0D">
        <w:t xml:space="preserve">comparison to </w:t>
      </w:r>
      <w:r>
        <w:t>versions</w:t>
      </w:r>
      <w:ins w:id="1024" w:author="Mihai Budiu" w:date="2016-06-13T14:06:00Z">
        <w:r w:rsidR="00C917EC">
          <w:t xml:space="preserve"> P4-14 (</w:t>
        </w:r>
      </w:ins>
      <w:del w:id="1025" w:author="Mihai Budiu" w:date="2016-06-13T14:06:00Z">
        <w:r w:rsidDel="00C917EC">
          <w:delText xml:space="preserve"> </w:delText>
        </w:r>
      </w:del>
      <w:r>
        <w:t>v1.0/v1.</w:t>
      </w:r>
      <w:bookmarkEnd w:id="1020"/>
      <w:r w:rsidR="00704077">
        <w:t>1</w:t>
      </w:r>
      <w:bookmarkEnd w:id="1021"/>
      <w:ins w:id="1026" w:author="Mihai Budiu" w:date="2016-06-13T14:06:00Z">
        <w:r w:rsidR="00C917EC">
          <w:t>)</w:t>
        </w:r>
      </w:ins>
      <w:bookmarkEnd w:id="1023"/>
    </w:p>
    <w:p w14:paraId="207040EA" w14:textId="3EFD08DC"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ins w:id="1027" w:author="Mihai Budiu" w:date="2016-06-23T14:45:00Z">
        <w:r w:rsidR="003A5208" w:rsidRPr="00BD6FE9">
          <w:t xml:space="preserve">Figure </w:t>
        </w:r>
        <w:r w:rsidR="003A5208">
          <w:rPr>
            <w:noProof/>
          </w:rPr>
          <w:t>3</w:t>
        </w:r>
      </w:ins>
      <w:del w:id="1028" w:author="Mihai Budiu" w:date="2016-06-23T14:45:00Z">
        <w:r w:rsidR="00B115C1" w:rsidRPr="00BD6FE9" w:rsidDel="003A5208">
          <w:delText xml:space="preserve">Figure </w:delText>
        </w:r>
        <w:r w:rsidR="00B115C1" w:rsidDel="003A5208">
          <w:rPr>
            <w:noProof/>
          </w:rPr>
          <w:delText>3</w:delText>
        </w:r>
      </w:del>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w:t>
      </w:r>
      <w:r w:rsidR="000773A7">
        <w:lastRenderedPageBreak/>
        <w:t>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4D13108C" w:rsidR="00BD3185" w:rsidRDefault="002A2C36" w:rsidP="00BD6FE9">
      <w:r>
        <w:t xml:space="preserve">The </w:t>
      </w:r>
      <w:del w:id="1029" w:author="Mihai Budiu" w:date="2016-06-13T14:01:00Z">
        <w:r w:rsidDel="00075116">
          <w:delText xml:space="preserve">v1.2 </w:delText>
        </w:r>
      </w:del>
      <w:ins w:id="1030" w:author="Mihai Budiu" w:date="2016-06-13T14:01:00Z">
        <w:r w:rsidR="00075116">
          <w:t xml:space="preserve">P4-16 </w:t>
        </w:r>
      </w:ins>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45747069" w:rsidR="002A2C36" w:rsidRDefault="000D019D" w:rsidP="00BD6FE9">
      <w:r>
        <w:t xml:space="preserve">One important goal of the </w:t>
      </w:r>
      <w:ins w:id="1031" w:author="Mihai Budiu" w:date="2016-06-13T14:01:00Z">
        <w:r w:rsidR="00075116">
          <w:t>P4-16</w:t>
        </w:r>
      </w:ins>
      <w:del w:id="1032" w:author="Mihai Budiu" w:date="2016-06-13T14:01:00Z">
        <w:r w:rsidDel="00075116">
          <w:delText>v1.2</w:delText>
        </w:r>
      </w:del>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del w:id="1033" w:author="Mihai Budiu" w:date="2016-06-13T14:01:00Z">
        <w:r w:rsidR="000D6604" w:rsidDel="00075116">
          <w:delText xml:space="preserve">v1.2 </w:delText>
        </w:r>
      </w:del>
      <w:ins w:id="1034" w:author="Mihai Budiu" w:date="2016-06-13T14:01:00Z">
        <w:r w:rsidR="00075116">
          <w:br/>
          <w:t xml:space="preserve">P4-16 </w:t>
        </w:r>
      </w:ins>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del w:id="1035" w:author="Mihai Budiu" w:date="2016-06-13T14:02:00Z">
        <w:r w:rsidR="000D6604" w:rsidDel="00075116">
          <w:delText xml:space="preserve">in </w:delText>
        </w:r>
        <w:r w:rsidDel="00075116">
          <w:delText xml:space="preserve">P4 v1.3 </w:delText>
        </w:r>
        <w:r w:rsidR="000D6604" w:rsidDel="00075116">
          <w:delText>(</w:delText>
        </w:r>
        <w:r w:rsidDel="00075116">
          <w:delText xml:space="preserve">and </w:delText>
        </w:r>
      </w:del>
      <w:r>
        <w:t>later versions</w:t>
      </w:r>
      <w:del w:id="1036" w:author="Mihai Budiu" w:date="2016-06-13T14:02:00Z">
        <w:r w:rsidR="000D6604" w:rsidDel="00075116">
          <w:delText>)</w:delText>
        </w:r>
      </w:del>
      <w:r>
        <w:t>.</w:t>
      </w:r>
    </w:p>
    <w:p w14:paraId="2637B2B5" w14:textId="32C92B41" w:rsidR="006341B4" w:rsidRDefault="00154584" w:rsidP="0016160B">
      <w:pPr>
        <w:pStyle w:val="Caption"/>
      </w:pPr>
      <w:ins w:id="1037" w:author="Mihai Budiu" w:date="2016-06-13T14:05:00Z">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ins>
      <w:del w:id="1038" w:author="Mihai Budiu" w:date="2016-06-13T14:05:00Z">
        <w:r w:rsidR="001A568A" w:rsidRPr="001A568A" w:rsidDel="00154584">
          <w:rPr>
            <w:noProof/>
          </w:rPr>
          <w:drawing>
            <wp:inline distT="0" distB="0" distL="0" distR="0" wp14:anchorId="4099B05F" wp14:editId="5C8ED30A">
              <wp:extent cx="5486400" cy="2400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400935"/>
                      </a:xfrm>
                      <a:prstGeom prst="rect">
                        <a:avLst/>
                      </a:prstGeom>
                    </pic:spPr>
                  </pic:pic>
                </a:graphicData>
              </a:graphic>
            </wp:inline>
          </w:drawing>
        </w:r>
      </w:del>
    </w:p>
    <w:p w14:paraId="4E0ACCAC" w14:textId="7F9B8EFC" w:rsidR="006341B4" w:rsidRPr="00BD6FE9" w:rsidRDefault="006341B4" w:rsidP="0016160B">
      <w:pPr>
        <w:pStyle w:val="Caption"/>
      </w:pPr>
      <w:bookmarkStart w:id="1039" w:name="_Ref444956483"/>
      <w:r w:rsidRPr="00BD6FE9">
        <w:t xml:space="preserve">Figure </w:t>
      </w:r>
      <w:r w:rsidR="00CB59BD">
        <w:fldChar w:fldCharType="begin"/>
      </w:r>
      <w:r w:rsidR="00CB59BD">
        <w:instrText xml:space="preserve"> SEQ Figure \* ARABIC </w:instrText>
      </w:r>
      <w:r w:rsidR="00CB59BD">
        <w:fldChar w:fldCharType="separate"/>
      </w:r>
      <w:r w:rsidR="003A5208">
        <w:rPr>
          <w:noProof/>
        </w:rPr>
        <w:t>3</w:t>
      </w:r>
      <w:r w:rsidR="00CB59BD">
        <w:rPr>
          <w:noProof/>
        </w:rPr>
        <w:fldChar w:fldCharType="end"/>
      </w:r>
      <w:bookmarkEnd w:id="1039"/>
      <w:r w:rsidRPr="00BD6FE9">
        <w:t xml:space="preserve">: Evolution of the </w:t>
      </w:r>
      <w:del w:id="1040" w:author="Mihai Budiu" w:date="2016-06-13T14:06:00Z">
        <w:r w:rsidRPr="00BD6FE9" w:rsidDel="0066397F">
          <w:delText xml:space="preserve">P4 </w:delText>
        </w:r>
      </w:del>
      <w:r w:rsidRPr="00BD6FE9">
        <w:t xml:space="preserve">language between versions </w:t>
      </w:r>
      <w:ins w:id="1041" w:author="Mihai Budiu" w:date="2016-06-13T14:03:00Z">
        <w:r w:rsidR="00154584">
          <w:t xml:space="preserve">P4-14 (versions 1.0 and 1.1) </w:t>
        </w:r>
      </w:ins>
      <w:del w:id="1042" w:author="Mihai Budiu" w:date="2016-06-13T14:03:00Z">
        <w:r w:rsidRPr="00BD6FE9" w:rsidDel="00154584">
          <w:delText>1.1</w:delText>
        </w:r>
      </w:del>
      <w:r w:rsidRPr="00BD6FE9">
        <w:t xml:space="preserve"> and </w:t>
      </w:r>
      <w:ins w:id="1043" w:author="Mihai Budiu" w:date="2016-06-13T14:03:00Z">
        <w:r w:rsidR="00154584">
          <w:t>P4-16.</w:t>
        </w:r>
      </w:ins>
      <w:del w:id="1044" w:author="Mihai Budiu" w:date="2016-06-13T14:03:00Z">
        <w:r w:rsidRPr="00BD6FE9" w:rsidDel="00154584">
          <w:delText>1.2</w:delText>
        </w:r>
      </w:del>
    </w:p>
    <w:p w14:paraId="333A10B4" w14:textId="62C99B24" w:rsidR="00CD7E44" w:rsidRDefault="00334C0E" w:rsidP="00CD7E44">
      <w:pPr>
        <w:pStyle w:val="Heading1"/>
      </w:pPr>
      <w:bookmarkStart w:id="1045" w:name="_Toc447883264"/>
      <w:bookmarkStart w:id="1046" w:name="_Toc445799299"/>
      <w:bookmarkStart w:id="1047" w:name="_Toc447898974"/>
      <w:bookmarkStart w:id="1048" w:name="_Toc455073060"/>
      <w:bookmarkEnd w:id="1045"/>
      <w:r>
        <w:t>Data Plane</w:t>
      </w:r>
      <w:r w:rsidR="0064398F">
        <w:t xml:space="preserve"> interface</w:t>
      </w:r>
      <w:r w:rsidR="000C6F3C">
        <w:t>s</w:t>
      </w:r>
      <w:r w:rsidR="00DA7873">
        <w:t xml:space="preserve"> and the </w:t>
      </w:r>
      <w:commentRangeStart w:id="1049"/>
      <w:r w:rsidR="00725A91">
        <w:t>Target</w:t>
      </w:r>
      <w:r w:rsidR="001837B6">
        <w:t xml:space="preserve"> </w:t>
      </w:r>
      <w:r w:rsidR="008513FF">
        <w:t>Architecture</w:t>
      </w:r>
      <w:bookmarkEnd w:id="1022"/>
      <w:r w:rsidR="001837B6">
        <w:t xml:space="preserve"> Model</w:t>
      </w:r>
      <w:bookmarkEnd w:id="1046"/>
      <w:bookmarkEnd w:id="1047"/>
      <w:commentRangeEnd w:id="1049"/>
      <w:r w:rsidR="00B42905">
        <w:rPr>
          <w:rStyle w:val="CommentReference"/>
          <w:rFonts w:ascii="Cambria" w:eastAsia="MS Mincho" w:hAnsi="Cambria"/>
          <w:b w:val="0"/>
          <w:bCs w:val="0"/>
          <w:color w:val="auto"/>
        </w:rPr>
        <w:commentReference w:id="1049"/>
      </w:r>
      <w:bookmarkEnd w:id="1048"/>
    </w:p>
    <w:p w14:paraId="6DD21977" w14:textId="16F734FB" w:rsidR="000C6F3C" w:rsidRPr="0016140A" w:rsidRDefault="000C6F3C" w:rsidP="00A229BA">
      <w:pPr>
        <w:pStyle w:val="Heading2"/>
      </w:pPr>
      <w:bookmarkStart w:id="1050" w:name="_Toc417920554"/>
      <w:bookmarkStart w:id="1051" w:name="_Toc445799300"/>
      <w:bookmarkStart w:id="1052" w:name="_Toc447898975"/>
      <w:bookmarkStart w:id="1053" w:name="_Toc455073061"/>
      <w:r>
        <w:t xml:space="preserve">The </w:t>
      </w:r>
      <w:r w:rsidR="00725A91">
        <w:t>target</w:t>
      </w:r>
      <w:r w:rsidR="001837B6">
        <w:t xml:space="preserve"> </w:t>
      </w:r>
      <w:r w:rsidR="00760BAC">
        <w:t>architecture</w:t>
      </w:r>
      <w:bookmarkEnd w:id="1050"/>
      <w:bookmarkEnd w:id="1051"/>
      <w:bookmarkEnd w:id="1052"/>
      <w:bookmarkEnd w:id="1053"/>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lastRenderedPageBreak/>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7584809" w:rsidR="005E5E69" w:rsidRDefault="008A3E51" w:rsidP="00A229BA">
      <w:r>
        <w:fldChar w:fldCharType="begin"/>
      </w:r>
      <w:r>
        <w:instrText xml:space="preserve"> REF _Ref289538727 \h </w:instrText>
      </w:r>
      <w:r>
        <w:fldChar w:fldCharType="separate"/>
      </w:r>
      <w:ins w:id="1054" w:author="Mihai Budiu" w:date="2016-06-23T14:45:00Z">
        <w:r w:rsidR="003A5208" w:rsidRPr="002929A9">
          <w:t xml:space="preserve">Figure </w:t>
        </w:r>
        <w:r w:rsidR="003A5208">
          <w:rPr>
            <w:noProof/>
          </w:rPr>
          <w:t>4</w:t>
        </w:r>
      </w:ins>
      <w:del w:id="1055" w:author="Mihai Budiu" w:date="2016-06-23T14:45:00Z">
        <w:r w:rsidR="00B115C1" w:rsidRPr="002929A9" w:rsidDel="003A5208">
          <w:delText xml:space="preserve">Figure </w:delText>
        </w:r>
        <w:r w:rsidR="00B115C1" w:rsidDel="003A5208">
          <w:rPr>
            <w:noProof/>
          </w:rPr>
          <w:delText>4</w:delText>
        </w:r>
      </w:del>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056"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1057" w:name="_Ref289538727"/>
      <w:r w:rsidRPr="002929A9">
        <w:t xml:space="preserve">Figure </w:t>
      </w:r>
      <w:r w:rsidR="00CB59BD">
        <w:fldChar w:fldCharType="begin"/>
      </w:r>
      <w:r w:rsidR="00CB59BD">
        <w:instrText xml:space="preserve"> SEQ Figure \* ARABIC </w:instrText>
      </w:r>
      <w:r w:rsidR="00CB59BD">
        <w:fldChar w:fldCharType="separate"/>
      </w:r>
      <w:r w:rsidR="003A5208">
        <w:rPr>
          <w:noProof/>
        </w:rPr>
        <w:t>4</w:t>
      </w:r>
      <w:r w:rsidR="00CB59BD">
        <w:rPr>
          <w:noProof/>
        </w:rPr>
        <w:fldChar w:fldCharType="end"/>
      </w:r>
      <w:bookmarkEnd w:id="1056"/>
      <w:bookmarkEnd w:id="1057"/>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lastRenderedPageBreak/>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1058" w:name="_Ref289502631"/>
      <w:r>
        <w:t xml:space="preserve">Figure </w:t>
      </w:r>
      <w:r w:rsidR="00CB59BD">
        <w:fldChar w:fldCharType="begin"/>
      </w:r>
      <w:r w:rsidR="00CB59BD">
        <w:instrText xml:space="preserve"> SEQ Figure \* ARABIC </w:instrText>
      </w:r>
      <w:r w:rsidR="00CB59BD">
        <w:fldChar w:fldCharType="separate"/>
      </w:r>
      <w:r w:rsidR="003A5208">
        <w:rPr>
          <w:noProof/>
        </w:rPr>
        <w:t>5</w:t>
      </w:r>
      <w:r w:rsidR="00CB59BD">
        <w:rPr>
          <w:noProof/>
        </w:rPr>
        <w:fldChar w:fldCharType="end"/>
      </w:r>
      <w:bookmarkEnd w:id="1058"/>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059" w:name="_Toc447898976"/>
      <w:bookmarkStart w:id="1060" w:name="_Toc455073062"/>
      <w:r>
        <w:t>The P4 standard architecture</w:t>
      </w:r>
      <w:bookmarkEnd w:id="1059"/>
      <w:bookmarkEnd w:id="1060"/>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061" w:name="_Toc447884160"/>
      <w:bookmarkStart w:id="1062" w:name="_Toc447898985"/>
      <w:bookmarkStart w:id="1063" w:name="_Toc448148294"/>
      <w:bookmarkStart w:id="1064" w:name="_Toc448212156"/>
      <w:bookmarkStart w:id="1065" w:name="_Toc417920555"/>
      <w:bookmarkStart w:id="1066" w:name="_Toc445799301"/>
      <w:bookmarkStart w:id="1067" w:name="_Toc447898986"/>
      <w:bookmarkStart w:id="1068" w:name="_Toc455073063"/>
      <w:bookmarkEnd w:id="1061"/>
      <w:bookmarkEnd w:id="1062"/>
      <w:bookmarkEnd w:id="1063"/>
      <w:bookmarkEnd w:id="1064"/>
      <w:r>
        <w:t xml:space="preserve">P4 program </w:t>
      </w:r>
      <w:r w:rsidR="00E43C68">
        <w:t>data plane</w:t>
      </w:r>
      <w:r w:rsidR="00625E13">
        <w:t xml:space="preserve"> </w:t>
      </w:r>
      <w:r>
        <w:t>interfaces</w:t>
      </w:r>
      <w:bookmarkEnd w:id="1065"/>
      <w:bookmarkEnd w:id="1066"/>
      <w:bookmarkEnd w:id="1067"/>
      <w:bookmarkEnd w:id="1068"/>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069" w:name="_Toc445799302"/>
      <w:bookmarkStart w:id="1070" w:name="_Toc447898987"/>
      <w:bookmarkStart w:id="1071" w:name="_Toc455073064"/>
      <w:r>
        <w:lastRenderedPageBreak/>
        <w:t xml:space="preserve">External </w:t>
      </w:r>
      <w:r w:rsidR="009713E3">
        <w:t>units</w:t>
      </w:r>
      <w:bookmarkEnd w:id="1069"/>
      <w:r w:rsidR="00E43C68">
        <w:t xml:space="preserve"> with predefined functionality</w:t>
      </w:r>
      <w:bookmarkEnd w:id="1070"/>
      <w:bookmarkEnd w:id="1071"/>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2DF4ECD3" w:rsidR="00CE41B1" w:rsidRDefault="0086352D" w:rsidP="00E502A3">
      <w:pPr>
        <w:pStyle w:val="Heading1"/>
      </w:pPr>
      <w:bookmarkStart w:id="1072" w:name="_Toc417920557"/>
      <w:bookmarkStart w:id="1073" w:name="_Toc445799303"/>
      <w:bookmarkStart w:id="1074" w:name="_Toc447898988"/>
      <w:bookmarkStart w:id="1075" w:name="_Toc455073065"/>
      <w:r>
        <w:t>E</w:t>
      </w:r>
      <w:r w:rsidR="00E502A3">
        <w:t xml:space="preserve">xample: </w:t>
      </w:r>
      <w:bookmarkEnd w:id="1072"/>
      <w:r w:rsidR="00E502A3">
        <w:t>programming a simple switch</w:t>
      </w:r>
      <w:bookmarkEnd w:id="1073"/>
      <w:bookmarkEnd w:id="1074"/>
      <w:bookmarkEnd w:id="1075"/>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5BF50F4C" w:rsidR="004210C4" w:rsidRDefault="00C55C6A" w:rsidP="00E047BF">
      <w:r>
        <w:t>W</w:t>
      </w:r>
      <w:r w:rsidR="00084F42">
        <w:t xml:space="preserve">e call </w:t>
      </w:r>
      <w:r>
        <w:t>our target architecture</w:t>
      </w:r>
      <w:r w:rsidR="00084F42">
        <w:t xml:space="preserve"> “Simple Switch”</w:t>
      </w:r>
      <w:r w:rsidR="0082523F">
        <w:t xml:space="preserve"> (SS)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There is nothing special about 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in addition we expect that the community will evolve a standard switch architecture, which will be more full-featured than SS</w:t>
      </w:r>
      <w:r w:rsidR="00AC3967">
        <w:t>.</w:t>
      </w:r>
      <w:r w:rsidR="004210C4">
        <w:t xml:space="preserve"> </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6ECB7FE8" w:rsidR="00CE41B1" w:rsidRDefault="002C3A78" w:rsidP="00E047BF">
      <w:r>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34AD4BF5" w:rsidR="003518DC" w:rsidRDefault="003518DC" w:rsidP="0016160B">
      <w:pPr>
        <w:pStyle w:val="Caption"/>
      </w:pPr>
      <w:bookmarkStart w:id="1076" w:name="_Ref286916628"/>
      <w:r>
        <w:t xml:space="preserve">Figure </w:t>
      </w:r>
      <w:r w:rsidR="00CB59BD">
        <w:fldChar w:fldCharType="begin"/>
      </w:r>
      <w:r w:rsidR="00CB59BD">
        <w:instrText xml:space="preserve"> SEQ Figure \* ARABIC </w:instrText>
      </w:r>
      <w:r w:rsidR="00CB59BD">
        <w:fldChar w:fldCharType="separate"/>
      </w:r>
      <w:r w:rsidR="003A5208">
        <w:rPr>
          <w:noProof/>
        </w:rPr>
        <w:t>6</w:t>
      </w:r>
      <w:r w:rsidR="00CB59BD">
        <w:rPr>
          <w:noProof/>
        </w:rPr>
        <w:fldChar w:fldCharType="end"/>
      </w:r>
      <w:bookmarkEnd w:id="1076"/>
      <w:r>
        <w:t xml:space="preserve">: </w:t>
      </w:r>
      <w:r w:rsidR="002C3A78">
        <w:t xml:space="preserve">The </w:t>
      </w:r>
      <w:r>
        <w:t xml:space="preserve">Simple </w:t>
      </w:r>
      <w:r w:rsidR="002C3A78">
        <w:t>S</w:t>
      </w:r>
      <w:r>
        <w:t xml:space="preserve">witch </w:t>
      </w:r>
      <w:r w:rsidR="002C3A78">
        <w:t xml:space="preserve">(SS) </w:t>
      </w:r>
      <w:r w:rsidR="001B0BC0">
        <w:t>archi</w:t>
      </w:r>
      <w:r w:rsidR="00CD4EF8">
        <w:t>t</w:t>
      </w:r>
      <w:r w:rsidR="001B0BC0">
        <w:t>ecture</w:t>
      </w:r>
    </w:p>
    <w:p w14:paraId="1A4443FB" w14:textId="4FB26A84"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SS has three programmable blocks: a parser, a match-action pipeline, and a deparser.</w:t>
      </w:r>
    </w:p>
    <w:p w14:paraId="13FF7F11" w14:textId="2BA7446B" w:rsidR="00D26F03" w:rsidRDefault="00D26F03" w:rsidP="00E502A3">
      <w:pPr>
        <w:pStyle w:val="Heading2"/>
      </w:pPr>
      <w:bookmarkStart w:id="1077" w:name="_Ref287016903"/>
      <w:bookmarkStart w:id="1078" w:name="_Toc417920558"/>
      <w:bookmarkStart w:id="1079" w:name="_Toc445799304"/>
      <w:bookmarkStart w:id="1080" w:name="_Toc447898989"/>
      <w:bookmarkStart w:id="1081" w:name="_Toc455073066"/>
      <w:r>
        <w:t xml:space="preserve">Simple </w:t>
      </w:r>
      <w:r w:rsidR="002C3A78">
        <w:t>S</w:t>
      </w:r>
      <w:r>
        <w:t xml:space="preserve">witch </w:t>
      </w:r>
      <w:r w:rsidR="001B0BC0">
        <w:t xml:space="preserve">architecture </w:t>
      </w:r>
      <w:r>
        <w:t>declaration</w:t>
      </w:r>
      <w:bookmarkEnd w:id="1077"/>
      <w:bookmarkEnd w:id="1078"/>
      <w:bookmarkEnd w:id="1079"/>
      <w:bookmarkEnd w:id="1080"/>
      <w:bookmarkEnd w:id="1081"/>
    </w:p>
    <w:p w14:paraId="0D79676B" w14:textId="2FE3ED2D" w:rsidR="00053601" w:rsidRPr="0050719E" w:rsidRDefault="00053601" w:rsidP="00AB28AA">
      <w:r>
        <w:t xml:space="preserve">The following </w:t>
      </w:r>
      <w:r w:rsidR="00D15F70">
        <w:t>P4 program</w:t>
      </w:r>
      <w:r>
        <w:t xml:space="preserve"> provides a declaration of </w:t>
      </w:r>
      <w:r w:rsidR="002C3A78">
        <w:t>SS</w:t>
      </w:r>
      <w:r w:rsidR="008B14A0">
        <w:t xml:space="preserve"> in P4</w:t>
      </w:r>
      <w:r w:rsidR="00C32558">
        <w:t>, as it would be provided by the SS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09F3C1A6" w:rsidR="003D445D" w:rsidRPr="00DC4BC9" w:rsidRDefault="00D15F70" w:rsidP="00D010A6">
      <w:pPr>
        <w:pStyle w:val="CodeExample"/>
      </w:pPr>
      <w:r w:rsidRPr="00DC4BC9">
        <w:t xml:space="preserve">// </w:t>
      </w:r>
      <w:r w:rsidR="00F3681D" w:rsidRPr="00DC4BC9">
        <w:t xml:space="preserve">File </w:t>
      </w:r>
      <w:r w:rsidR="00477306" w:rsidRPr="00DC4BC9">
        <w:t>"</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50071FE3"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477306" w:rsidRPr="00DC4BC9">
        <w:t>"</w:t>
      </w:r>
      <w:r w:rsidR="0042713F" w:rsidRPr="00DC4BC9">
        <w:t>core</w:t>
      </w:r>
      <w:r w:rsidRPr="00DC4BC9">
        <w:t>.p4</w:t>
      </w:r>
      <w:r w:rsidR="00477306" w:rsidRPr="00DC4BC9">
        <w: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lastRenderedPageBreak/>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8055583"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“Switch”</w:t>
      </w:r>
      <w:r w:rsidR="00011925" w:rsidRPr="00DC4BC9">
        <w:t xml:space="preserve"> 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Pr="00DC4BC9">
        <w:t>S</w:t>
      </w:r>
      <w:r w:rsidR="00523D4F" w:rsidRPr="00DC4BC9">
        <w:t>imple</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555B87" w:rsidRPr="00DC4BC9">
        <w:t xml:space="preserve">   </w:t>
      </w:r>
      <w:r w:rsidR="0081089B" w:rsidRPr="00DC4BC9">
        <w:t>Pipe</w:t>
      </w:r>
      <w:r w:rsidR="00555B87" w:rsidRPr="00DC4BC9">
        <w:t xml:space="preserve">&lt;H&gt; map, </w:t>
      </w:r>
      <w:r w:rsidR="00555B87" w:rsidRPr="00DC4BC9">
        <w:br/>
        <w:t xml:space="preserve">                  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r>
      <w:r w:rsidR="005C0550" w:rsidRPr="00DC4BC9">
        <w:lastRenderedPageBreak/>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3A8C6357"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program a simple switch,</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40867B72" w:rsidR="00D26F03" w:rsidRDefault="00D26F03" w:rsidP="00E502A3">
      <w:pPr>
        <w:pStyle w:val="Heading2"/>
      </w:pPr>
      <w:bookmarkStart w:id="1082" w:name="_Toc417920559"/>
      <w:bookmarkStart w:id="1083" w:name="_Toc445799305"/>
      <w:bookmarkStart w:id="1084" w:name="_Toc447898990"/>
      <w:bookmarkStart w:id="1085" w:name="_Ref448237501"/>
      <w:bookmarkStart w:id="1086" w:name="_Toc455073067"/>
      <w:r>
        <w:t xml:space="preserve">Simple </w:t>
      </w:r>
      <w:r w:rsidR="00813F18">
        <w:t>S</w:t>
      </w:r>
      <w:r>
        <w:t xml:space="preserve">witch </w:t>
      </w:r>
      <w:r w:rsidR="00543982">
        <w:t>data plane</w:t>
      </w:r>
      <w:r w:rsidR="00F52385">
        <w:t xml:space="preserve"> </w:t>
      </w:r>
      <w:r w:rsidR="001B0BC0">
        <w:t xml:space="preserve">architecture </w:t>
      </w:r>
      <w:r>
        <w:t>description</w:t>
      </w:r>
      <w:bookmarkEnd w:id="1082"/>
      <w:bookmarkEnd w:id="1083"/>
      <w:bookmarkEnd w:id="1084"/>
      <w:bookmarkEnd w:id="1085"/>
      <w:bookmarkEnd w:id="1086"/>
    </w:p>
    <w:p w14:paraId="5A40D0E3" w14:textId="1CFF4B75" w:rsidR="00162EBB" w:rsidRDefault="00162EBB" w:rsidP="00AB28AA">
      <w:r>
        <w:t xml:space="preserve"> In order to </w:t>
      </w:r>
      <w:r w:rsidR="0024629D">
        <w:t xml:space="preserve">fully </w:t>
      </w:r>
      <w:r w:rsidR="00194A18">
        <w:t xml:space="preserve">understand </w:t>
      </w:r>
      <w:r w:rsidR="00D56BC6">
        <w:t>SS’s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lastRenderedPageBreak/>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087" w:name="_Toc417920560"/>
      <w:bookmarkStart w:id="1088" w:name="_Toc445799306"/>
      <w:bookmarkStart w:id="1089" w:name="_Toc447898991"/>
      <w:bookmarkStart w:id="1090" w:name="_Toc455073068"/>
      <w:r>
        <w:t xml:space="preserve">The </w:t>
      </w:r>
      <w:r w:rsidR="000402A8">
        <w:t xml:space="preserve">arbiter </w:t>
      </w:r>
      <w:r>
        <w:t>block</w:t>
      </w:r>
      <w:bookmarkEnd w:id="1087"/>
      <w:bookmarkEnd w:id="1088"/>
      <w:bookmarkEnd w:id="1089"/>
      <w:bookmarkEnd w:id="1090"/>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1091" w:name="_Toc447898992"/>
      <w:bookmarkStart w:id="1092" w:name="_Toc455073069"/>
      <w:r>
        <w:t>The parser runtime block</w:t>
      </w:r>
      <w:bookmarkEnd w:id="1091"/>
      <w:bookmarkEnd w:id="1092"/>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093" w:name="_Toc417920561"/>
      <w:bookmarkStart w:id="1094" w:name="_Toc445799307"/>
      <w:bookmarkStart w:id="1095" w:name="_Toc447898993"/>
      <w:bookmarkStart w:id="1096" w:name="_Toc455073070"/>
      <w:r>
        <w:t>The demux block</w:t>
      </w:r>
      <w:bookmarkEnd w:id="1093"/>
      <w:bookmarkEnd w:id="1094"/>
      <w:bookmarkEnd w:id="1095"/>
      <w:bookmarkEnd w:id="1096"/>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lastRenderedPageBreak/>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097" w:name="_Toc447898994"/>
      <w:bookmarkStart w:id="1098" w:name="_Toc455073071"/>
      <w:r>
        <w:t>Available extern blocks</w:t>
      </w:r>
      <w:bookmarkEnd w:id="1097"/>
      <w:bookmarkEnd w:id="1098"/>
    </w:p>
    <w:p w14:paraId="3AF63BCA" w14:textId="188CCDD7" w:rsidR="00500F47" w:rsidRDefault="00500F47">
      <w:r>
        <w:t xml:space="preserve">The simple 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34C5C540" w:rsidR="00A63137" w:rsidRDefault="00A63137" w:rsidP="00E502A3">
      <w:pPr>
        <w:pStyle w:val="Heading2"/>
      </w:pPr>
      <w:bookmarkStart w:id="1099" w:name="_Ref289344279"/>
      <w:bookmarkStart w:id="1100" w:name="_Toc417920562"/>
      <w:bookmarkStart w:id="1101" w:name="_Toc445799308"/>
      <w:bookmarkStart w:id="1102" w:name="_Toc447898995"/>
      <w:bookmarkStart w:id="1103" w:name="_Toc455073072"/>
      <w:r>
        <w:t xml:space="preserve">A complete program for the </w:t>
      </w:r>
      <w:r w:rsidR="00C15536">
        <w:t>S</w:t>
      </w:r>
      <w:r>
        <w:t xml:space="preserve">imple </w:t>
      </w:r>
      <w:r w:rsidR="00C15536">
        <w:t>S</w:t>
      </w:r>
      <w:r>
        <w:t>witch</w:t>
      </w:r>
      <w:bookmarkEnd w:id="1099"/>
      <w:bookmarkEnd w:id="1100"/>
      <w:bookmarkEnd w:id="1101"/>
      <w:bookmarkEnd w:id="1102"/>
      <w:bookmarkEnd w:id="1103"/>
    </w:p>
    <w:p w14:paraId="1F11BC33" w14:textId="4189C920" w:rsidR="00E25310" w:rsidRDefault="00E25310" w:rsidP="00280B0E">
      <w:r>
        <w:t xml:space="preserve">Here </w:t>
      </w:r>
      <w:r w:rsidR="0079218A">
        <w:t>we provide</w:t>
      </w:r>
      <w:r>
        <w:t xml:space="preserve"> a complete P4 program performing L2/L3 forwarding for IPv4 packets for the </w:t>
      </w:r>
      <w:r w:rsidR="00C15536">
        <w:t>S</w:t>
      </w:r>
      <w:r>
        <w:t xml:space="preserve">imple </w:t>
      </w:r>
      <w:r w:rsidR="00C15536">
        <w:t>S</w:t>
      </w:r>
      <w:r>
        <w:t xml:space="preserve">witch.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2AC3539C" w:rsidR="00F9485C" w:rsidRDefault="00F9485C" w:rsidP="0016160B">
      <w:pPr>
        <w:pStyle w:val="Caption"/>
      </w:pPr>
      <w:bookmarkStart w:id="1104" w:name="_Ref289332797"/>
      <w:r>
        <w:t xml:space="preserve">Figure </w:t>
      </w:r>
      <w:r w:rsidR="00CB59BD">
        <w:fldChar w:fldCharType="begin"/>
      </w:r>
      <w:r w:rsidR="00CB59BD">
        <w:instrText xml:space="preserve"> SEQ Figure \* ARABIC </w:instrText>
      </w:r>
      <w:r w:rsidR="00CB59BD">
        <w:fldChar w:fldCharType="separate"/>
      </w:r>
      <w:r w:rsidR="003A5208">
        <w:rPr>
          <w:noProof/>
        </w:rPr>
        <w:t>7</w:t>
      </w:r>
      <w:r w:rsidR="00CB59BD">
        <w:rPr>
          <w:noProof/>
        </w:rPr>
        <w:fldChar w:fldCharType="end"/>
      </w:r>
      <w:bookmarkEnd w:id="1104"/>
      <w:r>
        <w:t>: Diagram of the match-action pipeline expressed by the SS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w:t>
      </w:r>
      <w:commentRangeStart w:id="1105"/>
      <w:r>
        <w:t xml:space="preserve">the </w:t>
      </w:r>
      <w:r w:rsidRPr="00E83573">
        <w:rPr>
          <w:rFonts w:ascii="Consolas" w:hAnsi="Consolas"/>
        </w:rPr>
        <w:t>ttl</w:t>
      </w:r>
      <w:r>
        <w:t xml:space="preserve"> becomes 0</w:t>
      </w:r>
      <w:commentRangeEnd w:id="1105"/>
      <w:r w:rsidR="00DC4BC9">
        <w:rPr>
          <w:rStyle w:val="CommentReference"/>
        </w:rPr>
        <w:commentReference w:id="1105"/>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lastRenderedPageBreak/>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66C38280" w:rsidR="00A73466" w:rsidRPr="00A73466" w:rsidRDefault="001D6B91">
      <w:r>
        <w:t xml:space="preserve">This example uses the C preprocessor to </w:t>
      </w:r>
      <w:r w:rsidR="00E35B66">
        <w:t>execute the #include directive.</w:t>
      </w:r>
    </w:p>
    <w:p w14:paraId="5CD8CC39" w14:textId="621C1D80"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#include “</w:t>
      </w:r>
      <w:r w:rsidR="00E00B81">
        <w:rPr>
          <w:rFonts w:ascii="Consolas" w:hAnsi="Consolas"/>
          <w:color w:val="000000"/>
          <w:szCs w:val="20"/>
        </w:rPr>
        <w:t>core</w:t>
      </w:r>
      <w:r w:rsidRPr="00A229BA">
        <w:rPr>
          <w:rFonts w:ascii="Consolas" w:hAnsi="Consolas"/>
          <w:color w:val="000000"/>
          <w:szCs w:val="20"/>
        </w:rPr>
        <w:t>.p4”</w:t>
      </w:r>
    </w:p>
    <w:p w14:paraId="1679938A" w14:textId="77777777" w:rsidR="00533462" w:rsidRPr="00A229BA" w:rsidRDefault="00533462" w:rsidP="007135DB">
      <w:pPr>
        <w:spacing w:before="0" w:after="0"/>
        <w:rPr>
          <w:rFonts w:ascii="Consolas" w:hAnsi="Consolas"/>
          <w:color w:val="000000"/>
          <w:szCs w:val="20"/>
        </w:rPr>
      </w:pPr>
    </w:p>
    <w:p w14:paraId="7BCAB07F" w14:textId="4EDC3E19"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include the switch declaration</w:t>
      </w:r>
      <w:r w:rsidR="00F3681D" w:rsidRPr="00A229BA">
        <w:rPr>
          <w:rFonts w:ascii="Consolas" w:hAnsi="Consolas"/>
          <w:color w:val="000000"/>
          <w:szCs w:val="20"/>
        </w:rPr>
        <w:t xml:space="preserve"> from the previous section</w:t>
      </w:r>
    </w:p>
    <w:p w14:paraId="01CB25D9" w14:textId="4E85F46F"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lastRenderedPageBreak/>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1106"/>
      <w:r>
        <w:rPr>
          <w:rFonts w:ascii="Consolas" w:hAnsi="Consolas"/>
          <w:color w:val="000000"/>
          <w:szCs w:val="20"/>
        </w:rPr>
        <w:t>IPv4ChecksumError</w:t>
      </w:r>
      <w:commentRangeEnd w:id="1106"/>
      <w:r w:rsidR="00292487">
        <w:rPr>
          <w:rStyle w:val="CommentReference"/>
        </w:rPr>
        <w:commentReference w:id="1106"/>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r>
      <w:r w:rsidR="00D63D32" w:rsidRPr="00A229BA">
        <w:rPr>
          <w:rFonts w:ascii="Consolas" w:hAnsi="Consolas"/>
          <w:color w:val="000000"/>
          <w:szCs w:val="20"/>
        </w:rPr>
        <w:lastRenderedPageBreak/>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r>
      <w:r w:rsidRPr="00A229BA">
        <w:rPr>
          <w:rFonts w:ascii="Consolas" w:hAnsi="Consolas"/>
          <w:color w:val="000000"/>
          <w:szCs w:val="20"/>
        </w:rPr>
        <w:lastRenderedPageBreak/>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1107"/>
      <w:r w:rsidR="00533462" w:rsidRPr="00A229BA">
        <w:rPr>
          <w:rFonts w:ascii="Consolas" w:hAnsi="Consolas"/>
          <w:color w:val="000000"/>
          <w:szCs w:val="20"/>
        </w:rPr>
        <w:t>match</w:t>
      </w:r>
      <w:commentRangeEnd w:id="1107"/>
      <w:r w:rsidR="0056132F">
        <w:rPr>
          <w:rStyle w:val="CommentReference"/>
        </w:rPr>
        <w:commentReference w:id="1107"/>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1BCA6B3E"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3B62D7">
        <w:rPr>
          <w:rFonts w:ascii="Consolas" w:hAnsi="Consolas"/>
          <w:color w:val="000000"/>
          <w:szCs w:val="20"/>
        </w:rPr>
        <w:t>Simple</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19E29BF7"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533462" w:rsidRPr="00A229BA">
        <w:rPr>
          <w:rFonts w:ascii="Consolas" w:hAnsi="Consolas"/>
          <w:color w:val="000000"/>
          <w:szCs w:val="20"/>
        </w:rPr>
        <w:t>Switch(</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lastRenderedPageBreak/>
        <w:t xml:space="preserve">    </w:t>
      </w:r>
      <w:r w:rsidR="007620CA" w:rsidRPr="00A229BA">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108" w:name="_Toc417920563"/>
      <w:bookmarkStart w:id="1109" w:name="_Toc445799309"/>
      <w:bookmarkStart w:id="1110" w:name="_Toc447898996"/>
      <w:bookmarkStart w:id="1111" w:name="_Toc455073073"/>
      <w:r>
        <w:t xml:space="preserve">P4 </w:t>
      </w:r>
      <w:r w:rsidR="00DA7873">
        <w:t>Language definition</w:t>
      </w:r>
      <w:bookmarkEnd w:id="1108"/>
      <w:bookmarkEnd w:id="1109"/>
      <w:bookmarkEnd w:id="1110"/>
      <w:bookmarkEnd w:id="1111"/>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112" w:name="_Toc417920566"/>
      <w:bookmarkStart w:id="1113" w:name="_Toc445799310"/>
      <w:bookmarkStart w:id="1114" w:name="_Toc447898997"/>
      <w:bookmarkStart w:id="1115" w:name="_Toc455073074"/>
      <w:r>
        <w:t>Syntax and semantics</w:t>
      </w:r>
      <w:bookmarkEnd w:id="1112"/>
      <w:bookmarkEnd w:id="1113"/>
      <w:bookmarkEnd w:id="1114"/>
      <w:bookmarkEnd w:id="1115"/>
    </w:p>
    <w:p w14:paraId="5E172ED6" w14:textId="29CB5BCD" w:rsidR="007C26EB" w:rsidRDefault="00C86E05" w:rsidP="00E411B2">
      <w:pPr>
        <w:pStyle w:val="Heading3"/>
      </w:pPr>
      <w:bookmarkStart w:id="1116" w:name="_Toc445799311"/>
      <w:bookmarkStart w:id="1117" w:name="_Toc447898998"/>
      <w:bookmarkStart w:id="1118" w:name="_Toc455073075"/>
      <w:r>
        <w:t>Grammar</w:t>
      </w:r>
      <w:bookmarkEnd w:id="1116"/>
      <w:bookmarkEnd w:id="1117"/>
      <w:bookmarkEnd w:id="1118"/>
    </w:p>
    <w:p w14:paraId="64248EEA" w14:textId="1B6CC568" w:rsidR="000370EF" w:rsidRDefault="00C86E05">
      <w:r>
        <w:t>The complete grammar of P4</w:t>
      </w:r>
      <w:ins w:id="1119" w:author="Mihai Budiu" w:date="2016-06-13T14:05:00Z">
        <w:r w:rsidR="00154584">
          <w:t>-16</w:t>
        </w:r>
      </w:ins>
      <w:del w:id="1120" w:author="Mihai Budiu" w:date="2016-06-13T14:05:00Z">
        <w:r w:rsidDel="00154584">
          <w:delText xml:space="preserve"> v1.2</w:delText>
        </w:r>
      </w:del>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77777777" w:rsidR="00EC460A" w:rsidRPr="002D53BA" w:rsidRDefault="00EC460A" w:rsidP="00D42204">
      <w:pPr>
        <w:pStyle w:val="Grammar"/>
      </w:pPr>
      <w:r w:rsidRPr="00D42204">
        <w:t xml:space="preserve">    | p4program declaration</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121" w:name="_Toc417920568"/>
      <w:bookmarkStart w:id="1122"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123" w:name="_Toc447898999"/>
      <w:bookmarkStart w:id="1124" w:name="_Toc455073076"/>
      <w:r>
        <w:t>Semantics and t</w:t>
      </w:r>
      <w:r w:rsidR="00BB28F7">
        <w:t>he P4 abstract machine</w:t>
      </w:r>
      <w:r w:rsidR="00B76FD7">
        <w:t>s</w:t>
      </w:r>
      <w:bookmarkEnd w:id="1121"/>
      <w:bookmarkEnd w:id="1122"/>
      <w:bookmarkEnd w:id="1123"/>
      <w:bookmarkEnd w:id="1124"/>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lastRenderedPageBreak/>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125" w:name="_Toc448324326"/>
      <w:bookmarkStart w:id="1126" w:name="_Toc448734122"/>
      <w:bookmarkStart w:id="1127" w:name="_Toc448902768"/>
      <w:bookmarkStart w:id="1128" w:name="_Toc445799313"/>
      <w:bookmarkStart w:id="1129" w:name="_Toc447899000"/>
      <w:bookmarkStart w:id="1130" w:name="_Toc455073077"/>
      <w:bookmarkEnd w:id="1125"/>
      <w:bookmarkEnd w:id="1126"/>
      <w:bookmarkEnd w:id="1127"/>
      <w:r>
        <w:t>Preprocessing</w:t>
      </w:r>
      <w:bookmarkEnd w:id="1128"/>
      <w:bookmarkEnd w:id="1129"/>
      <w:bookmarkEnd w:id="1130"/>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1131"/>
      <w:r w:rsidRPr="00BD6FE9">
        <w:rPr>
          <w:rFonts w:ascii="Consolas" w:hAnsi="Consolas"/>
        </w:rPr>
        <w:t>endif</w:t>
      </w:r>
      <w:commentRangeEnd w:id="1131"/>
      <w:r w:rsidR="00104462">
        <w:rPr>
          <w:rStyle w:val="CommentReference"/>
        </w:rPr>
        <w:commentReference w:id="1131"/>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0B1FBC8E" w:rsidR="009322F0" w:rsidRPr="00AB0DC5" w:rsidRDefault="00AB0DC5">
      <w:r>
        <w:t>Additional capabilities of the C preprocessor may be supported, but are not guaranteed (e.g., macros with arguments).</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132" w:name="_Toc417920570"/>
      <w:bookmarkStart w:id="1133" w:name="_Toc445799314"/>
      <w:bookmarkStart w:id="1134" w:name="_Toc447899001"/>
      <w:bookmarkStart w:id="1135" w:name="_Toc455073078"/>
      <w:r>
        <w:t xml:space="preserve">P4 </w:t>
      </w:r>
      <w:r w:rsidR="00EC2208">
        <w:t>core library</w:t>
      </w:r>
      <w:bookmarkEnd w:id="1132"/>
      <w:bookmarkEnd w:id="1133"/>
      <w:bookmarkEnd w:id="1134"/>
      <w:bookmarkEnd w:id="1135"/>
    </w:p>
    <w:p w14:paraId="59BE9649" w14:textId="7B7D5FF1"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p>
    <w:p w14:paraId="0F133DF1" w14:textId="703C0FAE" w:rsidR="00CC662E" w:rsidRDefault="00CC662E" w:rsidP="00280B0E">
      <w:pPr>
        <w:pStyle w:val="Heading2"/>
      </w:pPr>
      <w:bookmarkStart w:id="1136" w:name="_Toc417920571"/>
      <w:bookmarkStart w:id="1137" w:name="_Toc445799315"/>
      <w:bookmarkStart w:id="1138" w:name="_Toc447899002"/>
      <w:bookmarkStart w:id="1139" w:name="_Toc455073079"/>
      <w:r>
        <w:t>Lexical constructs</w:t>
      </w:r>
      <w:bookmarkEnd w:id="1136"/>
      <w:bookmarkEnd w:id="1137"/>
      <w:bookmarkEnd w:id="1138"/>
      <w:bookmarkEnd w:id="1139"/>
    </w:p>
    <w:p w14:paraId="62E7A5FE" w14:textId="56CA92FC" w:rsidR="00570B6E" w:rsidRDefault="007B3571" w:rsidP="006464BC">
      <w:r>
        <w:t xml:space="preserve">All </w:t>
      </w:r>
      <w:r w:rsidR="006464BC">
        <w:t xml:space="preserve">P4 </w:t>
      </w:r>
      <w:r>
        <w:t xml:space="preserve">keywords </w:t>
      </w:r>
      <w:r w:rsidR="006464BC">
        <w:t xml:space="preserve">use only </w:t>
      </w:r>
      <w:commentRangeStart w:id="1140"/>
      <w:r w:rsidR="006464BC">
        <w:t xml:space="preserve">ASCII </w:t>
      </w:r>
      <w:commentRangeEnd w:id="1140"/>
      <w:r>
        <w:rPr>
          <w:rStyle w:val="CommentReference"/>
        </w:rPr>
        <w:commentReference w:id="1140"/>
      </w:r>
      <w:r w:rsidR="006464BC">
        <w:t>characters.</w:t>
      </w:r>
      <w:r w:rsidR="00D328D6">
        <w:t xml:space="preserve"> </w:t>
      </w:r>
      <w:r>
        <w:t>All P4 identifiers must use only ASCII characters.</w:t>
      </w:r>
      <w:r w:rsidR="00993D2D">
        <w:t xml:space="preserve"> P4 compilers should handle correctly UTF-8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lastRenderedPageBreak/>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141" w:name="_Toc417920572"/>
      <w:bookmarkStart w:id="1142" w:name="_Toc445799316"/>
      <w:bookmarkStart w:id="1143" w:name="_Toc447899003"/>
      <w:bookmarkStart w:id="1144" w:name="_Toc455073080"/>
      <w:r>
        <w:t>Comments</w:t>
      </w:r>
      <w:bookmarkEnd w:id="1141"/>
      <w:bookmarkEnd w:id="1142"/>
      <w:bookmarkEnd w:id="1143"/>
      <w:bookmarkEnd w:id="1144"/>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145" w:name="_Toc417920573"/>
      <w:bookmarkStart w:id="1146" w:name="_Toc445799317"/>
      <w:bookmarkStart w:id="1147" w:name="_Ref446596464"/>
      <w:bookmarkStart w:id="1148" w:name="_Toc447899004"/>
      <w:bookmarkStart w:id="1149" w:name="_Toc455073081"/>
      <w:r>
        <w:t>Literal constants</w:t>
      </w:r>
      <w:bookmarkEnd w:id="1145"/>
      <w:bookmarkEnd w:id="1146"/>
      <w:bookmarkEnd w:id="1147"/>
      <w:bookmarkEnd w:id="1148"/>
      <w:bookmarkEnd w:id="1149"/>
    </w:p>
    <w:p w14:paraId="06407057" w14:textId="55149C56"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06B8B32F"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p>
    <w:p w14:paraId="76BECED7" w14:textId="5778CBB7"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C9E4794" w14:textId="06FD1B99" w:rsidR="00A34383" w:rsidRDefault="00A34383" w:rsidP="002265E0">
      <w:pPr>
        <w:pStyle w:val="ListParagraph"/>
        <w:numPr>
          <w:ilvl w:val="0"/>
          <w:numId w:val="41"/>
        </w:numPr>
      </w:pPr>
      <w:r w:rsidRPr="00BD6FE9">
        <w:rPr>
          <w:rFonts w:ascii="Consolas" w:hAnsi="Consolas"/>
        </w:rPr>
        <w:t>s</w:t>
      </w:r>
      <w:r>
        <w:t xml:space="preserve"> indicates signed numbers</w:t>
      </w:r>
    </w:p>
    <w:p w14:paraId="446CBCA0" w14:textId="7FA13614"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3F116726" w14:textId="63A004A4" w:rsidR="00C1277E"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p>
    <w:p w14:paraId="7F6B8133" w14:textId="77777777" w:rsidR="00D328D6" w:rsidRDefault="00D328D6" w:rsidP="00D328D6">
      <w:pPr>
        <w:pStyle w:val="Heading2"/>
      </w:pPr>
      <w:bookmarkStart w:id="1150" w:name="_Toc417920574"/>
      <w:bookmarkStart w:id="1151" w:name="_Toc445799318"/>
      <w:bookmarkStart w:id="1152" w:name="_Toc447899005"/>
      <w:bookmarkStart w:id="1153" w:name="_Toc455073082"/>
      <w:r>
        <w:t>Naming conventions</w:t>
      </w:r>
      <w:bookmarkEnd w:id="1150"/>
      <w:bookmarkEnd w:id="1151"/>
      <w:bookmarkEnd w:id="1152"/>
      <w:bookmarkEnd w:id="1153"/>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lastRenderedPageBreak/>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154" w:name="_Toc445799319"/>
      <w:bookmarkStart w:id="1155" w:name="_Toc447899006"/>
      <w:bookmarkStart w:id="1156" w:name="_Toc455073083"/>
      <w:r>
        <w:t>P4 Program structure</w:t>
      </w:r>
      <w:bookmarkEnd w:id="1154"/>
      <w:bookmarkEnd w:id="1155"/>
      <w:bookmarkEnd w:id="1156"/>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77777777" w:rsidR="00A34383" w:rsidRPr="00254E38" w:rsidRDefault="00A34383" w:rsidP="002D0F38">
      <w:pPr>
        <w:pStyle w:val="Grammar"/>
      </w:pPr>
      <w:r>
        <w:t xml:space="preserve">    | p4program</w:t>
      </w:r>
      <w:r w:rsidRPr="00254E38">
        <w:t xml:space="preserve"> declaration</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56E3C309" w14:textId="7ABE10C6" w:rsidR="004902D0" w:rsidRDefault="004902D0" w:rsidP="00A26B5C">
      <w:pPr>
        <w:pStyle w:val="Heading3"/>
      </w:pPr>
      <w:bookmarkStart w:id="1157" w:name="_Toc445799320"/>
      <w:bookmarkStart w:id="1158" w:name="_Toc447899007"/>
      <w:bookmarkStart w:id="1159" w:name="_Toc417920577"/>
      <w:bookmarkStart w:id="1160" w:name="_Toc455073084"/>
      <w:r>
        <w:t>Scopes</w:t>
      </w:r>
      <w:bookmarkEnd w:id="1157"/>
      <w:bookmarkEnd w:id="1158"/>
      <w:bookmarkEnd w:id="1160"/>
    </w:p>
    <w:bookmarkEnd w:id="1159"/>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161" w:name="_Ref445796618"/>
      <w:bookmarkStart w:id="1162" w:name="_Toc445799321"/>
      <w:bookmarkStart w:id="1163" w:name="_Toc447899008"/>
      <w:bookmarkStart w:id="1164" w:name="_Toc455073085"/>
      <w:r>
        <w:t>Stateful elements</w:t>
      </w:r>
      <w:bookmarkEnd w:id="1161"/>
      <w:bookmarkEnd w:id="1162"/>
      <w:bookmarkEnd w:id="1163"/>
      <w:bookmarkEnd w:id="1164"/>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lastRenderedPageBreak/>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1C61C84B"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ins w:id="1165" w:author="Mihai Budiu" w:date="2016-06-13T14:05:00Z">
        <w:r w:rsidR="002A3E45">
          <w:t>-16</w:t>
        </w:r>
      </w:ins>
      <w:del w:id="1166" w:author="Mihai Budiu" w:date="2016-06-13T14:05:00Z">
        <w:r w:rsidR="00036E74" w:rsidDel="002A3E45">
          <w:delText xml:space="preserve"> v1.2</w:delText>
        </w:r>
      </w:del>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2E9B77AB"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del w:id="1167" w:author="Mihai Budiu" w:date="2016-06-24T17:01:00Z">
        <w:r w:rsidDel="00715CDB">
          <w:delText>variable</w:delText>
        </w:r>
      </w:del>
      <w:ins w:id="1168" w:author="Mihai Budiu" w:date="2016-06-24T17:01:00Z">
        <w:r w:rsidR="00715CDB">
          <w:t>instance object</w:t>
        </w:r>
      </w:ins>
      <w:r>
        <w:t xml:space="preserve">, which is an instance of the </w:t>
      </w:r>
      <w:r w:rsidRPr="002D0F38">
        <w:rPr>
          <w:rFonts w:ascii="Consolas" w:hAnsi="Consolas"/>
        </w:rPr>
        <w:t>Switch</w:t>
      </w:r>
      <w:r>
        <w:t xml:space="preserve"> type (a package).</w:t>
      </w:r>
    </w:p>
    <w:p w14:paraId="3F5A4095" w14:textId="373C9550" w:rsidR="00530AA6" w:rsidRPr="006A6EEF" w:rsidDel="00715CDB" w:rsidRDefault="00530AA6" w:rsidP="006A6EEF">
      <w:pPr>
        <w:rPr>
          <w:del w:id="1169" w:author="Mihai Budiu" w:date="2016-06-24T17:01:00Z"/>
        </w:rPr>
      </w:pPr>
      <w:del w:id="1170" w:author="Mihai Budiu" w:date="2016-06-24T17:01:00Z">
        <w:r w:rsidDel="00715CDB">
          <w:delText>All global v</w:delText>
        </w:r>
        <w:r w:rsidR="00522691" w:rsidDel="00715CDB">
          <w:delText>ariables in P4</w:delText>
        </w:r>
        <w:r w:rsidR="00477FA5" w:rsidDel="00715CDB">
          <w:delText xml:space="preserve"> must be </w:delText>
        </w:r>
        <w:r w:rsidDel="00715CDB">
          <w:delText>stateful object</w:delText>
        </w:r>
        <w:r w:rsidR="00C34CA9" w:rsidDel="00715CDB">
          <w:delText>s</w:delText>
        </w:r>
        <w:r w:rsidDel="00715CDB">
          <w:delText>.</w:delText>
        </w:r>
      </w:del>
    </w:p>
    <w:p w14:paraId="49BFB267" w14:textId="428061DA" w:rsidR="00602950" w:rsidRDefault="00602950" w:rsidP="00A26B5C">
      <w:pPr>
        <w:pStyle w:val="Heading2"/>
      </w:pPr>
      <w:bookmarkStart w:id="1171" w:name="_Ref445503251"/>
      <w:bookmarkStart w:id="1172" w:name="_Toc445799322"/>
      <w:bookmarkStart w:id="1173" w:name="_Toc447899009"/>
      <w:bookmarkStart w:id="1174" w:name="_Toc455073086"/>
      <w:r>
        <w:t xml:space="preserve">Calling convention: call by </w:t>
      </w:r>
      <w:r w:rsidR="00930CB0">
        <w:t>copy in/copy out</w:t>
      </w:r>
      <w:bookmarkEnd w:id="1171"/>
      <w:bookmarkEnd w:id="1172"/>
      <w:bookmarkEnd w:id="1173"/>
      <w:bookmarkEnd w:id="1174"/>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0285B863"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r w:rsidR="00835903">
        <w:t xml:space="preserve"> (by construction, the evaluation of out arguments cannot produce side-effects)</w:t>
      </w:r>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r w:rsidR="006B6B08">
        <w:t>arguments</w:t>
      </w:r>
      <w:r w:rsidR="00E42DB9">
        <w:t xml:space="preserve"> refer to the same underlying storage.</w:t>
      </w:r>
    </w:p>
    <w:p w14:paraId="0B067B5B" w14:textId="2435BB8C"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simple switch example)</w:t>
      </w:r>
      <w:r w:rsidR="006B4B5A">
        <w:t>.</w:t>
      </w:r>
    </w:p>
    <w:p w14:paraId="49911358" w14:textId="0D133666" w:rsidR="003518DC" w:rsidRDefault="003518DC" w:rsidP="00280B0E">
      <w:pPr>
        <w:pStyle w:val="Heading2"/>
      </w:pPr>
      <w:bookmarkStart w:id="1175" w:name="_Toc445799323"/>
      <w:bookmarkStart w:id="1176" w:name="_Toc447899010"/>
      <w:bookmarkStart w:id="1177" w:name="_Toc417920580"/>
      <w:bookmarkStart w:id="1178" w:name="_Toc455073087"/>
      <w:r>
        <w:t>Paths</w:t>
      </w:r>
      <w:bookmarkEnd w:id="1175"/>
      <w:bookmarkEnd w:id="1176"/>
      <w:bookmarkEnd w:id="1178"/>
      <w:r>
        <w:t xml:space="preserve"> </w:t>
      </w:r>
      <w:bookmarkEnd w:id="1177"/>
    </w:p>
    <w:p w14:paraId="2811262E" w14:textId="30A0E809" w:rsidR="000E5214" w:rsidRDefault="000E5214" w:rsidP="00E411B2">
      <w:r>
        <w:t xml:space="preserve">A path </w:t>
      </w:r>
      <w:r w:rsidR="00FF0276">
        <w:t xml:space="preserve">prefix </w:t>
      </w:r>
      <w:r>
        <w:t xml:space="preserve">is a sequence of </w:t>
      </w:r>
      <w:r w:rsidR="00FF0276">
        <w:t xml:space="preserve">namespaces </w:t>
      </w:r>
      <w:r>
        <w:t xml:space="preserve">separated by dots.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1179" w:name="_Toc417920581"/>
      <w:bookmarkStart w:id="1180" w:name="_Toc445799324"/>
      <w:bookmarkStart w:id="1181" w:name="_Toc447899011"/>
      <w:bookmarkStart w:id="1182" w:name="_Toc455073088"/>
      <w:r>
        <w:t>Name resolution rules</w:t>
      </w:r>
      <w:bookmarkEnd w:id="1179"/>
      <w:bookmarkEnd w:id="1180"/>
      <w:bookmarkEnd w:id="1181"/>
      <w:bookmarkEnd w:id="1182"/>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1183" w:name="_Toc445799325"/>
      <w:bookmarkStart w:id="1184" w:name="_Toc447899012"/>
      <w:bookmarkStart w:id="1185" w:name="_Toc455073089"/>
      <w:r>
        <w:t>Visibility</w:t>
      </w:r>
      <w:bookmarkEnd w:id="1183"/>
      <w:bookmarkEnd w:id="1184"/>
      <w:bookmarkEnd w:id="1185"/>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1186" w:name="_Toc417920582"/>
      <w:bookmarkStart w:id="1187" w:name="_Toc445799326"/>
      <w:bookmarkStart w:id="1188" w:name="_Toc447899013"/>
      <w:bookmarkStart w:id="1189" w:name="_Toc455073090"/>
      <w:r>
        <w:t>P4 d</w:t>
      </w:r>
      <w:r w:rsidR="00DA7873">
        <w:t>ata types</w:t>
      </w:r>
      <w:bookmarkEnd w:id="1186"/>
      <w:bookmarkEnd w:id="1187"/>
      <w:bookmarkEnd w:id="1188"/>
      <w:bookmarkEnd w:id="1189"/>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1190" w:name="_Toc417920583"/>
      <w:bookmarkStart w:id="1191" w:name="_Toc445799327"/>
      <w:bookmarkStart w:id="1192" w:name="_Toc447899014"/>
      <w:bookmarkStart w:id="1193" w:name="_Toc455073091"/>
      <w:r>
        <w:lastRenderedPageBreak/>
        <w:t>Base types</w:t>
      </w:r>
      <w:bookmarkEnd w:id="1190"/>
      <w:bookmarkEnd w:id="1191"/>
      <w:bookmarkEnd w:id="1192"/>
      <w:bookmarkEnd w:id="1193"/>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1194" w:name="_Toc417920584"/>
      <w:bookmarkStart w:id="1195" w:name="_Toc445799328"/>
      <w:bookmarkStart w:id="1196" w:name="_Toc447899015"/>
      <w:bookmarkStart w:id="1197" w:name="_Toc455073092"/>
      <w:r>
        <w:t>The void type</w:t>
      </w:r>
      <w:bookmarkEnd w:id="1194"/>
      <w:bookmarkEnd w:id="1195"/>
      <w:bookmarkEnd w:id="1196"/>
      <w:bookmarkEnd w:id="1197"/>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1198" w:name="_Toc417920585"/>
      <w:bookmarkStart w:id="1199" w:name="_Toc445799329"/>
      <w:bookmarkStart w:id="1200" w:name="_Toc447899016"/>
      <w:bookmarkStart w:id="1201" w:name="_Toc455073093"/>
      <w:r>
        <w:t>The error type</w:t>
      </w:r>
      <w:bookmarkEnd w:id="1198"/>
      <w:bookmarkEnd w:id="1199"/>
      <w:bookmarkEnd w:id="1200"/>
      <w:bookmarkEnd w:id="1201"/>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1202" w:name="_Ref445662209"/>
      <w:bookmarkStart w:id="1203" w:name="_Toc445799330"/>
      <w:bookmarkStart w:id="1204" w:name="_Toc447899017"/>
      <w:bookmarkStart w:id="1205" w:name="_Toc455073094"/>
      <w:r>
        <w:t>The match_kind type</w:t>
      </w:r>
      <w:bookmarkEnd w:id="1202"/>
      <w:bookmarkEnd w:id="1203"/>
      <w:bookmarkEnd w:id="1204"/>
      <w:bookmarkEnd w:id="1205"/>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1206"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1207" w:name="_Toc445799331"/>
      <w:bookmarkStart w:id="1208" w:name="_Toc447899018"/>
      <w:bookmarkStart w:id="1209" w:name="_Toc455073095"/>
      <w:r>
        <w:t>Boolean</w:t>
      </w:r>
      <w:bookmarkEnd w:id="1206"/>
      <w:bookmarkEnd w:id="1207"/>
      <w:bookmarkEnd w:id="1208"/>
      <w:bookmarkEnd w:id="1209"/>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1210" w:name="_Toc447899019"/>
      <w:bookmarkStart w:id="1211" w:name="_Toc445799332"/>
      <w:bookmarkStart w:id="1212" w:name="_Toc455073096"/>
      <w:r>
        <w:t>Strings</w:t>
      </w:r>
      <w:bookmarkEnd w:id="1210"/>
      <w:bookmarkEnd w:id="1212"/>
    </w:p>
    <w:p w14:paraId="5AE92EC5" w14:textId="7A67C526" w:rsidR="00D2133B" w:rsidRDefault="00D2133B" w:rsidP="00D2133B">
      <w:r>
        <w:t xml:space="preserve">P4 offers no support for string processing. The only strings that can appear in a P4 program are constant string literals, enclosed in double quotes.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1213" w:name="_Toc447899020"/>
      <w:bookmarkStart w:id="1214" w:name="_Toc455073097"/>
      <w:r>
        <w:t>Integers (signed and unsigned)</w:t>
      </w:r>
      <w:bookmarkEnd w:id="1211"/>
      <w:bookmarkEnd w:id="1213"/>
      <w:bookmarkEnd w:id="1214"/>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1215" w:name="_Toc417920588"/>
      <w:r>
        <w:t>Dynamically-sized bit-strings</w:t>
      </w:r>
      <w:bookmarkEnd w:id="1215"/>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6B6A57BE"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245,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73BF7AA5"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bl>
    <w:p w14:paraId="7CC383A1" w14:textId="1E1F976D" w:rsidR="00F3681D" w:rsidRPr="006950A0" w:rsidRDefault="00F3681D" w:rsidP="00BD6FE9"/>
    <w:p w14:paraId="1F7099DA" w14:textId="71522FB3" w:rsidR="00DA7873" w:rsidRDefault="00DA7873" w:rsidP="00BD6FE9">
      <w:pPr>
        <w:pStyle w:val="Heading2"/>
      </w:pPr>
      <w:bookmarkStart w:id="1216" w:name="_Toc417920590"/>
      <w:bookmarkStart w:id="1217" w:name="_Toc445799333"/>
      <w:bookmarkStart w:id="1218" w:name="_Toc447899022"/>
      <w:bookmarkStart w:id="1219" w:name="_Toc455073098"/>
      <w:r>
        <w:t>Derived types</w:t>
      </w:r>
      <w:bookmarkEnd w:id="1216"/>
      <w:bookmarkEnd w:id="1217"/>
      <w:bookmarkEnd w:id="1218"/>
      <w:bookmarkEnd w:id="1219"/>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1220"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1221" w:name="_Toc445799334"/>
      <w:bookmarkStart w:id="1222" w:name="_Toc447899023"/>
      <w:bookmarkStart w:id="1223" w:name="_Toc455073099"/>
      <w:r>
        <w:t>Enumeration types</w:t>
      </w:r>
      <w:bookmarkEnd w:id="1220"/>
      <w:bookmarkEnd w:id="1221"/>
      <w:bookmarkEnd w:id="1222"/>
      <w:bookmarkEnd w:id="1223"/>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1224"/>
      <w:commentRangeStart w:id="1225"/>
      <w:commentRangeStart w:id="1226"/>
      <w:commentRangeStart w:id="1227"/>
      <w:r w:rsidRPr="00254E38">
        <w:t xml:space="preserve">identifierList </w:t>
      </w:r>
      <w:commentRangeEnd w:id="1224"/>
      <w:r w:rsidR="00CF6E9D">
        <w:rPr>
          <w:rStyle w:val="CommentReference"/>
          <w:rFonts w:ascii="Cambria" w:eastAsia="MS Mincho" w:hAnsi="Cambria" w:cs="Times New Roman"/>
        </w:rPr>
        <w:commentReference w:id="1224"/>
      </w:r>
      <w:commentRangeEnd w:id="1225"/>
      <w:r w:rsidR="009040F1">
        <w:rPr>
          <w:rStyle w:val="CommentReference"/>
          <w:rFonts w:ascii="Cambria" w:eastAsia="MS Mincho" w:hAnsi="Cambria" w:cs="Times New Roman"/>
        </w:rPr>
        <w:commentReference w:id="1225"/>
      </w:r>
      <w:commentRangeEnd w:id="1226"/>
      <w:r w:rsidR="002D3010">
        <w:rPr>
          <w:rStyle w:val="CommentReference"/>
          <w:rFonts w:ascii="Cambria" w:eastAsia="MS Mincho" w:hAnsi="Cambria" w:cs="Times New Roman"/>
        </w:rPr>
        <w:commentReference w:id="1226"/>
      </w:r>
      <w:commentRangeEnd w:id="1227"/>
      <w:r w:rsidR="003A04BE">
        <w:rPr>
          <w:rStyle w:val="CommentReference"/>
          <w:rFonts w:ascii="Cambria" w:eastAsia="MS Mincho" w:hAnsi="Cambria" w:cs="Times New Roman"/>
        </w:rPr>
        <w:commentReference w:id="1227"/>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1228" w:name="_Toc417920592"/>
      <w:bookmarkStart w:id="1229" w:name="_Toc445799335"/>
      <w:bookmarkStart w:id="1230" w:name="_Toc447899024"/>
      <w:bookmarkStart w:id="1231" w:name="_Toc455073100"/>
      <w:r>
        <w:lastRenderedPageBreak/>
        <w:t>Header types</w:t>
      </w:r>
      <w:bookmarkEnd w:id="1228"/>
      <w:bookmarkEnd w:id="1229"/>
      <w:bookmarkEnd w:id="1230"/>
      <w:bookmarkEnd w:id="1231"/>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w:t>
      </w:r>
      <w:commentRangeStart w:id="1232"/>
      <w:r w:rsidR="001404B7">
        <w:t xml:space="preserve"> </w:t>
      </w:r>
      <w:commentRangeEnd w:id="1232"/>
      <w:r w:rsidR="00692238">
        <w:rPr>
          <w:rStyle w:val="CommentReference"/>
        </w:rPr>
        <w:commentReference w:id="1232"/>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1233" w:name="_Ref286403069"/>
      <w:bookmarkStart w:id="1234" w:name="_Toc417920594"/>
      <w:bookmarkStart w:id="1235" w:name="_Toc445799336"/>
      <w:bookmarkStart w:id="1236" w:name="_Toc447899025"/>
      <w:bookmarkStart w:id="1237" w:name="_Toc455073101"/>
      <w:r>
        <w:t xml:space="preserve">Header </w:t>
      </w:r>
      <w:r w:rsidR="006757AB">
        <w:t>stacks</w:t>
      </w:r>
      <w:bookmarkEnd w:id="1233"/>
      <w:bookmarkEnd w:id="1234"/>
      <w:bookmarkEnd w:id="1235"/>
      <w:bookmarkEnd w:id="1236"/>
      <w:bookmarkEnd w:id="1237"/>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4520263B"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1238" w:name="_Toc417920595"/>
      <w:bookmarkStart w:id="1239" w:name="_Toc445799337"/>
      <w:bookmarkStart w:id="1240" w:name="_Toc447899026"/>
      <w:bookmarkStart w:id="1241" w:name="_Toc455073102"/>
      <w:r>
        <w:t>Struct types</w:t>
      </w:r>
      <w:bookmarkEnd w:id="1238"/>
      <w:bookmarkEnd w:id="1239"/>
      <w:bookmarkEnd w:id="1240"/>
      <w:bookmarkEnd w:id="1241"/>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1242" w:name="_Ref450026817"/>
      <w:bookmarkStart w:id="1243" w:name="_Toc417920596"/>
      <w:bookmarkStart w:id="1244" w:name="_Ref445647207"/>
      <w:bookmarkStart w:id="1245" w:name="_Toc445799338"/>
      <w:bookmarkStart w:id="1246" w:name="_Toc447899027"/>
      <w:bookmarkStart w:id="1247" w:name="_Ref287167851"/>
      <w:bookmarkStart w:id="1248" w:name="_Toc455073103"/>
      <w:r>
        <w:t>Synthesized data types</w:t>
      </w:r>
      <w:bookmarkEnd w:id="1242"/>
      <w:bookmarkEnd w:id="1248"/>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1243"/>
      <w:bookmarkEnd w:id="1244"/>
      <w:bookmarkEnd w:id="1245"/>
      <w:bookmarkEnd w:id="1246"/>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commentRangeStart w:id="1249"/>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commentRangeEnd w:id="1249"/>
      <w:r w:rsidR="006C3CC6">
        <w:rPr>
          <w:rStyle w:val="CommentReference"/>
        </w:rPr>
        <w:commentReference w:id="1249"/>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1250" w:name="_Ref445811997"/>
      <w:bookmarkStart w:id="1251" w:name="_Toc445799339"/>
      <w:bookmarkStart w:id="1252" w:name="_Toc447899028"/>
      <w:bookmarkStart w:id="1253" w:name="_Toc417920599"/>
      <w:bookmarkEnd w:id="1247"/>
      <w:r>
        <w:t>S</w:t>
      </w:r>
      <w:r w:rsidR="009A64EE">
        <w:t>et types</w:t>
      </w:r>
      <w:bookmarkEnd w:id="1250"/>
      <w:bookmarkEnd w:id="1251"/>
      <w:bookmarkEnd w:id="1252"/>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1254" w:name="_Toc445799340"/>
      <w:bookmarkStart w:id="1255" w:name="_Toc447899029"/>
      <w:r>
        <w:t>Function types</w:t>
      </w:r>
      <w:bookmarkEnd w:id="1253"/>
      <w:bookmarkEnd w:id="1254"/>
      <w:bookmarkEnd w:id="1255"/>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1256" w:name="_Ref289341225"/>
      <w:bookmarkStart w:id="1257" w:name="_Toc417920603"/>
      <w:bookmarkStart w:id="1258" w:name="_Toc445799341"/>
      <w:bookmarkStart w:id="1259" w:name="_Toc447899030"/>
      <w:bookmarkStart w:id="1260" w:name="_Toc455073104"/>
      <w:r w:rsidRPr="00A1165C">
        <w:rPr>
          <w:rFonts w:ascii="Consolas" w:hAnsi="Consolas" w:cs="Consolas"/>
        </w:rPr>
        <w:lastRenderedPageBreak/>
        <w:t>extern</w:t>
      </w:r>
      <w:r w:rsidR="00E63077">
        <w:t xml:space="preserve"> types</w:t>
      </w:r>
      <w:bookmarkEnd w:id="1256"/>
      <w:bookmarkEnd w:id="1257"/>
      <w:bookmarkEnd w:id="1258"/>
      <w:bookmarkEnd w:id="1259"/>
      <w:bookmarkEnd w:id="1260"/>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1261" w:name="_Toc447899032"/>
      <w:bookmarkStart w:id="1262" w:name="_Toc455073105"/>
      <w:r>
        <w:t>Type specialization</w:t>
      </w:r>
      <w:bookmarkEnd w:id="1261"/>
      <w:bookmarkEnd w:id="1262"/>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263" w:name="_Toc445799343"/>
      <w:bookmarkStart w:id="1264" w:name="_Toc447899033"/>
      <w:bookmarkStart w:id="1265" w:name="_Toc455073106"/>
      <w:r>
        <w:t>Parser and control blocks</w:t>
      </w:r>
      <w:r w:rsidR="001633E5">
        <w:t xml:space="preserve"> types</w:t>
      </w:r>
      <w:bookmarkEnd w:id="1263"/>
      <w:bookmarkEnd w:id="1264"/>
      <w:bookmarkEnd w:id="1265"/>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1266" w:name="_Toc417920629"/>
      <w:bookmarkStart w:id="1267" w:name="_Toc445799344"/>
      <w:r>
        <w:t xml:space="preserve">Parser </w:t>
      </w:r>
      <w:bookmarkEnd w:id="1266"/>
      <w:r>
        <w:t>type declarations</w:t>
      </w:r>
      <w:bookmarkEnd w:id="1267"/>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268" w:name="_Toc445799345"/>
      <w:r>
        <w:t>Control type declarations</w:t>
      </w:r>
      <w:bookmarkEnd w:id="1268"/>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269" w:name="_Toc417920611"/>
      <w:bookmarkStart w:id="1270"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271" w:name="_Toc447899034"/>
      <w:bookmarkStart w:id="1272" w:name="_Toc455073107"/>
      <w:r>
        <w:t>Package types</w:t>
      </w:r>
      <w:bookmarkEnd w:id="1271"/>
      <w:bookmarkEnd w:id="1272"/>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273" w:name="_Toc447899035"/>
      <w:bookmarkStart w:id="1274" w:name="_Toc455073108"/>
      <w:r>
        <w:t>typedef</w:t>
      </w:r>
      <w:bookmarkEnd w:id="1273"/>
      <w:bookmarkEnd w:id="1274"/>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77777777" w:rsidR="00991C7B" w:rsidRPr="00254E38" w:rsidRDefault="00991C7B" w:rsidP="00991C7B">
      <w:pPr>
        <w:pStyle w:val="Grammar"/>
      </w:pPr>
      <w:r w:rsidRPr="00254E38">
        <w:t xml:space="preserve">    : TYPEDEF typeRef </w:t>
      </w:r>
      <w:del w:id="1275" w:author="Mihai Budiu" w:date="2016-06-29T18:28:00Z">
        <w:r w:rsidRPr="00254E38" w:rsidDel="00421E17">
          <w:delText xml:space="preserve">optAnnotations </w:delText>
        </w:r>
      </w:del>
      <w:r w:rsidRPr="00254E38">
        <w:t xml:space="preserve">name ';' </w:t>
      </w:r>
    </w:p>
    <w:p w14:paraId="0E6F89CA" w14:textId="5AE16D7F" w:rsidR="00991C7B" w:rsidRDefault="00991C7B" w:rsidP="00991C7B">
      <w:pPr>
        <w:pStyle w:val="Grammar"/>
        <w:rPr>
          <w:ins w:id="1276" w:author="Mihai Budiu" w:date="2016-06-29T18:28:00Z"/>
        </w:rPr>
      </w:pPr>
      <w:r w:rsidRPr="00254E38">
        <w:t xml:space="preserve">    | TYPEDEF derivedTypeDeclaration </w:t>
      </w:r>
      <w:del w:id="1277" w:author="Mihai Budiu" w:date="2016-06-29T18:28:00Z">
        <w:r w:rsidRPr="00254E38" w:rsidDel="00421E17">
          <w:delText xml:space="preserve">optAnnotations </w:delText>
        </w:r>
      </w:del>
      <w:r w:rsidRPr="00254E38">
        <w:t>name ';'</w:t>
      </w:r>
    </w:p>
    <w:p w14:paraId="4E950E34" w14:textId="3D1B67DC" w:rsidR="00421E17" w:rsidRPr="00254E38" w:rsidRDefault="00421E17" w:rsidP="00421E17">
      <w:pPr>
        <w:pStyle w:val="Grammar"/>
        <w:rPr>
          <w:ins w:id="1278" w:author="Mihai Budiu" w:date="2016-06-29T18:28:00Z"/>
        </w:rPr>
      </w:pPr>
      <w:ins w:id="1279" w:author="Mihai Budiu" w:date="2016-06-29T18:28:00Z">
        <w:r>
          <w:t xml:space="preserve">    |</w:t>
        </w:r>
        <w:r w:rsidRPr="00254E38">
          <w:t xml:space="preserve"> </w:t>
        </w:r>
      </w:ins>
      <w:ins w:id="1280" w:author="Mihai Budiu" w:date="2016-06-29T18:29:00Z">
        <w:r>
          <w:t xml:space="preserve">annotations </w:t>
        </w:r>
      </w:ins>
      <w:ins w:id="1281" w:author="Mihai Budiu" w:date="2016-06-29T18:28:00Z">
        <w:r>
          <w:t xml:space="preserve">TYPEDEF typeRef </w:t>
        </w:r>
        <w:r w:rsidRPr="00254E38">
          <w:t xml:space="preserve">name ';' </w:t>
        </w:r>
      </w:ins>
    </w:p>
    <w:p w14:paraId="4C8C2555" w14:textId="6B1C6B4E" w:rsidR="00421E17" w:rsidRPr="00254E38" w:rsidRDefault="00421E17" w:rsidP="00991C7B">
      <w:pPr>
        <w:pStyle w:val="Grammar"/>
      </w:pPr>
      <w:ins w:id="1282" w:author="Mihai Budiu" w:date="2016-06-29T18:28:00Z">
        <w:r w:rsidRPr="00254E38">
          <w:t xml:space="preserve">    | </w:t>
        </w:r>
      </w:ins>
      <w:ins w:id="1283" w:author="Mihai Budiu" w:date="2016-06-29T18:29:00Z">
        <w:r>
          <w:t xml:space="preserve">annotations </w:t>
        </w:r>
      </w:ins>
      <w:ins w:id="1284" w:author="Mihai Budiu" w:date="2016-06-29T18:28:00Z">
        <w:r w:rsidRPr="00254E38">
          <w:t>TYPEDEF derive</w:t>
        </w:r>
        <w:r>
          <w:t xml:space="preserve">dTypeDeclaration </w:t>
        </w:r>
        <w:r w:rsidRPr="00254E38">
          <w:t>name ';'</w:t>
        </w:r>
      </w:ins>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1285" w:name="_Toc447899036"/>
      <w:bookmarkStart w:id="1286" w:name="_Toc455073109"/>
      <w:r>
        <w:t>Expressions</w:t>
      </w:r>
      <w:bookmarkEnd w:id="1269"/>
      <w:bookmarkEnd w:id="1270"/>
      <w:bookmarkEnd w:id="1285"/>
      <w:bookmarkEnd w:id="1286"/>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ins w:id="1287" w:author="Mihai Budiu" w:date="2016-06-30T18:17:00Z">
        <w:r w:rsidR="00F95E5C">
          <w:br/>
          <w:t xml:space="preserve">    | STRING_LITERAL</w:t>
        </w:r>
      </w:ins>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50100F64"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492F2A20" w14:textId="316FF999" w:rsidR="008229CB" w:rsidRDefault="008229CB" w:rsidP="001170F4">
      <w:pPr>
        <w:pStyle w:val="Heading2"/>
      </w:pPr>
      <w:bookmarkStart w:id="1288" w:name="_Toc417920612"/>
      <w:bookmarkStart w:id="1289" w:name="_Toc445799347"/>
      <w:bookmarkStart w:id="1290" w:name="_Toc447899037"/>
      <w:bookmarkStart w:id="1291" w:name="_Toc455073110"/>
      <w:r>
        <w:t xml:space="preserve">Expression on </w:t>
      </w:r>
      <w:r w:rsidRPr="00E214BF">
        <w:rPr>
          <w:rFonts w:ascii="Consolas" w:hAnsi="Consolas"/>
          <w:b w:val="0"/>
        </w:rPr>
        <w:t>error</w:t>
      </w:r>
      <w:r>
        <w:t xml:space="preserve"> values</w:t>
      </w:r>
      <w:bookmarkEnd w:id="1288"/>
      <w:bookmarkEnd w:id="1289"/>
      <w:bookmarkEnd w:id="1290"/>
      <w:bookmarkEnd w:id="1291"/>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292" w:name="_Ref445809351"/>
      <w:bookmarkStart w:id="1293" w:name="_Toc445799348"/>
      <w:bookmarkStart w:id="1294" w:name="_Toc447899038"/>
      <w:bookmarkStart w:id="1295" w:name="_Toc455073111"/>
      <w:r>
        <w:t xml:space="preserve">Expressions on </w:t>
      </w:r>
      <w:r w:rsidRPr="00E214BF">
        <w:rPr>
          <w:rFonts w:ascii="Consolas" w:hAnsi="Consolas"/>
          <w:b w:val="0"/>
        </w:rPr>
        <w:t>enum</w:t>
      </w:r>
      <w:r>
        <w:t xml:space="preserve"> values</w:t>
      </w:r>
      <w:bookmarkEnd w:id="1292"/>
      <w:bookmarkEnd w:id="1293"/>
      <w:bookmarkEnd w:id="1294"/>
      <w:bookmarkEnd w:id="1295"/>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lastRenderedPageBreak/>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296" w:name="_Toc417920613"/>
      <w:bookmarkStart w:id="1297" w:name="_Toc445799349"/>
      <w:bookmarkStart w:id="1298" w:name="_Toc447899039"/>
      <w:bookmarkStart w:id="1299" w:name="_Toc455073112"/>
      <w:r>
        <w:t>Expressions on Boolean values</w:t>
      </w:r>
      <w:bookmarkEnd w:id="1296"/>
      <w:bookmarkEnd w:id="1297"/>
      <w:bookmarkEnd w:id="1298"/>
      <w:bookmarkEnd w:id="1299"/>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300" w:name="_Toc445799350"/>
      <w:bookmarkStart w:id="1301" w:name="_Ref446512430"/>
      <w:bookmarkStart w:id="1302" w:name="_Toc447899040"/>
      <w:bookmarkStart w:id="1303" w:name="_Toc455073113"/>
      <w:r>
        <w:t>The conditional operator</w:t>
      </w:r>
      <w:bookmarkEnd w:id="1300"/>
      <w:bookmarkEnd w:id="1301"/>
      <w:bookmarkEnd w:id="1302"/>
      <w:bookmarkEnd w:id="1303"/>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05A83E7"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ins w:id="1304" w:author="Mihai Budiu" w:date="2016-06-24T15:06:00Z">
        <w:r w:rsidR="00E009EB">
          <w:t xml:space="preserve"> unless the condition itself can be evaluated at compilation time</w:t>
        </w:r>
      </w:ins>
      <w:ins w:id="1305" w:author="Mihai Budiu" w:date="2016-06-24T15:05:00Z">
        <w:r w:rsidR="00925BCE">
          <w:t xml:space="preserve"> (this restriction exists </w:t>
        </w:r>
      </w:ins>
      <w:ins w:id="1306" w:author="Mihai Budiu" w:date="2016-06-24T15:07:00Z">
        <w:r w:rsidR="00E009EB">
          <w:t xml:space="preserve">in order </w:t>
        </w:r>
      </w:ins>
      <w:ins w:id="1307" w:author="Mihai Budiu" w:date="2016-06-24T15:06:00Z">
        <w:r w:rsidR="00E009EB">
          <w:t xml:space="preserve">to allow the width of the </w:t>
        </w:r>
      </w:ins>
      <w:ins w:id="1308" w:author="Mihai Budiu" w:date="2016-06-24T15:07:00Z">
        <w:r w:rsidR="00E009EB">
          <w:t xml:space="preserve">result of the </w:t>
        </w:r>
      </w:ins>
      <w:ins w:id="1309" w:author="Mihai Budiu" w:date="2016-06-24T15:06:00Z">
        <w:r w:rsidR="00E009EB">
          <w:t xml:space="preserve">conditional operation to be inferred; </w:t>
        </w:r>
      </w:ins>
      <w:ins w:id="1310" w:author="Mihai Budiu" w:date="2016-06-24T15:08:00Z">
        <w:r w:rsidR="00E009EB">
          <w:t xml:space="preserve">the type of the result cannot be </w:t>
        </w:r>
        <w:r w:rsidR="00E009EB" w:rsidRPr="00E009EB">
          <w:rPr>
            <w:rFonts w:ascii="Consolas" w:hAnsi="Consolas" w:cs="Consolas"/>
            <w:b/>
            <w:rPrChange w:id="1311" w:author="Mihai Budiu" w:date="2016-06-24T15:08:00Z">
              <w:rPr/>
            </w:rPrChange>
          </w:rPr>
          <w:t>int</w:t>
        </w:r>
        <w:r w:rsidR="00E009EB">
          <w:t xml:space="preserve">, which is reserved for compile-time constants, </w:t>
        </w:r>
      </w:ins>
      <w:ins w:id="1312" w:author="Mihai Budiu" w:date="2016-06-24T15:05:00Z">
        <w:r w:rsidR="00925BCE">
          <w:t>because the result of a conditional expression is not a compile-time constant, since it depends on the run-time value of the condition)</w:t>
        </w:r>
      </w:ins>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1313" w:name="_Toc417920614"/>
      <w:bookmarkStart w:id="1314" w:name="_Ref444961606"/>
      <w:bookmarkStart w:id="1315" w:name="_Toc445799351"/>
      <w:bookmarkStart w:id="1316" w:name="_Toc447899041"/>
      <w:bookmarkStart w:id="1317" w:name="_Toc455073114"/>
      <w:r>
        <w:t>Bit</w:t>
      </w:r>
      <w:r w:rsidR="00F853E9">
        <w:t>-</w:t>
      </w:r>
      <w:r>
        <w:t xml:space="preserve">string </w:t>
      </w:r>
      <w:r w:rsidR="00F853E9">
        <w:t xml:space="preserve">(unsigned integer) </w:t>
      </w:r>
      <w:r>
        <w:t>operations</w:t>
      </w:r>
      <w:bookmarkEnd w:id="1313"/>
      <w:bookmarkEnd w:id="1314"/>
      <w:bookmarkEnd w:id="1315"/>
      <w:bookmarkEnd w:id="1316"/>
      <w:bookmarkEnd w:id="1317"/>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lastRenderedPageBreak/>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1318"/>
      <w:commentRangeStart w:id="1319"/>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1318"/>
      <w:r w:rsidR="0031256C">
        <w:rPr>
          <w:rStyle w:val="CommentReference"/>
        </w:rPr>
        <w:commentReference w:id="1318"/>
      </w:r>
      <w:commentRangeEnd w:id="1319"/>
      <w:r w:rsidR="00C15BE5">
        <w:rPr>
          <w:rStyle w:val="CommentReference"/>
        </w:rPr>
        <w:commentReference w:id="1319"/>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320" w:name="_Toc417920616"/>
      <w:bookmarkStart w:id="1321" w:name="_Ref444961939"/>
      <w:bookmarkStart w:id="1322" w:name="_Toc445799352"/>
      <w:bookmarkStart w:id="1323" w:name="_Toc447899042"/>
      <w:bookmarkStart w:id="1324" w:name="_Toc455073115"/>
      <w:r>
        <w:t xml:space="preserve">Operations on </w:t>
      </w:r>
      <w:r w:rsidR="00F01596">
        <w:t xml:space="preserve">fixed-width </w:t>
      </w:r>
      <w:r w:rsidR="00B36A1D">
        <w:t xml:space="preserve">signed </w:t>
      </w:r>
      <w:r w:rsidR="00064B66">
        <w:t>integers</w:t>
      </w:r>
      <w:bookmarkEnd w:id="1320"/>
      <w:bookmarkEnd w:id="1321"/>
      <w:bookmarkEnd w:id="1322"/>
      <w:bookmarkEnd w:id="1323"/>
      <w:bookmarkEnd w:id="1324"/>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w:t>
      </w:r>
      <w:r>
        <w:lastRenderedPageBreak/>
        <w:t xml:space="preserve">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1325" w:name="_Toc445799353"/>
      <w:bookmarkStart w:id="1326" w:name="_Toc447899043"/>
      <w:bookmarkStart w:id="1327" w:name="_Toc455073116"/>
      <w:r>
        <w:t>A note about shifts</w:t>
      </w:r>
      <w:bookmarkEnd w:id="1325"/>
      <w:bookmarkEnd w:id="1326"/>
      <w:bookmarkEnd w:id="1327"/>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328" w:name="_Ref444972650"/>
      <w:bookmarkStart w:id="1329" w:name="_Toc445799354"/>
      <w:bookmarkStart w:id="1330" w:name="_Toc447899044"/>
      <w:bookmarkStart w:id="1331" w:name="_Toc417920615"/>
      <w:bookmarkStart w:id="1332" w:name="_Ref444962191"/>
      <w:bookmarkStart w:id="1333" w:name="_Ref287167583"/>
      <w:bookmarkStart w:id="1334" w:name="_Toc417920617"/>
      <w:bookmarkStart w:id="1335" w:name="_Toc455073117"/>
      <w:r w:rsidRPr="00706C50">
        <w:t xml:space="preserve">Operations on arbitrary-precision </w:t>
      </w:r>
      <w:r w:rsidR="00EF2BE7">
        <w:t xml:space="preserve">constant </w:t>
      </w:r>
      <w:r w:rsidRPr="00706C50">
        <w:t>integers</w:t>
      </w:r>
      <w:bookmarkEnd w:id="1328"/>
      <w:bookmarkEnd w:id="1329"/>
      <w:bookmarkEnd w:id="1330"/>
      <w:bookmarkEnd w:id="1335"/>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lastRenderedPageBreak/>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B62C19">
        <w:rPr>
          <w:rFonts w:ascii="Times New Roman" w:hAnsi="Times New Roman"/>
          <w:sz w:val="22"/>
          <w:szCs w:val="22"/>
        </w:rPr>
        <w:t>Right operand must be a positive</w:t>
      </w:r>
      <w:r w:rsidR="005620BF">
        <w:rPr>
          <w:rFonts w:ascii="Times New Roman" w:hAnsi="Times New Roman"/>
          <w:sz w:val="22"/>
          <w:szCs w:val="22"/>
        </w:rPr>
        <w:t xml:space="preserve"> number</w:t>
      </w:r>
      <w:r w:rsidRPr="00B62C19">
        <w:rPr>
          <w:rFonts w:ascii="Times New Roman" w:hAnsi="Times New Roman"/>
          <w:sz w:val="22"/>
          <w:szCs w:val="22"/>
        </w:rPr>
        <w:t>. The result</w:t>
      </w:r>
      <w:r w:rsidR="000B5189">
        <w:rPr>
          <w:rFonts w:ascii="Times New Roman" w:hAnsi="Times New Roman"/>
          <w:sz w:val="22"/>
          <w:szCs w:val="22"/>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is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3B116F02"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 (the C language does not give a clear semantics to division of signed integers when values are negative).</w:t>
      </w:r>
    </w:p>
    <w:p w14:paraId="6858C580" w14:textId="680905CB" w:rsidR="00F01596" w:rsidRDefault="00F01596" w:rsidP="00F01596">
      <w:pPr>
        <w:pStyle w:val="Heading2"/>
      </w:pPr>
      <w:bookmarkStart w:id="1336" w:name="_Toc445799355"/>
      <w:bookmarkStart w:id="1337" w:name="_Toc447899045"/>
      <w:bookmarkStart w:id="1338" w:name="_Toc455073118"/>
      <w:r>
        <w:t>Variable bit-string operations</w:t>
      </w:r>
      <w:bookmarkEnd w:id="1331"/>
      <w:bookmarkEnd w:id="1332"/>
      <w:bookmarkEnd w:id="1336"/>
      <w:bookmarkEnd w:id="1337"/>
      <w:bookmarkEnd w:id="1338"/>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6672EFB0" w:rsidR="004E3A2D" w:rsidRDefault="004E3A2D" w:rsidP="001170F4">
      <w:pPr>
        <w:pStyle w:val="Heading2"/>
      </w:pPr>
      <w:bookmarkStart w:id="1339" w:name="_Ref288471718"/>
      <w:bookmarkStart w:id="1340" w:name="_Toc417920622"/>
      <w:bookmarkStart w:id="1341" w:name="_Toc445799356"/>
      <w:bookmarkStart w:id="1342" w:name="_Toc447899046"/>
      <w:bookmarkStart w:id="1343" w:name="_Toc455073119"/>
      <w:bookmarkEnd w:id="1333"/>
      <w:bookmarkEnd w:id="1334"/>
      <w:r>
        <w:t>Casts</w:t>
      </w:r>
      <w:bookmarkEnd w:id="1339"/>
      <w:bookmarkEnd w:id="1340"/>
      <w:bookmarkEnd w:id="1341"/>
      <w:bookmarkEnd w:id="1342"/>
      <w:bookmarkEnd w:id="1343"/>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1344" w:name="_Toc445799357"/>
      <w:bookmarkStart w:id="1345" w:name="_Toc447899047"/>
      <w:bookmarkStart w:id="1346" w:name="_Toc455073120"/>
      <w:r>
        <w:t>Explicit casts</w:t>
      </w:r>
      <w:bookmarkEnd w:id="1344"/>
      <w:bookmarkEnd w:id="1345"/>
      <w:bookmarkEnd w:id="1346"/>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lastRenderedPageBreak/>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347" w:name="_Toc445799358"/>
      <w:bookmarkStart w:id="1348" w:name="_Toc447899048"/>
      <w:bookmarkStart w:id="1349" w:name="_Toc455073121"/>
      <w:r>
        <w:t>Implicit casts</w:t>
      </w:r>
      <w:bookmarkEnd w:id="1347"/>
      <w:bookmarkEnd w:id="1348"/>
      <w:bookmarkEnd w:id="1349"/>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350" w:name="_Toc445799359"/>
      <w:bookmarkStart w:id="1351" w:name="_Toc447899049"/>
      <w:bookmarkStart w:id="1352" w:name="_Toc455073122"/>
      <w:r>
        <w:t xml:space="preserve">Illegal </w:t>
      </w:r>
      <w:r w:rsidR="00A1165C">
        <w:t xml:space="preserve">arithmetic </w:t>
      </w:r>
      <w:r>
        <w:t>expressions</w:t>
      </w:r>
      <w:bookmarkEnd w:id="1350"/>
      <w:bookmarkEnd w:id="1351"/>
      <w:bookmarkEnd w:id="1352"/>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w:t>
      </w:r>
      <w:r>
        <w:lastRenderedPageBreak/>
        <w:t>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1353" w:name="_Toc417920618"/>
      <w:bookmarkStart w:id="1354" w:name="_Ref295457789"/>
      <w:bookmarkStart w:id="1355" w:name="_Ref445809907"/>
      <w:bookmarkStart w:id="1356" w:name="_Toc445799360"/>
      <w:bookmarkStart w:id="1357" w:name="_Toc447899050"/>
      <w:bookmarkStart w:id="1358" w:name="_Ref288308589"/>
      <w:bookmarkStart w:id="1359" w:name="_Toc417920623"/>
      <w:bookmarkStart w:id="1360" w:name="_Ref285972312"/>
      <w:bookmarkStart w:id="1361" w:name="_Ref285972947"/>
      <w:bookmarkStart w:id="1362" w:name="_Toc455073123"/>
      <w:r>
        <w:t>Tuple expressions</w:t>
      </w:r>
      <w:bookmarkEnd w:id="1353"/>
      <w:bookmarkEnd w:id="1354"/>
      <w:bookmarkEnd w:id="1355"/>
      <w:bookmarkEnd w:id="1356"/>
      <w:bookmarkEnd w:id="1357"/>
      <w:bookmarkEnd w:id="1362"/>
    </w:p>
    <w:p w14:paraId="3A871929" w14:textId="44B2A786"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1363" w:name="_Toc445799361"/>
      <w:bookmarkStart w:id="1364" w:name="_Toc447899051"/>
      <w:bookmarkStart w:id="1365" w:name="_Toc455073124"/>
      <w:commentRangeStart w:id="1366"/>
      <w:r>
        <w:t xml:space="preserve">List </w:t>
      </w:r>
      <w:commentRangeEnd w:id="1366"/>
      <w:r w:rsidR="007B3571">
        <w:rPr>
          <w:rStyle w:val="CommentReference"/>
          <w:rFonts w:ascii="Cambria" w:eastAsia="MS Mincho" w:hAnsi="Cambria"/>
          <w:b w:val="0"/>
          <w:bCs w:val="0"/>
          <w:color w:val="auto"/>
        </w:rPr>
        <w:commentReference w:id="1366"/>
      </w:r>
      <w:r>
        <w:t>expressions</w:t>
      </w:r>
      <w:bookmarkEnd w:id="1363"/>
      <w:bookmarkEnd w:id="1364"/>
      <w:bookmarkEnd w:id="1365"/>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1367" w:name="_Ref445809883"/>
      <w:bookmarkStart w:id="1368" w:name="_Toc445799362"/>
      <w:bookmarkStart w:id="1369" w:name="_Toc447899052"/>
      <w:bookmarkStart w:id="1370" w:name="_Toc455073125"/>
      <w:r>
        <w:t>Set expressions</w:t>
      </w:r>
      <w:bookmarkEnd w:id="1367"/>
      <w:bookmarkEnd w:id="1368"/>
      <w:bookmarkEnd w:id="1369"/>
      <w:bookmarkEnd w:id="1370"/>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371" w:name="_Toc445799363"/>
      <w:bookmarkStart w:id="1372" w:name="_Toc447899053"/>
      <w:bookmarkStart w:id="1373" w:name="_Toc455073126"/>
      <w:r>
        <w:t>Singleton sets</w:t>
      </w:r>
      <w:bookmarkEnd w:id="1371"/>
      <w:bookmarkEnd w:id="1372"/>
      <w:bookmarkEnd w:id="1373"/>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374" w:name="_Toc445799364"/>
      <w:bookmarkStart w:id="1375" w:name="_Toc447899054"/>
      <w:bookmarkStart w:id="1376" w:name="_Toc455073127"/>
      <w:r>
        <w:t>The universal set</w:t>
      </w:r>
      <w:bookmarkEnd w:id="1374"/>
      <w:bookmarkEnd w:id="1375"/>
      <w:bookmarkEnd w:id="1376"/>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377" w:name="_Toc445799365"/>
      <w:bookmarkStart w:id="1378" w:name="_Toc447899055"/>
      <w:bookmarkStart w:id="1379" w:name="_Toc455073128"/>
      <w:r>
        <w:t>Cubes</w:t>
      </w:r>
      <w:bookmarkEnd w:id="1377"/>
      <w:bookmarkEnd w:id="1378"/>
      <w:bookmarkEnd w:id="1379"/>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lastRenderedPageBreak/>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32EBF160"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1380" w:name="_Toc445799366"/>
      <w:bookmarkStart w:id="1381" w:name="_Toc447899056"/>
      <w:bookmarkStart w:id="1382" w:name="_Toc455073129"/>
      <w:r>
        <w:t>Ranges</w:t>
      </w:r>
      <w:bookmarkEnd w:id="1380"/>
      <w:bookmarkEnd w:id="1381"/>
      <w:bookmarkEnd w:id="1382"/>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1383" w:name="_Toc445799367"/>
      <w:bookmarkStart w:id="1384" w:name="_Toc447899057"/>
      <w:bookmarkStart w:id="1385" w:name="_Toc455073130"/>
      <w:r>
        <w:t>Tuples</w:t>
      </w:r>
      <w:bookmarkEnd w:id="1383"/>
      <w:bookmarkEnd w:id="1384"/>
      <w:bookmarkEnd w:id="1385"/>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386" w:name="_Toc417920620"/>
      <w:bookmarkStart w:id="1387" w:name="_Toc445799368"/>
      <w:bookmarkStart w:id="1388" w:name="_Toc447899058"/>
      <w:bookmarkStart w:id="1389" w:name="_Toc455073131"/>
      <w:r>
        <w:t xml:space="preserve">Operations on </w:t>
      </w:r>
      <w:r w:rsidRPr="00753CA3">
        <w:rPr>
          <w:rFonts w:ascii="Consolas" w:hAnsi="Consolas"/>
        </w:rPr>
        <w:t>struct</w:t>
      </w:r>
      <w:r>
        <w:t xml:space="preserve"> types</w:t>
      </w:r>
      <w:bookmarkEnd w:id="1386"/>
      <w:bookmarkEnd w:id="1387"/>
      <w:bookmarkEnd w:id="1388"/>
      <w:bookmarkEnd w:id="1389"/>
    </w:p>
    <w:p w14:paraId="0E6EF27D" w14:textId="2C4A18D3" w:rsidR="00402726" w:rsidRDefault="00402726" w:rsidP="00402726">
      <w:bookmarkStart w:id="1390"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1391" w:name="_Toc445799369"/>
      <w:bookmarkStart w:id="1392" w:name="_Ref447697552"/>
      <w:bookmarkStart w:id="1393" w:name="_Toc447899059"/>
      <w:bookmarkStart w:id="1394" w:name="_Toc455073132"/>
      <w:r>
        <w:t>Operations on headers</w:t>
      </w:r>
      <w:bookmarkEnd w:id="1391"/>
      <w:bookmarkEnd w:id="1392"/>
      <w:bookmarkEnd w:id="1393"/>
      <w:bookmarkEnd w:id="1394"/>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395" w:name="_Toc445799370"/>
      <w:bookmarkStart w:id="1396" w:name="_Toc447899060"/>
      <w:bookmarkStart w:id="1397" w:name="_Ref452644917"/>
      <w:bookmarkStart w:id="1398" w:name="_Toc455073133"/>
      <w:bookmarkEnd w:id="1390"/>
      <w:r>
        <w:lastRenderedPageBreak/>
        <w:t>Expressions on header stacks</w:t>
      </w:r>
      <w:bookmarkEnd w:id="1358"/>
      <w:bookmarkEnd w:id="1359"/>
      <w:bookmarkEnd w:id="1395"/>
      <w:bookmarkEnd w:id="1396"/>
      <w:bookmarkEnd w:id="1397"/>
      <w:bookmarkEnd w:id="1398"/>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1399" w:name="_Ref289343314"/>
      <w:r>
        <w:t xml:space="preserve">Figure </w:t>
      </w:r>
      <w:r w:rsidR="00CB59BD">
        <w:fldChar w:fldCharType="begin"/>
      </w:r>
      <w:r w:rsidR="00CB59BD">
        <w:instrText xml:space="preserve"> SEQ Figure \* ARABIC </w:instrText>
      </w:r>
      <w:r w:rsidR="00CB59BD">
        <w:fldChar w:fldCharType="separate"/>
      </w:r>
      <w:r w:rsidR="003A5208">
        <w:rPr>
          <w:noProof/>
        </w:rPr>
        <w:t>8</w:t>
      </w:r>
      <w:r w:rsidR="00CB59BD">
        <w:rPr>
          <w:noProof/>
        </w:rPr>
        <w:fldChar w:fldCharType="end"/>
      </w:r>
      <w:bookmarkEnd w:id="1399"/>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75DFC30C"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r w:rsidR="00B115C1">
        <w:t xml:space="preserve"> Accessing a header stack with an index out of bounds produces an undefined result.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1400"/>
      <w:r>
        <w:t>push</w:t>
      </w:r>
      <w:commentRangeEnd w:id="1400"/>
      <w:r w:rsidR="0089774A">
        <w:rPr>
          <w:rStyle w:val="CommentReference"/>
        </w:rPr>
        <w:commentReference w:id="1400"/>
      </w:r>
      <w:r>
        <w:t>]</w:t>
      </w:r>
    </w:p>
    <w:p w14:paraId="6629BBFD" w14:textId="373D1534" w:rsidR="00116ACC" w:rsidRDefault="00116ACC" w:rsidP="00116ACC">
      <w:pPr>
        <w:pStyle w:val="Heading2"/>
      </w:pPr>
      <w:bookmarkStart w:id="1401" w:name="_Toc445799371"/>
      <w:bookmarkStart w:id="1402" w:name="_Toc447899061"/>
      <w:bookmarkStart w:id="1403" w:name="_Toc455073134"/>
      <w:r>
        <w:lastRenderedPageBreak/>
        <w:t>Func</w:t>
      </w:r>
      <w:r w:rsidR="007E19C1">
        <w:t>tion calls, method invocations</w:t>
      </w:r>
      <w:bookmarkEnd w:id="1401"/>
      <w:bookmarkEnd w:id="1402"/>
      <w:bookmarkEnd w:id="1403"/>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7CAD2D5E"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375079B8" w14:textId="79D5DC3B" w:rsidR="007E19C1" w:rsidRDefault="00C30800" w:rsidP="007E19C1">
      <w:pPr>
        <w:pStyle w:val="Heading2"/>
      </w:pPr>
      <w:bookmarkStart w:id="1404" w:name="_Toc445799372"/>
      <w:bookmarkStart w:id="1405" w:name="_Toc447899062"/>
      <w:bookmarkStart w:id="1406" w:name="_Toc455073135"/>
      <w:r>
        <w:t>C</w:t>
      </w:r>
      <w:r w:rsidR="007E19C1" w:rsidRPr="007E19C1">
        <w:t>onstructor invocations</w:t>
      </w:r>
      <w:bookmarkEnd w:id="1404"/>
      <w:bookmarkEnd w:id="1405"/>
      <w:bookmarkEnd w:id="1406"/>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1407" w:name="_Toc417920607"/>
      <w:bookmarkStart w:id="1408" w:name="_Toc445799373"/>
      <w:bookmarkStart w:id="1409" w:name="_Toc447899063"/>
      <w:bookmarkStart w:id="1410" w:name="_Toc455073136"/>
      <w:r>
        <w:t>Constant</w:t>
      </w:r>
      <w:r w:rsidR="00B06801">
        <w:t>s</w:t>
      </w:r>
      <w:r>
        <w:t xml:space="preserve"> and variable declarations</w:t>
      </w:r>
      <w:bookmarkEnd w:id="1407"/>
      <w:bookmarkEnd w:id="1408"/>
      <w:bookmarkEnd w:id="1409"/>
      <w:bookmarkEnd w:id="1410"/>
    </w:p>
    <w:p w14:paraId="6BD0D3B2" w14:textId="77777777" w:rsidR="002422C2" w:rsidRDefault="002422C2" w:rsidP="002422C2">
      <w:pPr>
        <w:pStyle w:val="Heading2"/>
      </w:pPr>
      <w:bookmarkStart w:id="1411" w:name="_Toc445799374"/>
      <w:bookmarkStart w:id="1412" w:name="_Toc447899064"/>
      <w:bookmarkStart w:id="1413" w:name="_Toc455073137"/>
      <w:r>
        <w:t>Constants</w:t>
      </w:r>
      <w:bookmarkEnd w:id="1411"/>
      <w:bookmarkEnd w:id="1412"/>
      <w:bookmarkEnd w:id="1413"/>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1414" w:name="_Toc445799375"/>
      <w:bookmarkStart w:id="1415" w:name="_Toc447899065"/>
      <w:bookmarkStart w:id="1416" w:name="_Toc455073138"/>
      <w:r>
        <w:t>Variables</w:t>
      </w:r>
      <w:bookmarkEnd w:id="1414"/>
      <w:bookmarkEnd w:id="1415"/>
      <w:bookmarkEnd w:id="1416"/>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commentRangeStart w:id="1417"/>
      <w:commentRangeStart w:id="1418"/>
      <w:r>
        <w:t xml:space="preserve">Variables </w:t>
      </w:r>
      <w:r w:rsidR="00C976D1">
        <w:t xml:space="preserve">without an initializer </w:t>
      </w:r>
      <w:r>
        <w:t>are uninitialized</w:t>
      </w:r>
      <w:commentRangeEnd w:id="1417"/>
      <w:r w:rsidR="009C5603">
        <w:rPr>
          <w:rStyle w:val="CommentReference"/>
        </w:rPr>
        <w:commentReference w:id="1417"/>
      </w:r>
      <w:commentRangeEnd w:id="1418"/>
      <w:r w:rsidR="00B57AEC">
        <w:rPr>
          <w:rStyle w:val="CommentReference"/>
        </w:rPr>
        <w:commentReference w:id="1418"/>
      </w:r>
      <w:r>
        <w:t xml:space="preserve">. </w:t>
      </w:r>
      <w:ins w:id="1419" w:author="Mihai Budiu" w:date="2016-06-27T13:29:00Z">
        <w:r w:rsidR="00683251">
          <w:t>The language puts no restriction on the type</w:t>
        </w:r>
      </w:ins>
      <w:ins w:id="1420" w:author="Mihai Budiu" w:date="2016-06-27T13:30:00Z">
        <w:r w:rsidR="00683251">
          <w:t>s</w:t>
        </w:r>
      </w:ins>
      <w:ins w:id="1421" w:author="Mihai Budiu" w:date="2016-06-27T13:29:00Z">
        <w:r w:rsidR="00683251">
          <w:t xml:space="preserve"> of </w:t>
        </w:r>
      </w:ins>
      <w:ins w:id="1422" w:author="Mihai Budiu" w:date="2016-06-27T13:30:00Z">
        <w:r w:rsidR="00683251">
          <w:t xml:space="preserve">the </w:t>
        </w:r>
      </w:ins>
      <w:ins w:id="1423" w:author="Mihai Budiu" w:date="2016-06-27T13:29:00Z">
        <w:r w:rsidR="00683251">
          <w:t xml:space="preserve">variables: </w:t>
        </w:r>
      </w:ins>
      <w:ins w:id="1424" w:author="Mihai Budiu" w:date="2016-06-28T17:24:00Z">
        <w:r w:rsidR="006D4A2D">
          <w:t>most</w:t>
        </w:r>
      </w:ins>
      <w:ins w:id="1425" w:author="Mihai Budiu" w:date="2016-06-27T13:29:00Z">
        <w:r w:rsidR="00683251">
          <w:t xml:space="preserve"> P4 type</w:t>
        </w:r>
      </w:ins>
      <w:ins w:id="1426" w:author="Mihai Budiu" w:date="2016-06-28T17:24:00Z">
        <w:r w:rsidR="006D4A2D">
          <w:t>s</w:t>
        </w:r>
      </w:ins>
      <w:ins w:id="1427" w:author="Mihai Budiu" w:date="2016-06-27T13:29:00Z">
        <w:r w:rsidR="00683251">
          <w:t xml:space="preserve"> </w:t>
        </w:r>
      </w:ins>
      <w:ins w:id="1428" w:author="Mihai Budiu" w:date="2016-06-27T13:30:00Z">
        <w:r w:rsidR="00683251">
          <w:t xml:space="preserve">that can be written explicitly </w:t>
        </w:r>
      </w:ins>
      <w:ins w:id="1429" w:author="Mihai Budiu" w:date="2016-06-27T13:29:00Z">
        <w:r w:rsidR="00683251">
          <w:t xml:space="preserve">can be used (e.g., base types, </w:t>
        </w:r>
        <w:r w:rsidR="00683251" w:rsidRPr="00683251">
          <w:rPr>
            <w:rFonts w:ascii="Consolas" w:hAnsi="Consolas" w:cs="Consolas"/>
            <w:b/>
            <w:rPrChange w:id="1430" w:author="Mihai Budiu" w:date="2016-06-27T13:31:00Z">
              <w:rPr/>
            </w:rPrChange>
          </w:rPr>
          <w:t>struct</w:t>
        </w:r>
      </w:ins>
      <w:ins w:id="1431" w:author="Mihai Budiu" w:date="2016-06-27T13:31:00Z">
        <w:r w:rsidR="00683251" w:rsidRPr="00683251">
          <w:rPr>
            <w:rPrChange w:id="1432" w:author="Mihai Budiu" w:date="2016-06-27T13:31:00Z">
              <w:rPr>
                <w:rFonts w:ascii="Consolas" w:hAnsi="Consolas" w:cs="Consolas"/>
                <w:b/>
              </w:rPr>
            </w:rPrChange>
          </w:rPr>
          <w:t xml:space="preserve">, </w:t>
        </w:r>
        <w:r w:rsidR="00683251">
          <w:rPr>
            <w:rFonts w:ascii="Consolas" w:hAnsi="Consolas" w:cs="Consolas"/>
            <w:b/>
          </w:rPr>
          <w:t>header</w:t>
        </w:r>
      </w:ins>
      <w:ins w:id="1433" w:author="Mihai Budiu" w:date="2016-06-27T13:29:00Z">
        <w:r w:rsidR="00683251">
          <w:t xml:space="preserve">, </w:t>
        </w:r>
      </w:ins>
      <w:ins w:id="1434" w:author="Mihai Budiu" w:date="2016-06-28T17:24:00Z">
        <w:r w:rsidR="006D4A2D">
          <w:t xml:space="preserve">header </w:t>
        </w:r>
      </w:ins>
      <w:ins w:id="1435" w:author="Mihai Budiu" w:date="2016-06-27T13:29:00Z">
        <w:r w:rsidR="006D4A2D">
          <w:t>stack</w:t>
        </w:r>
        <w:r w:rsidR="00683251">
          <w:t>).</w:t>
        </w:r>
      </w:ins>
      <w:ins w:id="1436" w:author="Mihai Budiu" w:date="2016-06-28T17:24:00Z">
        <w:r w:rsidR="006D4A2D">
          <w:t xml:space="preserve"> One cannot declare variables with types that are only synthesized by the compiler (e.g., set&lt;&gt; or tuple&lt;&gt;), or with </w:t>
        </w:r>
        <w:r w:rsidR="006D4A2D" w:rsidRPr="006D4A2D">
          <w:rPr>
            <w:rFonts w:ascii="Consolas" w:hAnsi="Consolas" w:cs="Consolas"/>
            <w:b/>
            <w:rPrChange w:id="1437" w:author="Mihai Budiu" w:date="2016-06-28T17:25:00Z">
              <w:rPr/>
            </w:rPrChange>
          </w:rPr>
          <w:t>parser</w:t>
        </w:r>
        <w:r w:rsidR="006D4A2D">
          <w:t xml:space="preserve">, </w:t>
        </w:r>
        <w:r w:rsidR="006D4A2D" w:rsidRPr="006D4A2D">
          <w:rPr>
            <w:rFonts w:ascii="Consolas" w:hAnsi="Consolas" w:cs="Consolas"/>
            <w:b/>
            <w:rPrChange w:id="1438" w:author="Mihai Budiu" w:date="2016-06-28T17:25:00Z">
              <w:rPr/>
            </w:rPrChange>
          </w:rPr>
          <w:t>control</w:t>
        </w:r>
        <w:r w:rsidR="006D4A2D">
          <w:t xml:space="preserve">, </w:t>
        </w:r>
        <w:r w:rsidR="006D4A2D" w:rsidRPr="006D4A2D">
          <w:rPr>
            <w:rFonts w:ascii="Consolas" w:hAnsi="Consolas" w:cs="Consolas"/>
            <w:b/>
            <w:rPrChange w:id="1439" w:author="Mihai Budiu" w:date="2016-06-28T17:25:00Z">
              <w:rPr/>
            </w:rPrChange>
          </w:rPr>
          <w:t>package</w:t>
        </w:r>
        <w:r w:rsidR="006D4A2D">
          <w:t xml:space="preserve"> </w:t>
        </w:r>
      </w:ins>
      <w:ins w:id="1440" w:author="Mihai Budiu" w:date="2016-06-28T17:25:00Z">
        <w:r w:rsidR="006D4A2D">
          <w:t xml:space="preserve">or </w:t>
        </w:r>
        <w:r w:rsidR="006D4A2D" w:rsidRPr="006D4A2D">
          <w:rPr>
            <w:rFonts w:ascii="Consolas" w:hAnsi="Consolas" w:cs="Consolas"/>
            <w:b/>
            <w:rPrChange w:id="1441" w:author="Mihai Budiu" w:date="2016-06-28T17:25:00Z">
              <w:rPr/>
            </w:rPrChange>
          </w:rPr>
          <w:t>extern</w:t>
        </w:r>
        <w:r w:rsidR="006D4A2D">
          <w:t xml:space="preserve"> </w:t>
        </w:r>
      </w:ins>
      <w:ins w:id="1442" w:author="Mihai Budiu" w:date="2016-06-28T17:24:00Z">
        <w:r w:rsidR="006D4A2D">
          <w:t>types.</w:t>
        </w:r>
      </w:ins>
      <w:ins w:id="1443" w:author="Mihai Budiu" w:date="2016-06-28T17:25:00Z">
        <w:r w:rsidR="006D4A2D">
          <w:t xml:space="preserve"> Objects of the latter types must be declared using instantiations (see the next section).</w:t>
        </w:r>
      </w:ins>
    </w:p>
    <w:p w14:paraId="31BC0394" w14:textId="4FB91F6F" w:rsidR="002422C2" w:rsidRDefault="00F82852" w:rsidP="002422C2">
      <w:pPr>
        <w:rPr>
          <w:ins w:id="1444" w:author="Mihai Budiu" w:date="2016-06-24T17:25:00Z"/>
        </w:rPr>
      </w:pPr>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pPr>
        <w:rPr>
          <w:ins w:id="1445" w:author="Mihai Budiu" w:date="2016-06-24T17:25:00Z"/>
        </w:rPr>
      </w:pPr>
      <w:ins w:id="1446" w:author="Mihai Budiu" w:date="2016-06-24T17:25:00Z">
        <w:r>
          <w:t xml:space="preserve">Variables </w:t>
        </w:r>
      </w:ins>
      <w:ins w:id="1447" w:author="Mihai Budiu" w:date="2016-06-24T17:27:00Z">
        <w:r>
          <w:t xml:space="preserve">declarations </w:t>
        </w:r>
      </w:ins>
      <w:ins w:id="1448" w:author="Mihai Budiu" w:date="2016-06-24T17:25:00Z">
        <w:r>
          <w:t>can appear in the following places in a P4 program:</w:t>
        </w:r>
      </w:ins>
    </w:p>
    <w:p w14:paraId="52E1C599" w14:textId="086AE2CE" w:rsidR="00A76F28" w:rsidRDefault="00A76F28">
      <w:pPr>
        <w:pStyle w:val="ListParagraph"/>
        <w:numPr>
          <w:ilvl w:val="0"/>
          <w:numId w:val="48"/>
        </w:numPr>
        <w:rPr>
          <w:ins w:id="1449" w:author="Mihai Budiu" w:date="2016-06-24T17:26:00Z"/>
        </w:rPr>
        <w:pPrChange w:id="1450" w:author="Mihai Budiu" w:date="2016-06-24T17:25:00Z">
          <w:pPr/>
        </w:pPrChange>
      </w:pPr>
      <w:ins w:id="1451" w:author="Mihai Budiu" w:date="2016-06-24T17:25:00Z">
        <w:r>
          <w:t>In any block statement</w:t>
        </w:r>
      </w:ins>
    </w:p>
    <w:p w14:paraId="45B85215" w14:textId="0E7419BD" w:rsidR="00A76F28" w:rsidRDefault="00A76F28">
      <w:pPr>
        <w:pStyle w:val="ListParagraph"/>
        <w:numPr>
          <w:ilvl w:val="0"/>
          <w:numId w:val="48"/>
        </w:numPr>
        <w:rPr>
          <w:ins w:id="1452" w:author="Mihai Budiu" w:date="2016-06-24T17:27:00Z"/>
        </w:rPr>
        <w:pPrChange w:id="1453" w:author="Mihai Budiu" w:date="2016-06-24T17:25:00Z">
          <w:pPr/>
        </w:pPrChange>
      </w:pPr>
      <w:ins w:id="1454" w:author="Mihai Budiu" w:date="2016-06-24T17:27:00Z">
        <w:r>
          <w:t xml:space="preserve">In a </w:t>
        </w:r>
        <w:r w:rsidRPr="00D44FC8">
          <w:rPr>
            <w:rFonts w:ascii="Consolas" w:hAnsi="Consolas" w:cs="Consolas"/>
            <w:b/>
            <w:rPrChange w:id="1455" w:author="Mihai Budiu" w:date="2016-06-24T17:30:00Z">
              <w:rPr/>
            </w:rPrChange>
          </w:rPr>
          <w:t>parser</w:t>
        </w:r>
        <w:r>
          <w:t xml:space="preserve"> state</w:t>
        </w:r>
      </w:ins>
    </w:p>
    <w:p w14:paraId="170C0D94" w14:textId="31BC6866" w:rsidR="00A76F28" w:rsidRDefault="00A76F28">
      <w:pPr>
        <w:pStyle w:val="ListParagraph"/>
        <w:numPr>
          <w:ilvl w:val="0"/>
          <w:numId w:val="48"/>
        </w:numPr>
        <w:rPr>
          <w:ins w:id="1456" w:author="Mihai Budiu" w:date="2016-06-24T17:27:00Z"/>
        </w:rPr>
        <w:pPrChange w:id="1457" w:author="Mihai Budiu" w:date="2016-06-24T17:25:00Z">
          <w:pPr/>
        </w:pPrChange>
      </w:pPr>
      <w:ins w:id="1458" w:author="Mihai Budiu" w:date="2016-06-24T17:27:00Z">
        <w:r>
          <w:t xml:space="preserve">In an </w:t>
        </w:r>
        <w:r w:rsidRPr="00D44FC8">
          <w:rPr>
            <w:rFonts w:ascii="Consolas" w:hAnsi="Consolas" w:cs="Consolas"/>
            <w:b/>
            <w:rPrChange w:id="1459" w:author="Mihai Budiu" w:date="2016-06-24T17:30:00Z">
              <w:rPr/>
            </w:rPrChange>
          </w:rPr>
          <w:t>action</w:t>
        </w:r>
        <w:r>
          <w:t xml:space="preserve"> body</w:t>
        </w:r>
      </w:ins>
    </w:p>
    <w:p w14:paraId="23FDEF51" w14:textId="0E2E520D" w:rsidR="00A76F28" w:rsidRDefault="00A76F28">
      <w:pPr>
        <w:pStyle w:val="ListParagraph"/>
        <w:numPr>
          <w:ilvl w:val="0"/>
          <w:numId w:val="48"/>
        </w:numPr>
        <w:rPr>
          <w:ins w:id="1460" w:author="Mihai Budiu" w:date="2016-06-24T17:27:00Z"/>
        </w:rPr>
        <w:pPrChange w:id="1461" w:author="Mihai Budiu" w:date="2016-06-24T17:25:00Z">
          <w:pPr/>
        </w:pPrChange>
      </w:pPr>
      <w:ins w:id="1462" w:author="Mihai Budiu" w:date="2016-06-24T17:27:00Z">
        <w:r>
          <w:t xml:space="preserve">In a </w:t>
        </w:r>
        <w:r w:rsidRPr="00D44FC8">
          <w:rPr>
            <w:rFonts w:ascii="Consolas" w:hAnsi="Consolas" w:cs="Consolas"/>
            <w:b/>
            <w:rPrChange w:id="1463" w:author="Mihai Budiu" w:date="2016-06-24T17:30:00Z">
              <w:rPr/>
            </w:rPrChange>
          </w:rPr>
          <w:t>control</w:t>
        </w:r>
        <w:r>
          <w:t xml:space="preserve"> block apply</w:t>
        </w:r>
      </w:ins>
      <w:ins w:id="1464" w:author="Mihai Budiu" w:date="2016-06-24T17:30:00Z">
        <w:r w:rsidR="00D44FC8">
          <w:t xml:space="preserve"> block</w:t>
        </w:r>
      </w:ins>
    </w:p>
    <w:p w14:paraId="167E0172" w14:textId="2AECC648" w:rsidR="00A76F28" w:rsidRPr="00D44FC8" w:rsidRDefault="00D44FC8">
      <w:pPr>
        <w:pStyle w:val="ListParagraph"/>
        <w:numPr>
          <w:ilvl w:val="0"/>
          <w:numId w:val="48"/>
        </w:numPr>
        <w:rPr>
          <w:ins w:id="1465" w:author="Mihai Budiu" w:date="2016-06-24T17:30:00Z"/>
          <w:rPrChange w:id="1466" w:author="Mihai Budiu" w:date="2016-06-24T17:30:00Z">
            <w:rPr>
              <w:ins w:id="1467" w:author="Mihai Budiu" w:date="2016-06-24T17:30:00Z"/>
              <w:rFonts w:ascii="Consolas" w:hAnsi="Consolas" w:cs="Consolas"/>
              <w:b/>
            </w:rPr>
          </w:rPrChange>
        </w:rPr>
        <w:pPrChange w:id="1468" w:author="Mihai Budiu" w:date="2016-06-24T17:25:00Z">
          <w:pPr/>
        </w:pPrChange>
      </w:pPr>
      <w:ins w:id="1469" w:author="Mihai Budiu" w:date="2016-06-24T17:29:00Z">
        <w:r>
          <w:t xml:space="preserve">In the list of </w:t>
        </w:r>
      </w:ins>
      <w:ins w:id="1470" w:author="Mihai Budiu" w:date="2016-06-27T18:09:00Z">
        <w:r w:rsidR="00F60D38">
          <w:t>local</w:t>
        </w:r>
      </w:ins>
      <w:ins w:id="1471" w:author="Mihai Budiu" w:date="2016-06-24T17:29:00Z">
        <w:r>
          <w:t xml:space="preserve"> declarations in a </w:t>
        </w:r>
        <w:r w:rsidRPr="00D44FC8">
          <w:rPr>
            <w:rFonts w:ascii="Consolas" w:hAnsi="Consolas" w:cs="Consolas"/>
            <w:b/>
            <w:rPrChange w:id="1472" w:author="Mihai Budiu" w:date="2016-06-24T17:30:00Z">
              <w:rPr/>
            </w:rPrChange>
          </w:rPr>
          <w:t>parser</w:t>
        </w:r>
      </w:ins>
    </w:p>
    <w:p w14:paraId="172FF684" w14:textId="49D2C6CD" w:rsidR="00D44FC8" w:rsidRPr="00D44FC8" w:rsidRDefault="00D44FC8">
      <w:pPr>
        <w:pStyle w:val="ListParagraph"/>
        <w:numPr>
          <w:ilvl w:val="0"/>
          <w:numId w:val="48"/>
        </w:numPr>
        <w:rPr>
          <w:ins w:id="1473" w:author="Mihai Budiu" w:date="2016-06-24T17:30:00Z"/>
          <w:rPrChange w:id="1474" w:author="Mihai Budiu" w:date="2016-06-24T17:30:00Z">
            <w:rPr>
              <w:ins w:id="1475" w:author="Mihai Budiu" w:date="2016-06-24T17:30:00Z"/>
              <w:rFonts w:ascii="Consolas" w:hAnsi="Consolas" w:cs="Consolas"/>
              <w:b/>
            </w:rPr>
          </w:rPrChange>
        </w:rPr>
        <w:pPrChange w:id="1476" w:author="Mihai Budiu" w:date="2016-06-24T17:25:00Z">
          <w:pPr/>
        </w:pPrChange>
      </w:pPr>
      <w:ins w:id="1477" w:author="Mihai Budiu" w:date="2016-06-24T17:30:00Z">
        <w:r>
          <w:t xml:space="preserve">In the list of </w:t>
        </w:r>
      </w:ins>
      <w:ins w:id="1478" w:author="Mihai Budiu" w:date="2016-06-27T18:08:00Z">
        <w:r w:rsidR="00F60D38">
          <w:t>local</w:t>
        </w:r>
      </w:ins>
      <w:ins w:id="1479" w:author="Mihai Budiu" w:date="2016-06-24T17:30:00Z">
        <w:r>
          <w:t xml:space="preserve"> declarations in a </w:t>
        </w:r>
        <w:r w:rsidRPr="00D44FC8">
          <w:rPr>
            <w:rFonts w:ascii="Consolas" w:hAnsi="Consolas" w:cs="Consolas"/>
            <w:b/>
            <w:rPrChange w:id="1480" w:author="Mihai Budiu" w:date="2016-06-24T17:30:00Z">
              <w:rPr/>
            </w:rPrChange>
          </w:rPr>
          <w:t>control</w:t>
        </w:r>
      </w:ins>
    </w:p>
    <w:p w14:paraId="6A4D2E1E" w14:textId="54748748" w:rsidR="00D44FC8" w:rsidDel="0092666B" w:rsidRDefault="009225D4">
      <w:pPr>
        <w:rPr>
          <w:del w:id="1481" w:author="Mihai Budiu" w:date="2016-06-27T13:01:00Z"/>
        </w:rPr>
        <w:pPrChange w:id="1482" w:author="Mihai Budiu" w:date="2016-06-27T13:33:00Z">
          <w:pPr>
            <w:pStyle w:val="Heading2"/>
          </w:pPr>
        </w:pPrChange>
      </w:pPr>
      <w:ins w:id="1483" w:author="Mihai Budiu" w:date="2016-06-27T13:01:00Z">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ins>
      <w:ins w:id="1484" w:author="Mihai Budiu" w:date="2016-06-27T13:32:00Z">
        <w:r w:rsidR="0092666B">
          <w:t xml:space="preserve"> </w:t>
        </w:r>
      </w:ins>
    </w:p>
    <w:p w14:paraId="661FD6D1" w14:textId="77777777" w:rsidR="0092666B" w:rsidRPr="0092666B" w:rsidRDefault="0092666B" w:rsidP="0092666B">
      <w:pPr>
        <w:rPr>
          <w:ins w:id="1485" w:author="Mihai Budiu" w:date="2016-06-27T13:33:00Z"/>
          <w:rPrChange w:id="1486" w:author="Mihai Budiu" w:date="2016-06-27T13:33:00Z">
            <w:rPr>
              <w:ins w:id="1487" w:author="Mihai Budiu" w:date="2016-06-27T13:33:00Z"/>
              <w:color w:val="1F497D"/>
            </w:rPr>
          </w:rPrChange>
        </w:rPr>
      </w:pPr>
    </w:p>
    <w:p w14:paraId="66D9CDB8" w14:textId="5F429A00" w:rsidR="00116ACC" w:rsidRDefault="00116ACC" w:rsidP="00116ACC">
      <w:pPr>
        <w:pStyle w:val="Heading2"/>
      </w:pPr>
      <w:bookmarkStart w:id="1488" w:name="_Ref445645891"/>
      <w:bookmarkStart w:id="1489" w:name="_Toc445799376"/>
      <w:bookmarkStart w:id="1490" w:name="_Toc447899066"/>
      <w:bookmarkStart w:id="1491" w:name="_Toc455073139"/>
      <w:r>
        <w:t>Instantiations</w:t>
      </w:r>
      <w:bookmarkEnd w:id="1488"/>
      <w:bookmarkEnd w:id="1489"/>
      <w:bookmarkEnd w:id="1490"/>
      <w:bookmarkEnd w:id="1491"/>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1F5FB4E" w:rsidR="00116ACC" w:rsidRPr="00254E38" w:rsidRDefault="00116ACC" w:rsidP="00421E17">
      <w:pPr>
        <w:pStyle w:val="Grammar"/>
      </w:pPr>
      <w:r w:rsidRPr="00254E38">
        <w:t xml:space="preserve">    : typeRef '(' argumentList ')'</w:t>
      </w:r>
      <w:del w:id="1492" w:author="Mihai Budiu" w:date="2016-06-29T18:30:00Z">
        <w:r w:rsidRPr="00254E38" w:rsidDel="00421E17">
          <w:delText xml:space="preserve"> optAnnotations</w:delText>
        </w:r>
      </w:del>
      <w:r w:rsidRPr="00254E38">
        <w:t xml:space="preserve"> name ';'</w:t>
      </w:r>
      <w:ins w:id="1493" w:author="Mihai Budiu" w:date="2016-06-29T18:29:00Z">
        <w:r w:rsidR="00421E17">
          <w:br/>
          <w:t xml:space="preserve">    |</w:t>
        </w:r>
        <w:r w:rsidR="00421E17" w:rsidRPr="00254E38">
          <w:t xml:space="preserve"> </w:t>
        </w:r>
      </w:ins>
      <w:ins w:id="1494" w:author="Mihai Budiu" w:date="2016-06-29T18:30:00Z">
        <w:r w:rsidR="00421E17">
          <w:t xml:space="preserve">annotations </w:t>
        </w:r>
      </w:ins>
      <w:ins w:id="1495" w:author="Mihai Budiu" w:date="2016-06-29T18:29:00Z">
        <w:r w:rsidR="00421E17" w:rsidRPr="00254E38">
          <w:t xml:space="preserve">typeRef '(' </w:t>
        </w:r>
        <w:r w:rsidR="00421E17">
          <w:t xml:space="preserve">argumentList ')' </w:t>
        </w:r>
        <w:r w:rsidR="00421E17" w:rsidRPr="00254E38">
          <w:t xml:space="preserve">name ';'    </w:t>
        </w:r>
      </w:ins>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1496"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497" w:name="_Toc445799377"/>
      <w:bookmarkStart w:id="1498" w:name="_Toc447899067"/>
      <w:bookmarkStart w:id="1499" w:name="_Toc455073140"/>
      <w:r>
        <w:lastRenderedPageBreak/>
        <w:t>Statements</w:t>
      </w:r>
      <w:bookmarkEnd w:id="1496"/>
      <w:bookmarkEnd w:id="1497"/>
      <w:bookmarkEnd w:id="1498"/>
      <w:bookmarkEnd w:id="1499"/>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1500" w:name="_Toc417920609"/>
      <w:bookmarkStart w:id="1501"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502" w:name="_Toc447899068"/>
      <w:bookmarkStart w:id="1503" w:name="_Toc455073141"/>
      <w:r>
        <w:t>Assignment</w:t>
      </w:r>
      <w:bookmarkEnd w:id="1500"/>
      <w:bookmarkEnd w:id="1501"/>
      <w:bookmarkEnd w:id="1502"/>
      <w:bookmarkEnd w:id="1503"/>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1504" w:name="_Ref287107325"/>
      <w:bookmarkStart w:id="1505" w:name="_Toc417920610"/>
      <w:bookmarkStart w:id="1506" w:name="_Toc445799379"/>
      <w:bookmarkStart w:id="1507" w:name="_Toc447899069"/>
      <w:bookmarkStart w:id="1508" w:name="_Toc455073142"/>
      <w:r>
        <w:t>L</w:t>
      </w:r>
      <w:r w:rsidR="00B670FA">
        <w:t>-</w:t>
      </w:r>
      <w:r>
        <w:t>values</w:t>
      </w:r>
      <w:bookmarkEnd w:id="1504"/>
      <w:bookmarkEnd w:id="1505"/>
      <w:bookmarkEnd w:id="1506"/>
      <w:bookmarkEnd w:id="1507"/>
      <w:bookmarkEnd w:id="1508"/>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lastRenderedPageBreak/>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2F9F315A"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A5208">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t xml:space="preserve">The result of a bit-slice operator </w:t>
      </w:r>
      <w:r w:rsidRPr="003D1AB2">
        <w:rPr>
          <w:rFonts w:ascii="Consolas" w:hAnsi="Consolas"/>
        </w:rPr>
        <w:t>[m:l]</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36DD2C2C" w:rsidR="004F584B" w:rsidRDefault="000F63A2" w:rsidP="004F584B">
      <w:r>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51108292" w14:textId="2E8F1FAA" w:rsidR="007718DF" w:rsidRDefault="007718DF" w:rsidP="007718DF">
      <w:pPr>
        <w:pStyle w:val="Heading2"/>
      </w:pPr>
      <w:bookmarkStart w:id="1509" w:name="_Toc445799380"/>
      <w:bookmarkStart w:id="1510" w:name="_Toc447899070"/>
      <w:bookmarkStart w:id="1511" w:name="_Toc455073143"/>
      <w:r>
        <w:t>The empty statement</w:t>
      </w:r>
      <w:bookmarkEnd w:id="1509"/>
      <w:bookmarkEnd w:id="1510"/>
      <w:bookmarkEnd w:id="1511"/>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512" w:name="_Toc445799381"/>
      <w:bookmarkStart w:id="1513" w:name="_Toc447899071"/>
      <w:bookmarkStart w:id="1514" w:name="_Ref445188651"/>
      <w:bookmarkStart w:id="1515" w:name="_Toc455073144"/>
      <w:r>
        <w:t>The block statement</w:t>
      </w:r>
      <w:bookmarkEnd w:id="1512"/>
      <w:bookmarkEnd w:id="1513"/>
      <w:bookmarkEnd w:id="1515"/>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516" w:name="_Toc445799382"/>
      <w:bookmarkStart w:id="1517" w:name="_Toc447899072"/>
      <w:bookmarkStart w:id="1518" w:name="_Toc455073145"/>
      <w:r>
        <w:t>The return statement</w:t>
      </w:r>
      <w:bookmarkEnd w:id="1516"/>
      <w:bookmarkEnd w:id="1517"/>
      <w:bookmarkEnd w:id="1518"/>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519" w:name="_Toc447899073"/>
      <w:bookmarkStart w:id="1520" w:name="_Toc445799383"/>
      <w:bookmarkStart w:id="1521" w:name="_Toc455073146"/>
      <w:r>
        <w:t>The exit statement</w:t>
      </w:r>
      <w:bookmarkEnd w:id="1519"/>
      <w:bookmarkEnd w:id="1521"/>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522" w:name="_Toc447899074"/>
      <w:bookmarkStart w:id="1523" w:name="_Toc455073147"/>
      <w:r>
        <w:t>The conditional statement</w:t>
      </w:r>
      <w:bookmarkEnd w:id="1520"/>
      <w:bookmarkEnd w:id="1522"/>
      <w:bookmarkEnd w:id="1523"/>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524" w:name="_Toc445799384"/>
      <w:bookmarkStart w:id="1525" w:name="_Toc447899075"/>
      <w:bookmarkStart w:id="1526" w:name="_Toc455073148"/>
      <w:r>
        <w:t>The switch statement</w:t>
      </w:r>
      <w:bookmarkEnd w:id="1524"/>
      <w:bookmarkEnd w:id="1525"/>
      <w:bookmarkEnd w:id="1526"/>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1527"/>
      <w:commentRangeStart w:id="1528"/>
      <w:r w:rsidRPr="00254E38">
        <w:t>blockStatement</w:t>
      </w:r>
      <w:commentRangeEnd w:id="1527"/>
      <w:r w:rsidR="007D3C2E">
        <w:rPr>
          <w:rStyle w:val="CommentReference"/>
          <w:rFonts w:ascii="Cambria" w:eastAsia="MS Mincho" w:hAnsi="Cambria" w:cs="Times New Roman"/>
          <w:noProof w:val="0"/>
        </w:rPr>
        <w:commentReference w:id="1527"/>
      </w:r>
      <w:commentRangeEnd w:id="1528"/>
      <w:r w:rsidR="00F009B0">
        <w:rPr>
          <w:rStyle w:val="CommentReference"/>
          <w:rFonts w:ascii="Cambria" w:eastAsia="MS Mincho" w:hAnsi="Cambria" w:cs="Times New Roman"/>
          <w:noProof w:val="0"/>
        </w:rPr>
        <w:commentReference w:id="1528"/>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0C936287" w:rsidR="00CE41B1" w:rsidRDefault="00CE41B1" w:rsidP="001170F4">
      <w:pPr>
        <w:pStyle w:val="Heading1"/>
      </w:pPr>
      <w:bookmarkStart w:id="1529" w:name="_Ref287107030"/>
      <w:bookmarkStart w:id="1530" w:name="_Toc417920626"/>
      <w:bookmarkStart w:id="1531" w:name="_Toc445799385"/>
      <w:bookmarkStart w:id="1532" w:name="_Toc447899076"/>
      <w:bookmarkStart w:id="1533" w:name="_Toc455073149"/>
      <w:bookmarkEnd w:id="1514"/>
      <w:r>
        <w:t>Packet parsing in P4</w:t>
      </w:r>
      <w:bookmarkEnd w:id="1360"/>
      <w:bookmarkEnd w:id="1361"/>
      <w:bookmarkEnd w:id="1529"/>
      <w:bookmarkEnd w:id="1530"/>
      <w:bookmarkEnd w:id="1531"/>
      <w:bookmarkEnd w:id="1532"/>
      <w:bookmarkEnd w:id="1533"/>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534" w:name="_Toc445799386"/>
      <w:bookmarkStart w:id="1535" w:name="_Toc447899077"/>
      <w:bookmarkStart w:id="1536" w:name="_Toc455073150"/>
      <w:r>
        <w:t xml:space="preserve">Parser </w:t>
      </w:r>
      <w:r w:rsidR="00DA4248">
        <w:t>states</w:t>
      </w:r>
      <w:bookmarkEnd w:id="1534"/>
      <w:bookmarkEnd w:id="1535"/>
      <w:bookmarkEnd w:id="1536"/>
    </w:p>
    <w:p w14:paraId="28BF2EFC" w14:textId="52151E1B"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ins w:id="1537" w:author="Mihai Budiu" w:date="2016-06-23T14:45:00Z">
        <w:r w:rsidR="003A5208" w:rsidRPr="006950A0">
          <w:t xml:space="preserve">Figure </w:t>
        </w:r>
        <w:r w:rsidR="003A5208">
          <w:rPr>
            <w:noProof/>
          </w:rPr>
          <w:t>9</w:t>
        </w:r>
      </w:ins>
      <w:del w:id="1538" w:author="Mihai Budiu" w:date="2016-06-23T14:45:00Z">
        <w:r w:rsidR="00B115C1" w:rsidRPr="006950A0" w:rsidDel="003A5208">
          <w:delText xml:space="preserve">Figure </w:delText>
        </w:r>
        <w:r w:rsidR="00B115C1" w:rsidDel="003A5208">
          <w:rPr>
            <w:noProof/>
          </w:rPr>
          <w:delText>9</w:delText>
        </w:r>
      </w:del>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1539" w:name="_Ref285983352"/>
      <w:r w:rsidRPr="006950A0">
        <w:t xml:space="preserve">Figure </w:t>
      </w:r>
      <w:r w:rsidR="00CB59BD">
        <w:fldChar w:fldCharType="begin"/>
      </w:r>
      <w:r w:rsidR="00CB59BD">
        <w:instrText xml:space="preserve"> SEQ Figure \* ARABIC </w:instrText>
      </w:r>
      <w:r w:rsidR="00CB59BD">
        <w:fldChar w:fldCharType="separate"/>
      </w:r>
      <w:r w:rsidR="003A5208">
        <w:rPr>
          <w:noProof/>
        </w:rPr>
        <w:t>9</w:t>
      </w:r>
      <w:r w:rsidR="00CB59BD">
        <w:rPr>
          <w:noProof/>
        </w:rPr>
        <w:fldChar w:fldCharType="end"/>
      </w:r>
      <w:bookmarkEnd w:id="1539"/>
      <w:r w:rsidRPr="00E411B2">
        <w:t>: Parser FSM structure</w:t>
      </w:r>
    </w:p>
    <w:p w14:paraId="6F059FED" w14:textId="1431E631" w:rsidR="00220E51" w:rsidRDefault="00220E51" w:rsidP="001170F4">
      <w:pPr>
        <w:pStyle w:val="Heading2"/>
      </w:pPr>
      <w:bookmarkStart w:id="1540" w:name="_Ref290277598"/>
      <w:bookmarkStart w:id="1541" w:name="_Toc417920628"/>
      <w:bookmarkStart w:id="1542" w:name="_Toc445799387"/>
      <w:bookmarkStart w:id="1543" w:name="_Toc447899078"/>
      <w:bookmarkStart w:id="1544" w:name="_Toc455073151"/>
      <w:r>
        <w:t>Parser declaration</w:t>
      </w:r>
      <w:r w:rsidR="00484E85">
        <w:t>s</w:t>
      </w:r>
      <w:bookmarkEnd w:id="1540"/>
      <w:bookmarkEnd w:id="1541"/>
      <w:bookmarkEnd w:id="1542"/>
      <w:bookmarkEnd w:id="1543"/>
      <w:bookmarkEnd w:id="1544"/>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61ABAB39" w:rsidR="00592A09" w:rsidRDefault="00592A09" w:rsidP="002D0F38">
      <w:pPr>
        <w:pStyle w:val="Grammar"/>
      </w:pPr>
      <w:r w:rsidRPr="00254E38">
        <w:t xml:space="preserve">    : parserTypeDeclaration optCompileParameters </w:t>
      </w:r>
      <w:r>
        <w:br/>
        <w:t xml:space="preserve">      </w:t>
      </w:r>
      <w:r w:rsidRPr="00254E38">
        <w:t xml:space="preserve">'{' </w:t>
      </w:r>
      <w:del w:id="1545" w:author="Mihai Budiu" w:date="2016-06-27T13:49:00Z">
        <w:r w:rsidRPr="00254E38" w:rsidDel="005B75C7">
          <w:delText>parserStateful</w:delText>
        </w:r>
      </w:del>
      <w:ins w:id="1546" w:author="Mihai Budiu" w:date="2016-06-27T13:49:00Z">
        <w:r w:rsidR="005B75C7">
          <w:t>parser</w:t>
        </w:r>
      </w:ins>
      <w:ins w:id="1547" w:author="Mihai Budiu" w:date="2016-06-27T18:09:00Z">
        <w:r w:rsidR="00F60D38">
          <w:t>Local</w:t>
        </w:r>
      </w:ins>
      <w:r w:rsidRPr="00254E38">
        <w:t>Elements parserStates '}'</w:t>
      </w:r>
      <w:r>
        <w:br/>
      </w:r>
      <w:r w:rsidRPr="00254E38">
        <w:t xml:space="preserve">    ;</w:t>
      </w:r>
    </w:p>
    <w:p w14:paraId="2D55B02C" w14:textId="77777777" w:rsidR="007C5272" w:rsidRDefault="007C5272"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333EF1C2" w:rsidR="007C5272" w:rsidRDefault="000421BC" w:rsidP="00592A09">
      <w:r>
        <w:t xml:space="preserve">Prior to the parser states, a parser may also contain a list of </w:t>
      </w:r>
      <w:del w:id="1548" w:author="Mihai Budiu" w:date="2016-06-27T13:52:00Z">
        <w:r w:rsidDel="00B92A03">
          <w:delText xml:space="preserve">stateful </w:delText>
        </w:r>
      </w:del>
      <w:ins w:id="1549" w:author="Mihai Budiu" w:date="2016-06-27T18:09:00Z">
        <w:r w:rsidR="00F60D38">
          <w:t>local</w:t>
        </w:r>
      </w:ins>
      <w:ins w:id="1550" w:author="Mihai Budiu" w:date="2016-06-27T13:52:00Z">
        <w:r w:rsidR="00B92A03">
          <w:t xml:space="preserve"> </w:t>
        </w:r>
      </w:ins>
      <w:r>
        <w:t>element</w:t>
      </w:r>
      <w:ins w:id="1551" w:author="Mihai Budiu" w:date="2016-06-27T18:09:00Z">
        <w:r w:rsidR="00F60D38">
          <w:t>s</w:t>
        </w:r>
      </w:ins>
      <w:del w:id="1552" w:author="Mihai Budiu" w:date="2016-06-27T13:52:00Z">
        <w:r w:rsidDel="002D5D27">
          <w:delText xml:space="preserve"> declarations</w:delText>
        </w:r>
        <w:r w:rsidR="0026580E" w:rsidDel="002D5D27">
          <w:delText xml:space="preserve"> (see Section </w:delText>
        </w:r>
        <w:r w:rsidR="0026580E" w:rsidDel="002D5D27">
          <w:fldChar w:fldCharType="begin"/>
        </w:r>
        <w:r w:rsidR="0026580E" w:rsidDel="002D5D27">
          <w:delInstrText xml:space="preserve"> REF _Ref445796618 \r \h </w:delInstrText>
        </w:r>
        <w:r w:rsidR="0026580E" w:rsidDel="002D5D27">
          <w:fldChar w:fldCharType="separate"/>
        </w:r>
        <w:r w:rsidR="003A5208" w:rsidDel="002D5D27">
          <w:delText>8.5.2</w:delText>
        </w:r>
        <w:r w:rsidR="0026580E" w:rsidDel="002D5D27">
          <w:fldChar w:fldCharType="end"/>
        </w:r>
        <w:r w:rsidR="0026580E" w:rsidDel="002D5D27">
          <w:delText>)</w:delText>
        </w:r>
      </w:del>
      <w:r>
        <w:t xml:space="preserve">. These </w:t>
      </w:r>
      <w:del w:id="1553" w:author="Mihai Budiu" w:date="2016-06-27T13:53:00Z">
        <w:r w:rsidDel="002D5D27">
          <w:delText xml:space="preserve">are </w:delText>
        </w:r>
      </w:del>
      <w:ins w:id="1554" w:author="Mihai Budiu" w:date="2016-06-27T13:53:00Z">
        <w:r w:rsidR="002D5D27">
          <w:t xml:space="preserve">can be </w:t>
        </w:r>
      </w:ins>
      <w:r>
        <w:t>constants</w:t>
      </w:r>
      <w:del w:id="1555" w:author="Mihai Budiu" w:date="2016-06-27T13:53:00Z">
        <w:r w:rsidDel="002D5D27">
          <w:delText xml:space="preserve"> </w:delText>
        </w:r>
      </w:del>
      <w:ins w:id="1556" w:author="Mihai Budiu" w:date="2016-06-27T13:53:00Z">
        <w:r w:rsidR="002D5D27">
          <w:t>,</w:t>
        </w:r>
      </w:ins>
      <w:del w:id="1557" w:author="Mihai Budiu" w:date="2016-06-27T13:53:00Z">
        <w:r w:rsidDel="002D5D27">
          <w:delText>or</w:delText>
        </w:r>
      </w:del>
      <w:r>
        <w:t xml:space="preserve"> </w:t>
      </w:r>
      <w:ins w:id="1558" w:author="Mihai Budiu" w:date="2016-06-27T13:53:00Z">
        <w:r w:rsidR="00DC17D9">
          <w:t xml:space="preserve">variables, or </w:t>
        </w:r>
      </w:ins>
      <w:r>
        <w:t xml:space="preserve">instantiations (see Section </w:t>
      </w:r>
      <w:r>
        <w:fldChar w:fldCharType="begin"/>
      </w:r>
      <w:r>
        <w:instrText xml:space="preserve"> REF _Ref445645891 \r \h </w:instrText>
      </w:r>
      <w:r>
        <w:fldChar w:fldCharType="separate"/>
      </w:r>
      <w:r w:rsidR="003A5208">
        <w:t>11.3</w:t>
      </w:r>
      <w:r>
        <w:fldChar w:fldCharType="end"/>
      </w:r>
      <w:r>
        <w:t xml:space="preserve">) of </w:t>
      </w:r>
      <w:del w:id="1559" w:author="Mihai Budiu" w:date="2016-06-27T13:53:00Z">
        <w:r w:rsidDel="002D5D27">
          <w:delText xml:space="preserve">other </w:delText>
        </w:r>
      </w:del>
      <w:r>
        <w:t xml:space="preserve">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60291DC6" w:rsidR="007C5272" w:rsidRPr="00254E38" w:rsidRDefault="007C5272" w:rsidP="002D0F38">
      <w:pPr>
        <w:pStyle w:val="Grammar"/>
      </w:pPr>
      <w:del w:id="1560" w:author="Mihai Budiu" w:date="2016-06-27T13:49:00Z">
        <w:r w:rsidRPr="00254E38" w:rsidDel="005B75C7">
          <w:delText>parserStateful</w:delText>
        </w:r>
      </w:del>
      <w:ins w:id="1561" w:author="Mihai Budiu" w:date="2016-06-27T13:49:00Z">
        <w:r w:rsidR="005B75C7">
          <w:t>parser</w:t>
        </w:r>
      </w:ins>
      <w:ins w:id="1562" w:author="Mihai Budiu" w:date="2016-06-27T18:09:00Z">
        <w:r w:rsidR="00F60D38">
          <w:t>Local</w:t>
        </w:r>
      </w:ins>
      <w:r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1B039E06"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1563" w:name="_Toc445799388"/>
      <w:bookmarkStart w:id="1564" w:name="_Toc447899079"/>
      <w:bookmarkStart w:id="1565" w:name="_Toc417920631"/>
      <w:bookmarkStart w:id="1566" w:name="_Toc455073152"/>
      <w:r>
        <w:t>The Parser abstract machine</w:t>
      </w:r>
      <w:bookmarkEnd w:id="1563"/>
      <w:bookmarkEnd w:id="1564"/>
      <w:bookmarkEnd w:id="1566"/>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lastRenderedPageBreak/>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567" w:name="_Toc445799389"/>
      <w:bookmarkStart w:id="1568" w:name="_Toc447899080"/>
      <w:bookmarkStart w:id="1569" w:name="_Toc455073153"/>
      <w:r>
        <w:t>Parser states</w:t>
      </w:r>
      <w:bookmarkEnd w:id="1565"/>
      <w:bookmarkEnd w:id="1567"/>
      <w:bookmarkEnd w:id="1568"/>
      <w:bookmarkEnd w:id="1569"/>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68386CB6" w14:textId="77777777" w:rsidR="007C5272" w:rsidRPr="00254E38" w:rsidRDefault="007C5272" w:rsidP="002D0F38">
      <w:pPr>
        <w:pStyle w:val="Gramma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lastRenderedPageBreak/>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570" w:name="_Ref289344446"/>
      <w:bookmarkStart w:id="1571" w:name="_Toc417920633"/>
      <w:bookmarkStart w:id="1572" w:name="_Toc445799390"/>
      <w:bookmarkStart w:id="1573" w:name="_Toc447899081"/>
      <w:bookmarkStart w:id="1574" w:name="_Toc455073154"/>
      <w:r>
        <w:t>Transition</w:t>
      </w:r>
      <w:bookmarkEnd w:id="1570"/>
      <w:bookmarkEnd w:id="1571"/>
      <w:r w:rsidR="00D91148">
        <w:t xml:space="preserve"> statements</w:t>
      </w:r>
      <w:bookmarkEnd w:id="1572"/>
      <w:bookmarkEnd w:id="1573"/>
      <w:bookmarkEnd w:id="1574"/>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575" w:name="_Ref445502202"/>
      <w:bookmarkStart w:id="1576" w:name="_Ref445503135"/>
      <w:bookmarkStart w:id="1577" w:name="_Ref445647383"/>
      <w:bookmarkStart w:id="1578" w:name="_Toc445799391"/>
      <w:bookmarkStart w:id="1579" w:name="_Toc447899082"/>
      <w:bookmarkStart w:id="1580" w:name="_Toc455073155"/>
      <w:r>
        <w:t>Select</w:t>
      </w:r>
      <w:bookmarkEnd w:id="1575"/>
      <w:bookmarkEnd w:id="1576"/>
      <w:r>
        <w:t xml:space="preserve"> expressions</w:t>
      </w:r>
      <w:bookmarkEnd w:id="1577"/>
      <w:bookmarkEnd w:id="1578"/>
      <w:bookmarkEnd w:id="1579"/>
      <w:bookmarkEnd w:id="1580"/>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lastRenderedPageBreak/>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1EDEFE05" w:rsidR="00256660" w:rsidRDefault="00090468" w:rsidP="00E07D23">
      <w:r>
        <w:t>K</w:t>
      </w:r>
      <w:r w:rsidR="00256660">
        <w:t>eysets are evaluated in order</w:t>
      </w:r>
      <w:r>
        <w:t>,</w:t>
      </w:r>
      <w:r w:rsidR="00256660">
        <w:t xml:space="preserve"> from top to bottom</w:t>
      </w:r>
      <w:r>
        <w:t xml:space="preserve"> as implied by the pseudo</w:t>
      </w:r>
      <w:r w:rsidR="00975F1C">
        <w:t>-</w:t>
      </w:r>
      <w:r>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w:t>
      </w:r>
      <w:r w:rsidR="00C81107">
        <w:t>1</w:t>
      </w:r>
      <w:r w:rsidR="00E43858">
        <w:t xml:space="preserve">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t xml:space="preserve">. This constitutes an important difference between </w:t>
      </w:r>
      <w:r w:rsidRPr="002D0F38">
        <w:rPr>
          <w:rFonts w:ascii="Consolas" w:hAnsi="Consolas"/>
          <w:b/>
        </w:rPr>
        <w:t>select</w:t>
      </w:r>
      <w:r>
        <w:t xml:space="preserve"> ex</w:t>
      </w:r>
      <w:r w:rsidR="004051D4">
        <w:t>p</w:t>
      </w:r>
      <w:r>
        <w:t xml:space="preserve">ression and </w:t>
      </w:r>
      <w:r w:rsidR="00D93C1A" w:rsidRPr="002D0F38">
        <w:rPr>
          <w:rFonts w:ascii="Consolas" w:hAnsi="Consolas"/>
        </w:rPr>
        <w:t>switch</w:t>
      </w:r>
      <w:r w:rsidR="00D93C1A">
        <w:t xml:space="preserve"> statement</w:t>
      </w:r>
      <w:r>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115FA045" w14:textId="1553E5E0" w:rsidR="00E07D23" w:rsidRDefault="00E07D23" w:rsidP="00E07D23">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1581" w:name="_Toc455073156"/>
      <w:r w:rsidRPr="00B958DC">
        <w:rPr>
          <w:rFonts w:ascii="Consolas" w:hAnsi="Consolas"/>
        </w:rPr>
        <w:t>v</w:t>
      </w:r>
      <w:r w:rsidRPr="00245F7B">
        <w:rPr>
          <w:rFonts w:ascii="Consolas" w:hAnsi="Consolas"/>
        </w:rPr>
        <w:t>erify</w:t>
      </w:r>
      <w:bookmarkEnd w:id="1581"/>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xml:space="preserve">, which causes immediate parsing </w:t>
      </w:r>
      <w:r w:rsidR="00587231">
        <w:lastRenderedPageBreak/>
        <w:t>termination</w:t>
      </w:r>
      <w:r w:rsidR="00983106">
        <w:t>; at the same time,</w:t>
      </w:r>
      <w:r w:rsidR="004961FC">
        <w:t xml:space="preserve"> </w:t>
      </w:r>
      <w:r w:rsidR="00587231">
        <w:t>the</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582" w:name="_Ref285973174"/>
      <w:bookmarkStart w:id="1583" w:name="_Toc417920635"/>
      <w:bookmarkStart w:id="1584" w:name="_Toc445799393"/>
      <w:bookmarkStart w:id="1585" w:name="_Toc447899084"/>
      <w:bookmarkStart w:id="1586" w:name="_Toc455073157"/>
      <w:r>
        <w:t>Data extraction from packets</w:t>
      </w:r>
      <w:bookmarkEnd w:id="1582"/>
      <w:bookmarkEnd w:id="1583"/>
      <w:bookmarkEnd w:id="1584"/>
      <w:bookmarkEnd w:id="1585"/>
      <w:bookmarkEnd w:id="1586"/>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1587"/>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1587"/>
      <w:r w:rsidR="00FA56C0">
        <w:rPr>
          <w:rStyle w:val="CommentReference"/>
        </w:rPr>
        <w:commentReference w:id="1587"/>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lastRenderedPageBreak/>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588" w:name="_Toc445799394"/>
      <w:bookmarkStart w:id="1589" w:name="_Toc447899085"/>
      <w:bookmarkStart w:id="1590" w:name="_Toc455073158"/>
      <w:r w:rsidRPr="003663BF">
        <w:t>packet_in.extract</w:t>
      </w:r>
      <w:r w:rsidR="003663BF" w:rsidRPr="003663BF">
        <w:t xml:space="preserve"> – single argument</w:t>
      </w:r>
      <w:bookmarkEnd w:id="1588"/>
      <w:bookmarkEnd w:id="1589"/>
      <w:bookmarkEnd w:id="1590"/>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3701C4F0"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1591"/>
      <w:r w:rsidRPr="00D06D2A">
        <w:t xml:space="preserve">do we </w:t>
      </w:r>
      <w:r w:rsidR="00325E1C">
        <w:t xml:space="preserve">need to </w:t>
      </w:r>
      <w:r w:rsidRPr="00D06D2A">
        <w:t>enforce that we can’t overwrite a header?</w:t>
      </w:r>
      <w:commentRangeEnd w:id="1591"/>
      <w:r w:rsidR="002369C1">
        <w:rPr>
          <w:rStyle w:val="CommentReference"/>
        </w:rPr>
        <w:commentReference w:id="1591"/>
      </w:r>
      <w:r w:rsidRPr="00D06D2A">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592" w:name="_Ref445811495"/>
      <w:bookmarkStart w:id="1593" w:name="_Toc445799395"/>
      <w:bookmarkStart w:id="1594" w:name="_Toc447899086"/>
      <w:bookmarkStart w:id="1595" w:name="_Toc455073159"/>
      <w:r>
        <w:t>Packet.extract – two arguments</w:t>
      </w:r>
      <w:bookmarkEnd w:id="1592"/>
      <w:bookmarkEnd w:id="1593"/>
      <w:bookmarkEnd w:id="1594"/>
      <w:bookmarkEnd w:id="1595"/>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2991F87B" w14:textId="6A4CD58D" w:rsidR="00D06D2A"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Pr="001A316A">
        <w:t>data.extractBits(</w:t>
      </w:r>
      <w:r w:rsidR="00514BEF">
        <w:t>this.</w:t>
      </w:r>
      <w:r w:rsidRPr="001A316A">
        <w:t>nextBitIndex, bitsToExtract);</w:t>
      </w:r>
      <w:r>
        <w:br/>
        <w:t xml:space="preserve">   header</w:t>
      </w:r>
      <w:r w:rsidR="00665484">
        <w:t>Lvalue</w:t>
      </w:r>
      <w:r>
        <w:t xml:space="preserve">.varbitField.size = </w:t>
      </w:r>
      <w:r w:rsidR="00F009B0" w:rsidRPr="00280B0E">
        <w:t>variableFieldSize</w:t>
      </w:r>
      <w:r w:rsidR="00360057">
        <w:t>;</w:t>
      </w:r>
      <w:r w:rsidRPr="001A316A">
        <w:br/>
        <w:t xml:space="preserve">   header</w:t>
      </w:r>
      <w:r w:rsidR="00665484">
        <w:t>Lvalue</w:t>
      </w:r>
      <w:r w:rsidRPr="001A316A">
        <w:t>.valid</w:t>
      </w:r>
      <w:r w:rsidR="00D1786E">
        <w:t>$</w:t>
      </w:r>
      <w:r w:rsidRPr="001A316A">
        <w:t xml:space="preserve"> = true;</w:t>
      </w:r>
      <w:r w:rsidRPr="001A316A">
        <w:br/>
        <w:t xml:space="preserve">   </w:t>
      </w:r>
      <w:r w:rsidR="00514BEF">
        <w:t>this.</w:t>
      </w:r>
      <w:r w:rsidRPr="001A316A">
        <w:t>nextBitIndex += bitsToExtract;</w:t>
      </w:r>
      <w:r w:rsidRPr="001A316A">
        <w:rPr>
          <w:sz w:val="18"/>
        </w:rPr>
        <w:br/>
      </w:r>
      <w:r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1596"/>
      <w:commentRangeStart w:id="1597"/>
      <w:r w:rsidRPr="00A229BA">
        <w:rPr>
          <w:rFonts w:ascii="Consolas" w:hAnsi="Consolas"/>
          <w:color w:val="000000"/>
          <w:szCs w:val="20"/>
        </w:rPr>
        <w:t>headers.ipv4options</w:t>
      </w:r>
      <w:commentRangeEnd w:id="1596"/>
      <w:r w:rsidR="00435CB9">
        <w:rPr>
          <w:rStyle w:val="CommentReference"/>
        </w:rPr>
        <w:commentReference w:id="1596"/>
      </w:r>
      <w:commentRangeEnd w:id="1597"/>
      <w:r w:rsidR="007E040F">
        <w:rPr>
          <w:rStyle w:val="CommentReference"/>
        </w:rPr>
        <w:commentReference w:id="1597"/>
      </w:r>
      <w:r w:rsidRPr="00A229BA">
        <w:rPr>
          <w:rFonts w:ascii="Consolas" w:hAnsi="Consolas"/>
          <w:color w:val="000000"/>
          <w:szCs w:val="20"/>
        </w:rPr>
        <w:t xml:space="preserve">, </w:t>
      </w:r>
      <w:r w:rsidR="001C1825" w:rsidRPr="00A229BA">
        <w:rPr>
          <w:rFonts w:ascii="Consolas" w:hAnsi="Consolas"/>
          <w:color w:val="000000"/>
          <w:szCs w:val="20"/>
        </w:rPr>
        <w:br/>
      </w:r>
      <w:r w:rsidR="001C1825" w:rsidRPr="00A229BA">
        <w:rPr>
          <w:rFonts w:ascii="Consolas" w:hAnsi="Consolas"/>
          <w:color w:val="000000"/>
          <w:szCs w:val="20"/>
        </w:rPr>
        <w:lastRenderedPageBreak/>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598" w:name="_Toc417920639"/>
      <w:bookmarkStart w:id="1599" w:name="_Toc445799396"/>
      <w:bookmarkStart w:id="1600" w:name="_Toc447899087"/>
      <w:bookmarkStart w:id="1601" w:name="_Toc455073160"/>
      <w:r w:rsidRPr="00473BC1">
        <w:t>packet_in.l</w:t>
      </w:r>
      <w:r w:rsidR="00E07D23" w:rsidRPr="00473BC1">
        <w:t>ookahead</w:t>
      </w:r>
      <w:bookmarkEnd w:id="1598"/>
      <w:bookmarkEnd w:id="1599"/>
      <w:bookmarkEnd w:id="1600"/>
      <w:bookmarkEnd w:id="1601"/>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1602"/>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1602"/>
      <w:r w:rsidR="00467F77">
        <w:rPr>
          <w:rStyle w:val="CommentReference"/>
        </w:rPr>
        <w:commentReference w:id="1602"/>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603" w:name="_Toc447883368"/>
      <w:bookmarkStart w:id="1604" w:name="_Toc447884262"/>
      <w:bookmarkStart w:id="1605" w:name="_Toc447899088"/>
      <w:bookmarkStart w:id="1606" w:name="_Toc448148403"/>
      <w:bookmarkStart w:id="1607" w:name="_Toc448212265"/>
      <w:bookmarkStart w:id="1608" w:name="_Toc447899089"/>
      <w:bookmarkStart w:id="1609" w:name="_Toc455073161"/>
      <w:bookmarkEnd w:id="1603"/>
      <w:bookmarkEnd w:id="1604"/>
      <w:bookmarkEnd w:id="1605"/>
      <w:bookmarkEnd w:id="1606"/>
      <w:bookmarkEnd w:id="1607"/>
      <w:r>
        <w:t>Skipping bits</w:t>
      </w:r>
      <w:bookmarkEnd w:id="1608"/>
      <w:bookmarkEnd w:id="1609"/>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lastRenderedPageBreak/>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610" w:name="_Ref286404067"/>
      <w:bookmarkStart w:id="1611" w:name="_Toc417920641"/>
      <w:bookmarkStart w:id="1612" w:name="_Toc445799397"/>
      <w:bookmarkStart w:id="1613" w:name="_Toc447899090"/>
      <w:bookmarkStart w:id="1614" w:name="_Toc417920636"/>
      <w:bookmarkStart w:id="1615" w:name="_Toc455073162"/>
      <w:r>
        <w:t>Parsing header stacks</w:t>
      </w:r>
      <w:bookmarkEnd w:id="1610"/>
      <w:bookmarkEnd w:id="1611"/>
      <w:bookmarkEnd w:id="1612"/>
      <w:bookmarkEnd w:id="1613"/>
      <w:bookmarkEnd w:id="1615"/>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616" w:name="_Toc445799398"/>
      <w:bookmarkStart w:id="1617" w:name="_Toc447899091"/>
      <w:bookmarkStart w:id="1618" w:name="_Toc455073163"/>
      <w:r>
        <w:lastRenderedPageBreak/>
        <w:t>Invoking s</w:t>
      </w:r>
      <w:r w:rsidR="00D2686F">
        <w:t>ub-parser</w:t>
      </w:r>
      <w:r w:rsidR="00693ECB">
        <w:t>s</w:t>
      </w:r>
      <w:bookmarkEnd w:id="1614"/>
      <w:bookmarkEnd w:id="1616"/>
      <w:bookmarkEnd w:id="1617"/>
      <w:bookmarkEnd w:id="1618"/>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1619" w:name="_Ref286350889"/>
      <w:r>
        <w:t xml:space="preserve">Figure </w:t>
      </w:r>
      <w:r w:rsidR="00CB59BD">
        <w:fldChar w:fldCharType="begin"/>
      </w:r>
      <w:r w:rsidR="00CB59BD">
        <w:instrText xml:space="preserve"> SEQ Figure \* ARABIC </w:instrText>
      </w:r>
      <w:r w:rsidR="00CB59BD">
        <w:fldChar w:fldCharType="separate"/>
      </w:r>
      <w:r w:rsidR="003A5208">
        <w:rPr>
          <w:noProof/>
        </w:rPr>
        <w:t>10</w:t>
      </w:r>
      <w:r w:rsidR="00CB59BD">
        <w:rPr>
          <w:noProof/>
        </w:rPr>
        <w:fldChar w:fldCharType="end"/>
      </w:r>
      <w:bookmarkEnd w:id="1619"/>
      <w:r>
        <w:t>: Semantics of invoking a sub-parser</w:t>
      </w:r>
      <w:r w:rsidR="00496A69">
        <w:t xml:space="preserve">: </w:t>
      </w:r>
      <w:r w:rsidR="00496A69">
        <w:br/>
        <w:t>top – original program, bottom – equivalent program.</w:t>
      </w:r>
    </w:p>
    <w:p w14:paraId="2B6D3B9A" w14:textId="01C38679"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348B99D3" w14:textId="6A990D1D" w:rsidR="00AD4B04" w:rsidRDefault="00AD4B04" w:rsidP="00A66238">
      <w:pPr>
        <w:pStyle w:val="Heading2"/>
      </w:pPr>
      <w:bookmarkStart w:id="1620" w:name="_Toc417920642"/>
      <w:bookmarkStart w:id="1621" w:name="_Toc445799399"/>
      <w:bookmarkStart w:id="1622" w:name="_Toc447899092"/>
      <w:bookmarkStart w:id="1623" w:name="_Toc455073164"/>
      <w:r>
        <w:lastRenderedPageBreak/>
        <w:t>Unrolling parser loops</w:t>
      </w:r>
      <w:bookmarkEnd w:id="1620"/>
      <w:bookmarkEnd w:id="1621"/>
      <w:bookmarkEnd w:id="1622"/>
      <w:bookmarkEnd w:id="1623"/>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r w:rsidR="00975F1C">
        <w:t xml:space="preserve"> The unrolled program should be identical in behavior with the original one.</w:t>
      </w:r>
    </w:p>
    <w:p w14:paraId="762FD63E" w14:textId="32527BB2"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3A5208">
        <w:t xml:space="preserve">Figure </w:t>
      </w:r>
      <w:r w:rsidR="003A5208">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FBBD974" w:rsidR="00611665" w:rsidRDefault="00611665" w:rsidP="0016160B">
      <w:pPr>
        <w:pStyle w:val="Caption"/>
      </w:pPr>
      <w:bookmarkStart w:id="1624" w:name="_Ref286349644"/>
      <w:r>
        <w:t xml:space="preserve">Figure </w:t>
      </w:r>
      <w:r w:rsidR="00CB59BD">
        <w:fldChar w:fldCharType="begin"/>
      </w:r>
      <w:r w:rsidR="00CB59BD">
        <w:instrText xml:space="preserve"> SEQ Figure \* ARABIC </w:instrText>
      </w:r>
      <w:r w:rsidR="00CB59BD">
        <w:fldChar w:fldCharType="separate"/>
      </w:r>
      <w:r w:rsidR="003A5208">
        <w:rPr>
          <w:noProof/>
        </w:rPr>
        <w:t>11</w:t>
      </w:r>
      <w:r w:rsidR="00CB59BD">
        <w:rPr>
          <w:noProof/>
        </w:rPr>
        <w:fldChar w:fldCharType="end"/>
      </w:r>
      <w:bookmarkEnd w:id="1624"/>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1625" w:name="_Toc445799400"/>
      <w:bookmarkStart w:id="1626" w:name="_Toc447899093"/>
      <w:bookmarkStart w:id="1627" w:name="_Ref287107048"/>
      <w:bookmarkStart w:id="1628" w:name="_Toc455073165"/>
      <w:r>
        <w:t>Control blocks</w:t>
      </w:r>
      <w:bookmarkEnd w:id="1625"/>
      <w:bookmarkEnd w:id="1626"/>
      <w:bookmarkEnd w:id="1628"/>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627"/>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629" w:name="_Toc417920644"/>
      <w:bookmarkStart w:id="1630" w:name="_Toc417920645"/>
      <w:bookmarkEnd w:id="1629"/>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65C277A2" w:rsidR="0073654C" w:rsidRPr="00254E38" w:rsidRDefault="0073654C" w:rsidP="002D0F38">
      <w:pPr>
        <w:pStyle w:val="Grammar"/>
      </w:pPr>
      <w:del w:id="1631" w:author="Mihai Budiu" w:date="2016-06-27T13:50:00Z">
        <w:r w:rsidRPr="00254E38" w:rsidDel="005B75C7">
          <w:delText>stateListDeclaration</w:delText>
        </w:r>
      </w:del>
      <w:ins w:id="1632" w:author="Mihai Budiu" w:date="2016-06-27T13:50:00Z">
        <w:r w:rsidR="005B75C7">
          <w:t>control</w:t>
        </w:r>
      </w:ins>
      <w:ins w:id="1633" w:author="Mihai Budiu" w:date="2016-06-27T18:09:00Z">
        <w:r w:rsidR="00F60D38">
          <w:t>Local</w:t>
        </w:r>
      </w:ins>
      <w:ins w:id="1634" w:author="Mihai Budiu" w:date="2016-06-27T13:50:00Z">
        <w:r w:rsidR="005B75C7">
          <w:t>Declarations</w:t>
        </w:r>
      </w:ins>
    </w:p>
    <w:p w14:paraId="27BBD124" w14:textId="77777777" w:rsidR="0073654C" w:rsidRPr="00254E38" w:rsidRDefault="0073654C" w:rsidP="002D0F38">
      <w:pPr>
        <w:pStyle w:val="Grammar"/>
      </w:pPr>
      <w:r w:rsidRPr="00254E38">
        <w:t xml:space="preserve">    : /* empty */ </w:t>
      </w:r>
    </w:p>
    <w:p w14:paraId="6B5314C3" w14:textId="07BE3BFB" w:rsidR="0073654C" w:rsidRPr="00254E38" w:rsidRDefault="0073654C" w:rsidP="002D0F38">
      <w:pPr>
        <w:pStyle w:val="Grammar"/>
      </w:pPr>
      <w:r w:rsidRPr="00254E38">
        <w:t xml:space="preserve">    | </w:t>
      </w:r>
      <w:del w:id="1635" w:author="Mihai Budiu" w:date="2016-06-27T13:50:00Z">
        <w:r w:rsidRPr="00254E38" w:rsidDel="005B75C7">
          <w:delText>stateListDeclaration</w:delText>
        </w:r>
      </w:del>
      <w:ins w:id="1636" w:author="Mihai Budiu" w:date="2016-06-27T13:50:00Z">
        <w:r w:rsidR="005B75C7">
          <w:t>control</w:t>
        </w:r>
      </w:ins>
      <w:ins w:id="1637" w:author="Mihai Budiu" w:date="2016-06-27T18:09:00Z">
        <w:r w:rsidR="00F60D38">
          <w:t>Local</w:t>
        </w:r>
      </w:ins>
      <w:ins w:id="1638" w:author="Mihai Budiu" w:date="2016-06-27T13:50:00Z">
        <w:r w:rsidR="005B75C7">
          <w:t>Declarations</w:t>
        </w:r>
      </w:ins>
      <w:r w:rsidRPr="00254E38">
        <w:t xml:space="preserve"> </w:t>
      </w:r>
      <w:del w:id="1639" w:author="Mihai Budiu" w:date="2016-06-27T13:50:00Z">
        <w:r w:rsidRPr="00254E38" w:rsidDel="005B75C7">
          <w:delText>stateElementDeclaration</w:delText>
        </w:r>
      </w:del>
      <w:ins w:id="1640" w:author="Mihai Budiu" w:date="2016-06-27T13:50:00Z">
        <w:r w:rsidR="005B75C7">
          <w:t>control</w:t>
        </w:r>
      </w:ins>
      <w:ins w:id="1641" w:author="Mihai Budiu" w:date="2016-06-27T18:09:00Z">
        <w:r w:rsidR="00F60D38">
          <w:t>Local</w:t>
        </w:r>
      </w:ins>
      <w:ins w:id="1642" w:author="Mihai Budiu" w:date="2016-06-27T13:50:00Z">
        <w:r w:rsidR="005B75C7">
          <w:t>Declaration</w:t>
        </w:r>
      </w:ins>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7AAFA2B3" w:rsidR="0073654C" w:rsidRPr="00254E38" w:rsidRDefault="0073654C" w:rsidP="002D0F38">
      <w:pPr>
        <w:pStyle w:val="Grammar"/>
      </w:pPr>
      <w:del w:id="1643" w:author="Mihai Budiu" w:date="2016-06-27T13:50:00Z">
        <w:r w:rsidRPr="00254E38" w:rsidDel="005B75C7">
          <w:delText>stateElementDeclaration</w:delText>
        </w:r>
      </w:del>
      <w:ins w:id="1644" w:author="Mihai Budiu" w:date="2016-06-27T13:50:00Z">
        <w:r w:rsidR="005B75C7">
          <w:t>control</w:t>
        </w:r>
      </w:ins>
      <w:ins w:id="1645" w:author="Mihai Budiu" w:date="2016-06-27T18:09:00Z">
        <w:r w:rsidR="00F60D38">
          <w:t>Local</w:t>
        </w:r>
      </w:ins>
      <w:ins w:id="1646" w:author="Mihai Budiu" w:date="2016-06-27T13:50:00Z">
        <w:r w:rsidR="005B75C7">
          <w:t>Declaration</w:t>
        </w:r>
      </w:ins>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635F5C5F" w:rsidR="00786BBA" w:rsidRDefault="00786BBA" w:rsidP="00786BBA">
      <w:bookmarkStart w:id="1647" w:name="_Ref290277693"/>
      <w:bookmarkStart w:id="1648" w:name="_Ref290277729"/>
      <w:bookmarkStart w:id="1649" w:name="_Toc417920647"/>
      <w:bookmarkStart w:id="1650" w:name="_Ref288995368"/>
      <w:bookmarkEnd w:id="1630"/>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1651" w:name="_Toc445799401"/>
      <w:bookmarkStart w:id="1652" w:name="_Toc447899094"/>
      <w:bookmarkStart w:id="1653" w:name="_Toc455073166"/>
      <w:r>
        <w:t>Actions</w:t>
      </w:r>
      <w:bookmarkEnd w:id="1647"/>
      <w:bookmarkEnd w:id="1648"/>
      <w:bookmarkEnd w:id="1649"/>
      <w:bookmarkEnd w:id="1651"/>
      <w:bookmarkEnd w:id="1652"/>
      <w:bookmarkEnd w:id="1653"/>
      <w:r>
        <w:t xml:space="preserve"> </w:t>
      </w:r>
      <w:bookmarkEnd w:id="1650"/>
    </w:p>
    <w:p w14:paraId="72BC7487" w14:textId="4E95C3E3"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ins w:id="1654" w:author="Mihai Budiu" w:date="2016-06-30T17:58:00Z">
        <w:r w:rsidR="00B662B1">
          <w:fldChar w:fldCharType="begin"/>
        </w:r>
        <w:r w:rsidR="00B662B1">
          <w:instrText xml:space="preserve"> HYPERLINK "https://en.wikipedia.org/wiki/Function_object" </w:instrText>
        </w:r>
        <w:r w:rsidR="00B662B1">
          <w:fldChar w:fldCharType="separate"/>
        </w:r>
        <w:r w:rsidR="00604B40" w:rsidRPr="00B662B1">
          <w:rPr>
            <w:rStyle w:val="Hyperlink"/>
          </w:rPr>
          <w:t>https://en.wikipedia.org/wiki/Function_object</w:t>
        </w:r>
        <w:r w:rsidR="00B662B1">
          <w:fldChar w:fldCharType="end"/>
        </w:r>
      </w:ins>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1655" w:name="_Ref445657244"/>
      <w:r>
        <w:t xml:space="preserve">Figure </w:t>
      </w:r>
      <w:r w:rsidR="00CB59BD">
        <w:fldChar w:fldCharType="begin"/>
      </w:r>
      <w:r w:rsidR="00CB59BD">
        <w:instrText xml:space="preserve"> SEQ Figure \* ARABIC </w:instrText>
      </w:r>
      <w:r w:rsidR="00CB59BD">
        <w:fldChar w:fldCharType="separate"/>
      </w:r>
      <w:r w:rsidR="003A5208">
        <w:rPr>
          <w:noProof/>
        </w:rPr>
        <w:t>12</w:t>
      </w:r>
      <w:r w:rsidR="00CB59BD">
        <w:rPr>
          <w:noProof/>
        </w:rPr>
        <w:fldChar w:fldCharType="end"/>
      </w:r>
      <w:bookmarkEnd w:id="1655"/>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BB8B9A7"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ins w:id="1656" w:author="Mihai Budiu" w:date="2016-06-30T17:59:00Z">
        <w:r w:rsidR="00B662B1">
          <w:t xml:space="preserve">For actions that appear in a table </w:t>
        </w:r>
      </w:ins>
      <w:ins w:id="1657" w:author="Mihai Budiu" w:date="2016-06-30T18:00:00Z">
        <w:r w:rsidR="00B662B1" w:rsidRPr="00DB42E5">
          <w:rPr>
            <w:rFonts w:ascii="Consolas" w:hAnsi="Consolas" w:cs="Consolas"/>
            <w:rPrChange w:id="1658" w:author="Mihai Budiu" w:date="2016-06-30T18:01:00Z">
              <w:rPr/>
            </w:rPrChange>
          </w:rPr>
          <w:t>actions</w:t>
        </w:r>
        <w:r w:rsidR="00B662B1">
          <w:t xml:space="preserve"> list</w:t>
        </w:r>
      </w:ins>
      <w:ins w:id="1659" w:author="Mihai Budiu" w:date="2016-06-30T18:01:00Z">
        <w:r w:rsidR="00DB42E5">
          <w:t xml:space="preserve"> (described in Section </w:t>
        </w:r>
        <w:r w:rsidR="00DB42E5">
          <w:fldChar w:fldCharType="begin"/>
        </w:r>
        <w:r w:rsidR="00DB42E5">
          <w:instrText xml:space="preserve"> REF _Ref455073034 \r \h </w:instrText>
        </w:r>
      </w:ins>
      <w:r w:rsidR="00DB42E5">
        <w:fldChar w:fldCharType="separate"/>
      </w:r>
      <w:ins w:id="1660" w:author="Mihai Budiu" w:date="2016-06-30T18:01:00Z">
        <w:r w:rsidR="00DB42E5">
          <w:t>14.2.1.2</w:t>
        </w:r>
        <w:r w:rsidR="00DB42E5">
          <w:fldChar w:fldCharType="end"/>
        </w:r>
        <w:r w:rsidR="00DB42E5">
          <w:t>)</w:t>
        </w:r>
      </w:ins>
      <w:ins w:id="1661" w:author="Mihai Budiu" w:date="2016-06-30T18:00:00Z">
        <w:r w:rsidR="00B662B1">
          <w:t xml:space="preserve">, </w:t>
        </w:r>
      </w:ins>
      <w:del w:id="1662" w:author="Mihai Budiu" w:date="2016-06-30T18:00:00Z">
        <w:r w:rsidDel="00B662B1">
          <w:delText>T</w:delText>
        </w:r>
      </w:del>
      <w:ins w:id="1663" w:author="Mihai Budiu" w:date="2016-06-30T18:00:00Z">
        <w:r w:rsidR="00B662B1">
          <w:t>t</w:t>
        </w:r>
      </w:ins>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7BA072CA"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3A5208">
        <w:t>10.3.1</w:t>
      </w:r>
      <w:r w:rsidR="00A5707D">
        <w:fldChar w:fldCharType="end"/>
      </w:r>
      <w:r w:rsidR="00A5707D">
        <w:t>).</w:t>
      </w:r>
    </w:p>
    <w:p w14:paraId="722408E1" w14:textId="10D6E66A" w:rsidR="004D0561" w:rsidRDefault="004D0561" w:rsidP="00A66238">
      <w:pPr>
        <w:pStyle w:val="Heading3"/>
      </w:pPr>
      <w:bookmarkStart w:id="1664" w:name="_Toc445799402"/>
      <w:bookmarkStart w:id="1665" w:name="_Toc447899095"/>
      <w:bookmarkStart w:id="1666" w:name="_Ref288308964"/>
      <w:bookmarkStart w:id="1667" w:name="_Toc417920649"/>
      <w:bookmarkStart w:id="1668" w:name="_Toc455073167"/>
      <w:r>
        <w:t>Invoking actions</w:t>
      </w:r>
      <w:bookmarkEnd w:id="1664"/>
      <w:bookmarkEnd w:id="1665"/>
      <w:bookmarkEnd w:id="1668"/>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ins w:id="1669" w:author="Mihai Budiu" w:date="2016-06-30T18:00:00Z">
        <w:r w:rsidR="00B662B1">
          <w:t xml:space="preserve"> The directionless parameters in this case behave like </w:t>
        </w:r>
        <w:r w:rsidR="00B662B1" w:rsidRPr="00B662B1">
          <w:rPr>
            <w:rFonts w:ascii="Consolas" w:hAnsi="Consolas" w:cs="Consolas"/>
            <w:b/>
            <w:rPrChange w:id="1670" w:author="Mihai Budiu" w:date="2016-06-30T18:00:00Z">
              <w:rPr/>
            </w:rPrChange>
          </w:rPr>
          <w:t>in</w:t>
        </w:r>
        <w:r w:rsidR="00B662B1">
          <w:t xml:space="preserve"> parameters.</w:t>
        </w:r>
      </w:ins>
    </w:p>
    <w:p w14:paraId="41F74BCC" w14:textId="290ABDDB" w:rsidR="009F49ED" w:rsidRDefault="00275121" w:rsidP="00A66238">
      <w:pPr>
        <w:pStyle w:val="Heading2"/>
      </w:pPr>
      <w:bookmarkStart w:id="1671" w:name="_Toc445799403"/>
      <w:bookmarkStart w:id="1672" w:name="_Toc447899096"/>
      <w:bookmarkStart w:id="1673" w:name="_Toc455073168"/>
      <w:bookmarkEnd w:id="1666"/>
      <w:bookmarkEnd w:id="1667"/>
      <w:r>
        <w:t>Tables</w:t>
      </w:r>
      <w:bookmarkEnd w:id="1671"/>
      <w:bookmarkEnd w:id="1672"/>
      <w:bookmarkEnd w:id="1673"/>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lastRenderedPageBreak/>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1674" w:name="_Ref288116252"/>
      <w:bookmarkStart w:id="1675" w:name="_Ref288735870"/>
      <w:bookmarkStart w:id="1676" w:name="_Ref446487421"/>
      <w:r>
        <w:t xml:space="preserve">Figure </w:t>
      </w:r>
      <w:r w:rsidR="00CB59BD">
        <w:fldChar w:fldCharType="begin"/>
      </w:r>
      <w:r w:rsidR="00CB59BD">
        <w:instrText xml:space="preserve"> SEQ Figure \* ARABIC </w:instrText>
      </w:r>
      <w:r w:rsidR="00CB59BD">
        <w:fldChar w:fldCharType="separate"/>
      </w:r>
      <w:r w:rsidR="003A5208">
        <w:rPr>
          <w:noProof/>
        </w:rPr>
        <w:t>13</w:t>
      </w:r>
      <w:r w:rsidR="00CB59BD">
        <w:rPr>
          <w:noProof/>
        </w:rPr>
        <w:fldChar w:fldCharType="end"/>
      </w:r>
      <w:bookmarkEnd w:id="1674"/>
      <w:r>
        <w:t>: Match-Action Unit Dataflow</w:t>
      </w:r>
      <w:bookmarkEnd w:id="1675"/>
      <w:r w:rsidR="00B565CA">
        <w:t>.</w:t>
      </w:r>
      <w:bookmarkEnd w:id="1676"/>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1677"/>
      <w:commentRangeStart w:id="1678"/>
      <w:r w:rsidRPr="00254E38">
        <w:lastRenderedPageBreak/>
        <w:t>tableDeclaration</w:t>
      </w:r>
      <w:commentRangeEnd w:id="1677"/>
      <w:r w:rsidR="004425BD">
        <w:rPr>
          <w:rStyle w:val="CommentReference"/>
          <w:rFonts w:ascii="Cambria" w:eastAsia="MS Mincho" w:hAnsi="Cambria" w:cs="Times New Roman"/>
        </w:rPr>
        <w:commentReference w:id="1677"/>
      </w:r>
      <w:commentRangeEnd w:id="1678"/>
      <w:r w:rsidR="00A5707D">
        <w:rPr>
          <w:rStyle w:val="CommentReference"/>
          <w:rFonts w:ascii="Cambria" w:eastAsia="MS Mincho" w:hAnsi="Cambria" w:cs="Times New Roman"/>
        </w:rPr>
        <w:commentReference w:id="1678"/>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679" w:name="_Toc445799404"/>
      <w:bookmarkStart w:id="1680" w:name="_Toc447899097"/>
      <w:bookmarkStart w:id="1681" w:name="_Toc455073169"/>
      <w:r>
        <w:t>Table properties</w:t>
      </w:r>
      <w:bookmarkEnd w:id="1679"/>
      <w:bookmarkEnd w:id="1680"/>
      <w:bookmarkEnd w:id="1681"/>
    </w:p>
    <w:p w14:paraId="47E5B106" w14:textId="61EADA8B" w:rsidR="001A7875" w:rsidRDefault="009F49ED" w:rsidP="00806C5C">
      <w:pPr>
        <w:pStyle w:val="Heading4"/>
      </w:pPr>
      <w:bookmarkStart w:id="1682" w:name="_Toc417920654"/>
      <w:bookmarkStart w:id="1683" w:name="_Ref445802787"/>
      <w:r>
        <w:t>key</w:t>
      </w:r>
      <w:bookmarkEnd w:id="1682"/>
      <w:bookmarkEnd w:id="1683"/>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1684" w:name="_Toc417920655"/>
      <w:bookmarkStart w:id="1685" w:name="_Ref455073034"/>
      <w:r>
        <w:t>The list of actions</w:t>
      </w:r>
      <w:bookmarkEnd w:id="1684"/>
      <w:bookmarkEnd w:id="1685"/>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3F759C55"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w:t>
      </w:r>
      <w:del w:id="1686" w:author="Mihai Budiu" w:date="2016-06-30T17:57:00Z">
        <w:r w:rsidDel="00B662B1">
          <w:rPr>
            <w:rFonts w:ascii="Consolas" w:hAnsi="Consolas"/>
          </w:rPr>
          <w:delText>// a(z); -- illegal, cannot bind inout z to parameter in x</w:delText>
        </w:r>
        <w:r w:rsidDel="00B662B1">
          <w:rPr>
            <w:rFonts w:ascii="Consolas" w:hAnsi="Consolas"/>
          </w:rPr>
          <w:br/>
          <w:delText xml:space="preserve">       </w:delText>
        </w:r>
      </w:del>
      <w:r>
        <w:rPr>
          <w:rFonts w:ascii="Consolas" w:hAnsi="Consolas"/>
        </w:rPr>
        <w:t>//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1687" w:name="_Toc417920657"/>
      <w:r>
        <w:t>The default action</w:t>
      </w:r>
      <w:bookmarkEnd w:id="1687"/>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commentRangeStart w:id="1688"/>
      <w:commentRangeStart w:id="1689"/>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commentRangeEnd w:id="1688"/>
      <w:r w:rsidR="000B6294">
        <w:rPr>
          <w:rStyle w:val="CommentReference"/>
        </w:rPr>
        <w:commentReference w:id="1688"/>
      </w:r>
      <w:commentRangeEnd w:id="1689"/>
      <w:r w:rsidR="00AC2C6D">
        <w:rPr>
          <w:rStyle w:val="CommentReference"/>
        </w:rPr>
        <w:commentReference w:id="1689"/>
      </w:r>
      <w:r w:rsidR="004220A2">
        <w:t>.</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lastRenderedPageBreak/>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690" w:name="_Ref445717150"/>
      <w:bookmarkStart w:id="1691" w:name="_Toc445799405"/>
      <w:bookmarkStart w:id="1692" w:name="_Toc447899098"/>
      <w:bookmarkStart w:id="1693" w:name="_Toc455073170"/>
      <w:r>
        <w:t xml:space="preserve">Invoking a </w:t>
      </w:r>
      <w:r w:rsidR="00E31878">
        <w:t>table (</w:t>
      </w:r>
      <w:r>
        <w:t>match-action un</w:t>
      </w:r>
      <w:bookmarkEnd w:id="1690"/>
      <w:bookmarkEnd w:id="1691"/>
      <w:r w:rsidR="00E31878">
        <w:t>it)</w:t>
      </w:r>
      <w:bookmarkEnd w:id="1692"/>
      <w:bookmarkEnd w:id="1693"/>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694" w:name="_Toc417920660"/>
      <w:bookmarkStart w:id="1695" w:name="_Ref445662789"/>
      <w:bookmarkStart w:id="1696" w:name="_Toc445799406"/>
      <w:bookmarkStart w:id="1697" w:name="_Toc447899099"/>
      <w:bookmarkStart w:id="1698" w:name="_Toc455073171"/>
      <w:r>
        <w:t xml:space="preserve">Match-action unit </w:t>
      </w:r>
      <w:bookmarkEnd w:id="1694"/>
      <w:bookmarkEnd w:id="1695"/>
      <w:r>
        <w:t>execution semantics</w:t>
      </w:r>
      <w:bookmarkEnd w:id="1696"/>
      <w:bookmarkEnd w:id="1697"/>
      <w:bookmarkEnd w:id="1698"/>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1699" w:name="_Ref289089116"/>
      <w:bookmarkStart w:id="1700" w:name="_Toc417920659"/>
      <w:bookmarkStart w:id="1701" w:name="_Toc445799407"/>
      <w:bookmarkStart w:id="1702" w:name="_Toc447899100"/>
      <w:bookmarkStart w:id="1703" w:name="_Toc455073172"/>
      <w:r>
        <w:t>The Match-Action Pipeline Abstract Machine</w:t>
      </w:r>
      <w:bookmarkEnd w:id="1699"/>
      <w:bookmarkEnd w:id="1700"/>
      <w:bookmarkEnd w:id="1701"/>
      <w:bookmarkEnd w:id="1702"/>
      <w:bookmarkEnd w:id="1703"/>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1704" w:name="_Ref445797492"/>
      <w:bookmarkStart w:id="1705" w:name="_Toc445799408"/>
      <w:bookmarkStart w:id="1706" w:name="_Toc447899101"/>
      <w:bookmarkStart w:id="1707" w:name="_Ref287107059"/>
      <w:bookmarkStart w:id="1708" w:name="_Toc417920661"/>
      <w:bookmarkStart w:id="1709" w:name="_Toc455073173"/>
      <w:r>
        <w:t>Parameterization</w:t>
      </w:r>
      <w:bookmarkEnd w:id="1704"/>
      <w:bookmarkEnd w:id="1705"/>
      <w:bookmarkEnd w:id="1706"/>
      <w:bookmarkEnd w:id="1709"/>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29F4B448" w:rsidR="00301A68" w:rsidRPr="00254E38" w:rsidRDefault="00301A68" w:rsidP="002D0F38">
      <w:pPr>
        <w:pStyle w:val="Grammar"/>
      </w:pPr>
      <w:r w:rsidRPr="00254E38">
        <w:t xml:space="preserve">    : parserTypeDeclaration optCompileParameters </w:t>
      </w:r>
      <w:r>
        <w:br/>
        <w:t xml:space="preserve">      </w:t>
      </w:r>
      <w:r w:rsidRPr="00254E38">
        <w:t xml:space="preserve">'{' </w:t>
      </w:r>
      <w:del w:id="1710" w:author="Mihai Budiu" w:date="2016-06-27T13:49:00Z">
        <w:r w:rsidRPr="00254E38" w:rsidDel="005B75C7">
          <w:delText>parserStateful</w:delText>
        </w:r>
      </w:del>
      <w:ins w:id="1711" w:author="Mihai Budiu" w:date="2016-06-27T13:49:00Z">
        <w:r w:rsidR="005B75C7">
          <w:t>parser</w:t>
        </w:r>
      </w:ins>
      <w:ins w:id="1712" w:author="Mihai Budiu" w:date="2016-06-27T18:09:00Z">
        <w:r w:rsidR="00F60D38">
          <w:t>Local</w:t>
        </w:r>
      </w:ins>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lastRenderedPageBreak/>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1713"/>
      <w:commentRangeStart w:id="1714"/>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commentRangeEnd w:id="1713"/>
      <w:r w:rsidR="00B769C1">
        <w:rPr>
          <w:rStyle w:val="CommentReference"/>
        </w:rPr>
        <w:commentReference w:id="1713"/>
      </w:r>
      <w:commentRangeEnd w:id="1714"/>
      <w:r w:rsidR="00BB08AB">
        <w:rPr>
          <w:rStyle w:val="CommentReference"/>
        </w:rPr>
        <w:commentReference w:id="1714"/>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1715"/>
      <w:commentRangeStart w:id="1716"/>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1715"/>
      <w:r w:rsidR="00990DA0">
        <w:rPr>
          <w:rStyle w:val="CommentReference"/>
        </w:rPr>
        <w:commentReference w:id="1715"/>
      </w:r>
      <w:commentRangeEnd w:id="1716"/>
      <w:r w:rsidR="00A56305">
        <w:rPr>
          <w:rStyle w:val="CommentReference"/>
        </w:rPr>
        <w:commentReference w:id="1716"/>
      </w:r>
      <w:r w:rsidRPr="001A316A">
        <w:rPr>
          <w:rFonts w:ascii="Consolas" w:hAnsi="Consolas"/>
        </w:rPr>
        <w:t>TopParser;</w:t>
      </w:r>
    </w:p>
    <w:p w14:paraId="762D0F99" w14:textId="781146CC" w:rsidR="00CE41B1" w:rsidRDefault="00CE41B1" w:rsidP="00EA3008">
      <w:pPr>
        <w:pStyle w:val="Heading1"/>
      </w:pPr>
      <w:bookmarkStart w:id="1717" w:name="_Toc445799409"/>
      <w:bookmarkStart w:id="1718" w:name="_Toc447899102"/>
      <w:bookmarkStart w:id="1719" w:name="_Toc455073174"/>
      <w:r>
        <w:t xml:space="preserve">Packet </w:t>
      </w:r>
      <w:r w:rsidR="005B4B05">
        <w:t xml:space="preserve">construction </w:t>
      </w:r>
      <w:r>
        <w:t>(deparsing)</w:t>
      </w:r>
      <w:bookmarkEnd w:id="1707"/>
      <w:bookmarkEnd w:id="1708"/>
      <w:bookmarkEnd w:id="1717"/>
      <w:bookmarkEnd w:id="1718"/>
      <w:bookmarkEnd w:id="1719"/>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r>
      <w:r w:rsidR="00FB3FC8" w:rsidRPr="001A316A">
        <w:rPr>
          <w:rFonts w:ascii="Consolas" w:hAnsi="Consolas"/>
          <w:color w:val="000000"/>
          <w:szCs w:val="20"/>
        </w:rPr>
        <w:lastRenderedPageBreak/>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720" w:name="_Ref445810251"/>
      <w:bookmarkStart w:id="1721" w:name="_Ref445811524"/>
      <w:bookmarkStart w:id="1722" w:name="_Toc445799410"/>
      <w:bookmarkStart w:id="1723" w:name="_Toc447899103"/>
      <w:bookmarkStart w:id="1724" w:name="_Toc455073175"/>
      <w:r>
        <w:t>Data insertion into packets</w:t>
      </w:r>
      <w:bookmarkEnd w:id="1720"/>
      <w:bookmarkEnd w:id="1721"/>
      <w:bookmarkEnd w:id="1722"/>
      <w:bookmarkEnd w:id="1723"/>
      <w:bookmarkEnd w:id="1724"/>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lastRenderedPageBreak/>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1725"/>
      <w:r w:rsidRPr="001A316A">
        <w:t>bit</w:t>
      </w:r>
      <w:commentRangeEnd w:id="1725"/>
      <w:r w:rsidR="00721FB3">
        <w:rPr>
          <w:rStyle w:val="CommentReference"/>
        </w:rPr>
        <w:commentReference w:id="1725"/>
      </w:r>
      <w:r w:rsidRPr="001A316A">
        <w:t>.</w:t>
      </w:r>
      <w:r>
        <w:t xml:space="preserve"> This process is the inverse of data extraction.</w:t>
      </w:r>
    </w:p>
    <w:p w14:paraId="4A4AE244" w14:textId="77777777" w:rsidR="00C37B52" w:rsidRDefault="00C37B52" w:rsidP="00C37B52">
      <w:pPr>
        <w:pStyle w:val="Heading1"/>
      </w:pPr>
      <w:bookmarkStart w:id="1726" w:name="_Ref445799854"/>
      <w:bookmarkStart w:id="1727" w:name="_Ref445801718"/>
      <w:bookmarkStart w:id="1728" w:name="_Toc445799411"/>
      <w:bookmarkStart w:id="1729" w:name="_Toc447899104"/>
      <w:bookmarkStart w:id="1730" w:name="_Toc417920671"/>
      <w:bookmarkStart w:id="1731" w:name="_Toc455073176"/>
      <w:r>
        <w:t>Architecture description</w:t>
      </w:r>
      <w:bookmarkEnd w:id="1726"/>
      <w:bookmarkEnd w:id="1727"/>
      <w:bookmarkEnd w:id="1728"/>
      <w:bookmarkEnd w:id="1729"/>
      <w:bookmarkEnd w:id="1731"/>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732" w:name="_Toc445799412"/>
      <w:bookmarkStart w:id="1733" w:name="_Toc447899105"/>
      <w:bookmarkStart w:id="1734" w:name="_Toc455073177"/>
      <w:r>
        <w:t>Example architecture description</w:t>
      </w:r>
      <w:bookmarkEnd w:id="1732"/>
      <w:bookmarkEnd w:id="1733"/>
      <w:bookmarkEnd w:id="1734"/>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1735" w:name="_Ref287105014"/>
      <w:r>
        <w:t xml:space="preserve">Figure </w:t>
      </w:r>
      <w:r w:rsidR="00CB59BD">
        <w:fldChar w:fldCharType="begin"/>
      </w:r>
      <w:r w:rsidR="00CB59BD">
        <w:instrText xml:space="preserve"> SEQ Figure \* ARABIC </w:instrText>
      </w:r>
      <w:r w:rsidR="00CB59BD">
        <w:fldChar w:fldCharType="separate"/>
      </w:r>
      <w:r w:rsidR="003A5208">
        <w:rPr>
          <w:noProof/>
        </w:rPr>
        <w:t>14</w:t>
      </w:r>
      <w:r w:rsidR="00CB59BD">
        <w:rPr>
          <w:noProof/>
        </w:rPr>
        <w:fldChar w:fldCharType="end"/>
      </w:r>
      <w:bookmarkEnd w:id="1735"/>
      <w:r>
        <w:t>: Switch architecture fragment implied by the previous set of declarations.</w:t>
      </w:r>
    </w:p>
    <w:p w14:paraId="641DC2EF" w14:textId="0F7FAE89" w:rsidR="00C37B52" w:rsidRDefault="00C37B52" w:rsidP="00C37B52">
      <w:r>
        <w:t>Just from these declarations</w:t>
      </w:r>
      <w:ins w:id="1736" w:author="Mihai Budiu" w:date="2016-06-27T13:19:00Z">
        <w:r w:rsidR="00CE2F63">
          <w:t xml:space="preserve">, </w:t>
        </w:r>
      </w:ins>
      <w:ins w:id="1737" w:author="Mihai Budiu" w:date="2016-06-27T13:20:00Z">
        <w:r w:rsidR="00CE2F63">
          <w:t xml:space="preserve">even </w:t>
        </w:r>
      </w:ins>
      <w:ins w:id="1738" w:author="Mihai Budiu" w:date="2016-06-27T13:19:00Z">
        <w:r w:rsidR="00CE2F63">
          <w:t xml:space="preserve">without reading a precise description of </w:t>
        </w:r>
        <w:r w:rsidR="00470D09">
          <w:t>the target</w:t>
        </w:r>
        <w:r w:rsidR="00CE2F63">
          <w:t>, the programmer</w:t>
        </w:r>
      </w:ins>
      <w:ins w:id="1739" w:author="Mihai Budiu" w:date="2016-06-27T13:28:00Z">
        <w:r w:rsidR="00683251">
          <w:t xml:space="preserve"> </w:t>
        </w:r>
      </w:ins>
      <w:del w:id="1740" w:author="Mihai Budiu" w:date="2016-06-27T13:19:00Z">
        <w:r w:rsidDel="00CE2F63">
          <w:delText xml:space="preserve"> we </w:delText>
        </w:r>
      </w:del>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741" w:name="_Toc445799413"/>
      <w:bookmarkStart w:id="1742" w:name="_Toc447899106"/>
      <w:bookmarkStart w:id="1743" w:name="_Toc455073178"/>
      <w:r>
        <w:t xml:space="preserve">Target </w:t>
      </w:r>
      <w:r w:rsidR="006C706B">
        <w:t xml:space="preserve">program </w:t>
      </w:r>
      <w:r>
        <w:t>instantiation</w:t>
      </w:r>
      <w:bookmarkEnd w:id="1741"/>
      <w:bookmarkEnd w:id="1742"/>
      <w:bookmarkEnd w:id="1743"/>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lastRenderedPageBreak/>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744" w:name="_Toc445799414"/>
      <w:bookmarkStart w:id="1745" w:name="_Toc447899107"/>
      <w:bookmarkStart w:id="1746" w:name="_Toc455073179"/>
      <w:r>
        <w:t>A Packet Filter Model</w:t>
      </w:r>
      <w:bookmarkEnd w:id="1744"/>
      <w:bookmarkEnd w:id="1745"/>
      <w:bookmarkEnd w:id="1746"/>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r w:rsidR="00CB59BD">
        <w:fldChar w:fldCharType="begin"/>
      </w:r>
      <w:r w:rsidR="00CB59BD">
        <w:instrText xml:space="preserve"> SEQ Figure \* ARABIC </w:instrText>
      </w:r>
      <w:r w:rsidR="00CB59BD">
        <w:fldChar w:fldCharType="separate"/>
      </w:r>
      <w:r w:rsidR="003A5208">
        <w:rPr>
          <w:noProof/>
        </w:rPr>
        <w:t>15</w:t>
      </w:r>
      <w:r w:rsidR="00CB59BD">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1747" w:name="_Ref445644138"/>
      <w:bookmarkStart w:id="1748" w:name="_Toc445799415"/>
      <w:bookmarkStart w:id="1749" w:name="_Toc447899108"/>
      <w:bookmarkStart w:id="1750" w:name="_Toc455073180"/>
      <w:r>
        <w:t>The P4 abstract machine: evaluating a P4 program</w:t>
      </w:r>
      <w:bookmarkEnd w:id="1730"/>
      <w:bookmarkEnd w:id="1747"/>
      <w:bookmarkEnd w:id="1748"/>
      <w:bookmarkEnd w:id="1749"/>
      <w:bookmarkEnd w:id="1750"/>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751" w:name="_Ref445813355"/>
      <w:bookmarkStart w:id="1752" w:name="_Toc445799416"/>
      <w:bookmarkStart w:id="1753" w:name="_Toc447899109"/>
      <w:bookmarkStart w:id="1754" w:name="_Toc455073181"/>
      <w:r>
        <w:lastRenderedPageBreak/>
        <w:t>Compile-time evaluation</w:t>
      </w:r>
      <w:bookmarkEnd w:id="1751"/>
      <w:bookmarkEnd w:id="1752"/>
      <w:bookmarkEnd w:id="1753"/>
      <w:bookmarkEnd w:id="1754"/>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lastRenderedPageBreak/>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1755" w:name="_Ref445817849"/>
      <w:bookmarkStart w:id="1756" w:name="_Ref445817823"/>
      <w:r>
        <w:t xml:space="preserve">Figure </w:t>
      </w:r>
      <w:r w:rsidR="00CB59BD">
        <w:fldChar w:fldCharType="begin"/>
      </w:r>
      <w:r w:rsidR="00CB59BD">
        <w:instrText xml:space="preserve"> SEQ </w:instrText>
      </w:r>
      <w:r w:rsidR="00CB59BD">
        <w:instrText xml:space="preserve">Figure \* ARABIC </w:instrText>
      </w:r>
      <w:r w:rsidR="00CB59BD">
        <w:fldChar w:fldCharType="separate"/>
      </w:r>
      <w:r w:rsidR="003A5208">
        <w:rPr>
          <w:noProof/>
        </w:rPr>
        <w:t>16</w:t>
      </w:r>
      <w:r w:rsidR="00CB59BD">
        <w:rPr>
          <w:noProof/>
        </w:rPr>
        <w:fldChar w:fldCharType="end"/>
      </w:r>
      <w:bookmarkEnd w:id="1755"/>
      <w:r>
        <w:t>: Evaluation result.</w:t>
      </w:r>
      <w:bookmarkEnd w:id="1756"/>
    </w:p>
    <w:p w14:paraId="68FF23B8" w14:textId="4B61F0A4" w:rsidR="0073674E" w:rsidRDefault="00F74F7B" w:rsidP="00F009B0">
      <w:pPr>
        <w:pStyle w:val="Heading2"/>
      </w:pPr>
      <w:bookmarkStart w:id="1757" w:name="_Toc455073182"/>
      <w:r>
        <w:t>Externally-visible names</w:t>
      </w:r>
      <w:bookmarkEnd w:id="1757"/>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w:t>
      </w:r>
      <w:r>
        <w:lastRenderedPageBreak/>
        <w:t xml:space="preserve">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1758" w:name="_Ref449684671"/>
      <w:r>
        <w:t xml:space="preserve">Figure </w:t>
      </w:r>
      <w:r w:rsidR="00CB59BD">
        <w:fldChar w:fldCharType="begin"/>
      </w:r>
      <w:r w:rsidR="00CB59BD">
        <w:instrText xml:space="preserve"> SEQ Figure \* ARABIC </w:instrText>
      </w:r>
      <w:r w:rsidR="00CB59BD">
        <w:fldChar w:fldCharType="separate"/>
      </w:r>
      <w:r w:rsidR="003A5208">
        <w:rPr>
          <w:noProof/>
        </w:rPr>
        <w:t>17</w:t>
      </w:r>
      <w:r w:rsidR="00CB59BD">
        <w:rPr>
          <w:noProof/>
        </w:rPr>
        <w:fldChar w:fldCharType="end"/>
      </w:r>
      <w:bookmarkEnd w:id="1758"/>
      <w:r>
        <w:t>: Evaluating a program that has several instantiations of the same component.</w:t>
      </w:r>
    </w:p>
    <w:p w14:paraId="7C9FE350" w14:textId="77777777" w:rsidR="00376719" w:rsidRDefault="00376719" w:rsidP="00454C8D">
      <w:pPr>
        <w:pStyle w:val="Heading2"/>
      </w:pPr>
      <w:bookmarkStart w:id="1759" w:name="_Toc450066045"/>
      <w:bookmarkStart w:id="1760" w:name="_Toc447899110"/>
      <w:bookmarkStart w:id="1761" w:name="_Toc455073183"/>
      <w:bookmarkEnd w:id="1759"/>
      <w:r>
        <w:t>Dynamic evaluation</w:t>
      </w:r>
      <w:bookmarkEnd w:id="1760"/>
      <w:bookmarkEnd w:id="1761"/>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762" w:name="_Toc447899111"/>
      <w:bookmarkStart w:id="1763" w:name="_Toc455073184"/>
      <w:r>
        <w:t>Concurrency model</w:t>
      </w:r>
      <w:bookmarkEnd w:id="1762"/>
      <w:bookmarkEnd w:id="1763"/>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lastRenderedPageBreak/>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764" w:name="_Ref286391390"/>
      <w:bookmarkStart w:id="1765" w:name="_Toc417920673"/>
      <w:bookmarkStart w:id="1766" w:name="_Toc445799417"/>
      <w:bookmarkStart w:id="1767" w:name="_Toc447899112"/>
      <w:bookmarkStart w:id="1768" w:name="_Toc455073185"/>
      <w:r>
        <w:t>Annotations</w:t>
      </w:r>
      <w:bookmarkEnd w:id="1764"/>
      <w:bookmarkEnd w:id="1765"/>
      <w:bookmarkEnd w:id="1766"/>
      <w:bookmarkEnd w:id="1767"/>
      <w:bookmarkEnd w:id="1768"/>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769" w:name="_Ref286576248"/>
      <w:bookmarkStart w:id="1770"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31C7F8EB" w14:textId="64E5776E" w:rsidR="007B2546" w:rsidRPr="00254E38" w:rsidDel="00496360" w:rsidRDefault="007B2546" w:rsidP="00496360">
      <w:pPr>
        <w:pStyle w:val="Grammar"/>
        <w:rPr>
          <w:del w:id="1771" w:author="Mihai Budiu" w:date="2016-06-30T18:16:00Z"/>
        </w:rPr>
      </w:pPr>
      <w:r w:rsidRPr="00254E38">
        <w:t xml:space="preserve">    | '@' name '(' </w:t>
      </w:r>
      <w:commentRangeStart w:id="1772"/>
      <w:r w:rsidRPr="00254E38">
        <w:t>expression</w:t>
      </w:r>
      <w:commentRangeEnd w:id="1772"/>
      <w:r w:rsidR="00917D8C">
        <w:rPr>
          <w:rStyle w:val="CommentReference"/>
          <w:rFonts w:ascii="Cambria" w:eastAsia="MS Mincho" w:hAnsi="Cambria" w:cs="Times New Roman"/>
        </w:rPr>
        <w:commentReference w:id="1772"/>
      </w:r>
      <w:r w:rsidRPr="00254E38">
        <w:t xml:space="preserve"> ')'</w:t>
      </w:r>
      <w:r w:rsidR="00E630C5">
        <w:br/>
        <w:t xml:space="preserve">    </w:t>
      </w:r>
      <w:del w:id="1773" w:author="Mihai Budiu" w:date="2016-06-30T18:16:00Z">
        <w:r w:rsidR="00E630C5" w:rsidDel="00496360">
          <w:delText xml:space="preserve">| </w:delText>
        </w:r>
        <w:r w:rsidR="00E630C5" w:rsidRPr="00254E38" w:rsidDel="00496360">
          <w:delText xml:space="preserve">'@' name '(' </w:delText>
        </w:r>
        <w:r w:rsidR="00E630C5" w:rsidDel="00496360">
          <w:delText xml:space="preserve">STRING_LITERAL </w:delText>
        </w:r>
        <w:r w:rsidR="00E630C5" w:rsidRPr="00254E38" w:rsidDel="00496360">
          <w:delText>')'</w:delText>
        </w:r>
      </w:del>
    </w:p>
    <w:p w14:paraId="5FA51C35" w14:textId="5223AD6C" w:rsidR="007B2546" w:rsidRPr="00254E38" w:rsidRDefault="007B2546" w:rsidP="00496360">
      <w:pPr>
        <w:pStyle w:val="Grammar"/>
      </w:pPr>
      <w:del w:id="1774" w:author="Mihai Budiu" w:date="2016-06-30T18:16:00Z">
        <w:r w:rsidRPr="00254E38" w:rsidDel="00496360">
          <w:delText xml:space="preserve">    </w:delText>
        </w:r>
      </w:del>
      <w:r w:rsidRPr="00254E38">
        <w:t>;</w:t>
      </w:r>
    </w:p>
    <w:p w14:paraId="4E1CCE08" w14:textId="2EC9C8B6" w:rsidR="008E54BA" w:rsidRDefault="008E54BA" w:rsidP="00E411B2">
      <w:pPr>
        <w:pStyle w:val="Heading3"/>
      </w:pPr>
      <w:bookmarkStart w:id="1775" w:name="_Toc445799418"/>
      <w:bookmarkStart w:id="1776" w:name="_Toc447899113"/>
      <w:bookmarkStart w:id="1777" w:name="_Toc455073186"/>
      <w:r>
        <w:t>Predefined annotations</w:t>
      </w:r>
      <w:bookmarkEnd w:id="1769"/>
      <w:bookmarkEnd w:id="1770"/>
      <w:bookmarkEnd w:id="1775"/>
      <w:bookmarkEnd w:id="1776"/>
      <w:bookmarkEnd w:id="1777"/>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r>
      <w:r>
        <w:rPr>
          <w:rFonts w:ascii="Consolas" w:hAnsi="Consolas"/>
        </w:rPr>
        <w:lastRenderedPageBreak/>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778" w:name="_Toc417920675"/>
      <w:r>
        <w:t>Legacy support annotations</w:t>
      </w:r>
      <w:bookmarkEnd w:id="1778"/>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779" w:name="_Toc417920679"/>
      <w:bookmarkStart w:id="1780" w:name="_Toc445799419"/>
      <w:bookmarkStart w:id="1781" w:name="_Toc447899114"/>
      <w:bookmarkStart w:id="1782" w:name="_Toc455073187"/>
      <w:r>
        <w:t>Target-specific annotations</w:t>
      </w:r>
      <w:bookmarkEnd w:id="1779"/>
      <w:bookmarkEnd w:id="1780"/>
      <w:bookmarkEnd w:id="1781"/>
      <w:bookmarkEnd w:id="1782"/>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783" w:name="_Toc417920680"/>
      <w:bookmarkStart w:id="1784" w:name="_Toc445799420"/>
      <w:bookmarkStart w:id="1785" w:name="_Toc447899115"/>
      <w:bookmarkStart w:id="1786" w:name="_Toc455073188"/>
      <w:r>
        <w:t>Appendix: P4 reserved keywords</w:t>
      </w:r>
      <w:bookmarkEnd w:id="1783"/>
      <w:bookmarkEnd w:id="1784"/>
      <w:bookmarkEnd w:id="1785"/>
      <w:bookmarkEnd w:id="1786"/>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787" w:name="_Ref286057812"/>
      <w:bookmarkStart w:id="1788" w:name="_Toc417920681"/>
      <w:bookmarkStart w:id="1789" w:name="_Toc445799421"/>
      <w:bookmarkStart w:id="1790" w:name="_Toc447899116"/>
      <w:bookmarkStart w:id="1791" w:name="_Toc455073189"/>
      <w:r>
        <w:lastRenderedPageBreak/>
        <w:t xml:space="preserve">Appendix: P4 </w:t>
      </w:r>
      <w:r w:rsidR="003729F8">
        <w:t>core</w:t>
      </w:r>
      <w:r>
        <w:t xml:space="preserve"> library</w:t>
      </w:r>
      <w:bookmarkEnd w:id="1787"/>
      <w:bookmarkEnd w:id="1788"/>
      <w:bookmarkEnd w:id="1789"/>
      <w:bookmarkEnd w:id="1790"/>
      <w:bookmarkEnd w:id="1791"/>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2C9658B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A4310D">
        <w:rPr>
          <w:rFonts w:ascii="Consolas" w:hAnsi="Consolas"/>
        </w:rPr>
        <w:t xml:space="preserve"> //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 // one header is extracted twice</w:t>
      </w:r>
      <w:r w:rsidR="00A46515">
        <w:rPr>
          <w:rFonts w:ascii="Consolas" w:hAnsi="Consolas"/>
        </w:rPr>
        <w:br/>
        <w:t>}</w:t>
      </w:r>
    </w:p>
    <w:p w14:paraId="0CAB869A" w14:textId="3041724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792" w:name="_Toc445799422"/>
      <w:bookmarkStart w:id="1793" w:name="_Toc447899117"/>
      <w:bookmarkStart w:id="1794" w:name="_Toc455073190"/>
      <w:r>
        <w:t>Appendix: checksums</w:t>
      </w:r>
      <w:bookmarkEnd w:id="1792"/>
      <w:bookmarkEnd w:id="1793"/>
      <w:bookmarkEnd w:id="1794"/>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lastRenderedPageBreak/>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3B74DDC3" w:rsidR="005E7130" w:rsidRDefault="00567781" w:rsidP="00BD6FE9">
      <w:pPr>
        <w:pStyle w:val="Heading1"/>
      </w:pPr>
      <w:bookmarkStart w:id="1795" w:name="_Toc450066054"/>
      <w:bookmarkStart w:id="1796" w:name="_Ref444953124"/>
      <w:bookmarkStart w:id="1797" w:name="_Toc445799423"/>
      <w:bookmarkStart w:id="1798" w:name="_Toc447899118"/>
      <w:bookmarkStart w:id="1799" w:name="_Ref289592797"/>
      <w:bookmarkStart w:id="1800" w:name="_Toc417920690"/>
      <w:bookmarkStart w:id="1801" w:name="_Toc455073191"/>
      <w:bookmarkEnd w:id="1795"/>
      <w:r>
        <w:t xml:space="preserve">Appendix: </w:t>
      </w:r>
      <w:r w:rsidR="005E7130">
        <w:t>P4</w:t>
      </w:r>
      <w:ins w:id="1802" w:author="Mihai Budiu" w:date="2016-06-13T14:06:00Z">
        <w:r w:rsidR="003954E6">
          <w:t>-16</w:t>
        </w:r>
      </w:ins>
      <w:del w:id="1803" w:author="Mihai Budiu" w:date="2016-06-13T14:06:00Z">
        <w:r w:rsidR="005E7130" w:rsidDel="003954E6">
          <w:delText xml:space="preserve"> v1.2</w:delText>
        </w:r>
      </w:del>
      <w:r w:rsidR="005E7130">
        <w:t xml:space="preserve"> grammar</w:t>
      </w:r>
      <w:bookmarkEnd w:id="1796"/>
      <w:bookmarkEnd w:id="1797"/>
      <w:bookmarkEnd w:id="1798"/>
      <w:bookmarkEnd w:id="1801"/>
    </w:p>
    <w:p w14:paraId="50F507E9" w14:textId="2B320BF9" w:rsidR="00C86E05" w:rsidRDefault="00C86E05" w:rsidP="00C86E05">
      <w:r>
        <w:t>This is the grammar of P4</w:t>
      </w:r>
      <w:ins w:id="1804" w:author="Mihai Budiu" w:date="2016-06-13T14:06:00Z">
        <w:r w:rsidR="003954E6">
          <w:t>-16</w:t>
        </w:r>
      </w:ins>
      <w:del w:id="1805" w:author="Mihai Budiu" w:date="2016-06-13T14:06:00Z">
        <w:r w:rsidDel="003954E6">
          <w:delText xml:space="preserve"> v1.2</w:delText>
        </w:r>
      </w:del>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r>
      <w:r w:rsidRPr="00C86E05">
        <w:rPr>
          <w:rFonts w:ascii="Consolas" w:hAnsi="Consolas"/>
        </w:rPr>
        <w:lastRenderedPageBreak/>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10AE2072" w:rsidR="005E7130" w:rsidRPr="00254E38" w:rsidRDefault="00A34383" w:rsidP="002F540D">
      <w:pPr>
        <w:pStyle w:val="Grammar"/>
      </w:pPr>
      <w:r>
        <w:t xml:space="preserve">    | p4program</w:t>
      </w:r>
      <w:r w:rsidR="005E7130" w:rsidRPr="00254E38">
        <w:t xml:space="preserve"> declaration</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4908EAB0" w14:textId="2301E3CC" w:rsidR="008E60D6" w:rsidRPr="00254E38" w:rsidDel="00496360" w:rsidRDefault="008E60D6" w:rsidP="00496360">
      <w:pPr>
        <w:pStyle w:val="Grammar"/>
        <w:rPr>
          <w:del w:id="1806" w:author="Mihai Budiu" w:date="2016-06-30T18:16:00Z"/>
        </w:rPr>
      </w:pPr>
      <w:r>
        <w:t xml:space="preserve">    </w:t>
      </w:r>
      <w:del w:id="1807" w:author="Mihai Budiu" w:date="2016-06-30T18:16:00Z">
        <w:r w:rsidDel="00496360">
          <w:delText xml:space="preserve">| </w:delText>
        </w:r>
        <w:r w:rsidRPr="00254E38" w:rsidDel="00496360">
          <w:delText xml:space="preserve">'@' name '(' </w:delText>
        </w:r>
        <w:r w:rsidDel="00496360">
          <w:delText xml:space="preserve">STRING_LITERAL </w:delText>
        </w:r>
        <w:r w:rsidRPr="00254E38" w:rsidDel="00496360">
          <w:delText>')'</w:delText>
        </w:r>
      </w:del>
    </w:p>
    <w:p w14:paraId="6CC6D713" w14:textId="1A8CE01B" w:rsidR="005E7130" w:rsidRPr="00254E38" w:rsidRDefault="005E7130" w:rsidP="00496360">
      <w:pPr>
        <w:pStyle w:val="Grammar"/>
      </w:pPr>
      <w:del w:id="1808" w:author="Mihai Budiu" w:date="2016-06-30T18:16:00Z">
        <w:r w:rsidRPr="00254E38" w:rsidDel="00496360">
          <w:delText xml:space="preserve">    </w:delText>
        </w:r>
      </w:del>
      <w:r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3A46A43" w:rsidR="005E7130" w:rsidRPr="00254E38" w:rsidRDefault="005E7130" w:rsidP="002F540D">
      <w:pPr>
        <w:pStyle w:val="Grammar"/>
      </w:pPr>
      <w:r w:rsidRPr="00254E38">
        <w:t xml:space="preserve">    : typeRef '(' argumentList ')'</w:t>
      </w:r>
      <w:del w:id="1809" w:author="Mihai Budiu" w:date="2016-06-29T18:30:00Z">
        <w:r w:rsidRPr="00254E38" w:rsidDel="00421E17">
          <w:delText xml:space="preserve"> optAnnotations</w:delText>
        </w:r>
      </w:del>
      <w:r w:rsidRPr="00254E38">
        <w:t xml:space="preserve"> name ';'</w:t>
      </w:r>
    </w:p>
    <w:p w14:paraId="1ED69A84" w14:textId="7AE189DA" w:rsidR="00421E17" w:rsidRPr="00254E38" w:rsidRDefault="005E7130" w:rsidP="00421E17">
      <w:pPr>
        <w:pStyle w:val="Grammar"/>
        <w:rPr>
          <w:ins w:id="1810" w:author="Mihai Budiu" w:date="2016-06-29T18:30:00Z"/>
        </w:rPr>
      </w:pPr>
      <w:r w:rsidRPr="00254E38">
        <w:t xml:space="preserve">    </w:t>
      </w:r>
      <w:ins w:id="1811" w:author="Mihai Budiu" w:date="2016-06-29T18:30:00Z">
        <w:r w:rsidR="00421E17" w:rsidRPr="00254E38">
          <w:t xml:space="preserve">: </w:t>
        </w:r>
        <w:r w:rsidR="00421E17">
          <w:t xml:space="preserve">annotations </w:t>
        </w:r>
        <w:r w:rsidR="00421E17" w:rsidRPr="00254E38">
          <w:t>typeRef '(' argumentList ')'</w:t>
        </w:r>
        <w:r w:rsidR="00421E17">
          <w:t xml:space="preserve"> </w:t>
        </w:r>
        <w:r w:rsidR="00421E17" w:rsidRPr="00254E38">
          <w:t>name ';'</w:t>
        </w:r>
      </w:ins>
    </w:p>
    <w:p w14:paraId="358D469A" w14:textId="29F28568" w:rsidR="005E7130" w:rsidRPr="00254E38" w:rsidRDefault="00421E17" w:rsidP="00421E17">
      <w:pPr>
        <w:pStyle w:val="Grammar"/>
      </w:pPr>
      <w:ins w:id="1812" w:author="Mihai Budiu" w:date="2016-06-29T18:30:00Z">
        <w:r w:rsidRPr="00254E38">
          <w:t xml:space="preserve">    </w:t>
        </w:r>
      </w:ins>
      <w:r w:rsidR="005E7130" w:rsidRPr="00254E38">
        <w:t>;</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1899ED5D" w:rsidR="005E7130" w:rsidRPr="00254E38" w:rsidRDefault="005E7130" w:rsidP="002F540D">
      <w:pPr>
        <w:pStyle w:val="Grammar"/>
      </w:pPr>
      <w:r w:rsidRPr="00254E38">
        <w:t xml:space="preserve">    : parserTypeDeclaration optCompileParameters </w:t>
      </w:r>
      <w:r>
        <w:br/>
        <w:t xml:space="preserve">      </w:t>
      </w:r>
      <w:r w:rsidRPr="00254E38">
        <w:t xml:space="preserve">'{' </w:t>
      </w:r>
      <w:del w:id="1813" w:author="Mihai Budiu" w:date="2016-06-27T13:49:00Z">
        <w:r w:rsidRPr="00254E38" w:rsidDel="005B75C7">
          <w:delText>parserStateful</w:delText>
        </w:r>
      </w:del>
      <w:ins w:id="1814" w:author="Mihai Budiu" w:date="2016-06-27T13:49:00Z">
        <w:r w:rsidR="005B75C7">
          <w:t>parser</w:t>
        </w:r>
      </w:ins>
      <w:ins w:id="1815" w:author="Mihai Budiu" w:date="2016-06-27T18:09:00Z">
        <w:r w:rsidR="00F60D38">
          <w:t>Local</w:t>
        </w:r>
      </w:ins>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2DB7643E" w:rsidR="005E7130" w:rsidRPr="00254E38" w:rsidRDefault="005E7130" w:rsidP="002F540D">
      <w:pPr>
        <w:pStyle w:val="Grammar"/>
      </w:pPr>
      <w:del w:id="1816" w:author="Mihai Budiu" w:date="2016-06-27T13:49:00Z">
        <w:r w:rsidRPr="00254E38" w:rsidDel="005B75C7">
          <w:delText>parserStateful</w:delText>
        </w:r>
      </w:del>
      <w:ins w:id="1817" w:author="Mihai Budiu" w:date="2016-06-27T13:49:00Z">
        <w:r w:rsidR="005B75C7">
          <w:t>parser</w:t>
        </w:r>
      </w:ins>
      <w:ins w:id="1818" w:author="Mihai Budiu" w:date="2016-06-27T18:09:00Z">
        <w:r w:rsidR="00F60D38">
          <w:t>Local</w:t>
        </w:r>
      </w:ins>
      <w:r w:rsidRPr="00254E38">
        <w:t>Elements</w:t>
      </w:r>
    </w:p>
    <w:p w14:paraId="7A4690DE" w14:textId="77777777" w:rsidR="005E7130" w:rsidRPr="00254E38" w:rsidRDefault="005E7130" w:rsidP="002F540D">
      <w:pPr>
        <w:pStyle w:val="Grammar"/>
      </w:pPr>
      <w:r w:rsidRPr="00254E38">
        <w:t xml:space="preserve">    : /* empty */                    </w:t>
      </w:r>
    </w:p>
    <w:p w14:paraId="003085CB" w14:textId="00ABB29D" w:rsidR="005E7130" w:rsidRPr="00254E38" w:rsidRDefault="005E7130" w:rsidP="002F540D">
      <w:pPr>
        <w:pStyle w:val="Grammar"/>
      </w:pPr>
      <w:r w:rsidRPr="00254E38">
        <w:t xml:space="preserve">    | </w:t>
      </w:r>
      <w:del w:id="1819" w:author="Mihai Budiu" w:date="2016-06-27T13:49:00Z">
        <w:r w:rsidRPr="00254E38" w:rsidDel="005B75C7">
          <w:delText>parserStateful</w:delText>
        </w:r>
      </w:del>
      <w:ins w:id="1820" w:author="Mihai Budiu" w:date="2016-06-27T13:49:00Z">
        <w:r w:rsidR="005B75C7">
          <w:t>parser</w:t>
        </w:r>
      </w:ins>
      <w:ins w:id="1821" w:author="Mihai Budiu" w:date="2016-06-27T18:09:00Z">
        <w:r w:rsidR="00F60D38">
          <w:t>Local</w:t>
        </w:r>
      </w:ins>
      <w:r w:rsidRPr="00254E38">
        <w:t xml:space="preserve">Elements </w:t>
      </w:r>
      <w:del w:id="1822" w:author="Mihai Budiu" w:date="2016-06-27T13:49:00Z">
        <w:r w:rsidRPr="00254E38" w:rsidDel="005B75C7">
          <w:delText>parserStateful</w:delText>
        </w:r>
      </w:del>
      <w:ins w:id="1823" w:author="Mihai Budiu" w:date="2016-06-27T13:49:00Z">
        <w:r w:rsidR="005B75C7">
          <w:t>parser</w:t>
        </w:r>
      </w:ins>
      <w:ins w:id="1824" w:author="Mihai Budiu" w:date="2016-06-27T18:09:00Z">
        <w:r w:rsidR="00F60D38">
          <w:t>Local</w:t>
        </w:r>
      </w:ins>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66BEBFC3" w:rsidR="005E7130" w:rsidRPr="00254E38" w:rsidRDefault="005E7130" w:rsidP="002F540D">
      <w:pPr>
        <w:pStyle w:val="Grammar"/>
      </w:pPr>
      <w:del w:id="1825" w:author="Mihai Budiu" w:date="2016-06-27T13:49:00Z">
        <w:r w:rsidRPr="00254E38" w:rsidDel="005B75C7">
          <w:delText>parserStateful</w:delText>
        </w:r>
      </w:del>
      <w:ins w:id="1826" w:author="Mihai Budiu" w:date="2016-06-27T13:49:00Z">
        <w:r w:rsidR="005B75C7">
          <w:t>parser</w:t>
        </w:r>
      </w:ins>
      <w:ins w:id="1827" w:author="Mihai Budiu" w:date="2016-06-27T18:09:00Z">
        <w:r w:rsidR="00F60D38">
          <w:t>Local</w:t>
        </w:r>
      </w:ins>
      <w:r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lastRenderedPageBreak/>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77777777" w:rsidR="005E7130" w:rsidRPr="00254E38" w:rsidRDefault="005E7130" w:rsidP="002F540D">
      <w:pPr>
        <w:pStyle w:val="Grammar"/>
      </w:pPr>
      <w:r w:rsidRPr="00254E38">
        <w:t xml:space="preserve">    : assignmentOrMethodCallStatement </w:t>
      </w:r>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lastRenderedPageBreak/>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659F0804" w:rsidR="005E7130" w:rsidRPr="00254E38" w:rsidRDefault="005E7130" w:rsidP="002F540D">
      <w:pPr>
        <w:pStyle w:val="Grammar"/>
      </w:pPr>
      <w:r w:rsidRPr="00254E38">
        <w:t xml:space="preserve">    : controlTypeDeclaration optCompileParameters </w:t>
      </w:r>
      <w:r>
        <w:br/>
        <w:t xml:space="preserve">      </w:t>
      </w:r>
      <w:r w:rsidRPr="00254E38">
        <w:t xml:space="preserve">'{' </w:t>
      </w:r>
      <w:del w:id="1828" w:author="Mihai Budiu" w:date="2016-06-27T13:50:00Z">
        <w:r w:rsidRPr="00254E38" w:rsidDel="005B75C7">
          <w:delText>stateListDeclaration</w:delText>
        </w:r>
      </w:del>
      <w:ins w:id="1829" w:author="Mihai Budiu" w:date="2016-06-27T13:50:00Z">
        <w:r w:rsidR="005B75C7">
          <w:t>control</w:t>
        </w:r>
      </w:ins>
      <w:ins w:id="1830" w:author="Mihai Budiu" w:date="2016-06-27T18:09:00Z">
        <w:r w:rsidR="00F60D38">
          <w:t>Local</w:t>
        </w:r>
      </w:ins>
      <w:ins w:id="1831" w:author="Mihai Budiu" w:date="2016-06-27T13:50:00Z">
        <w:r w:rsidR="005B75C7">
          <w:t>Declarations</w:t>
        </w:r>
      </w:ins>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2AF5670A" w:rsidR="005E7130" w:rsidRPr="00254E38" w:rsidRDefault="005E7130" w:rsidP="002F540D">
      <w:pPr>
        <w:pStyle w:val="Grammar"/>
      </w:pPr>
      <w:del w:id="1832" w:author="Mihai Budiu" w:date="2016-06-27T13:50:00Z">
        <w:r w:rsidRPr="00254E38" w:rsidDel="005B75C7">
          <w:delText>stateListDeclaration</w:delText>
        </w:r>
      </w:del>
      <w:ins w:id="1833" w:author="Mihai Budiu" w:date="2016-06-27T13:50:00Z">
        <w:r w:rsidR="005B75C7">
          <w:t>control</w:t>
        </w:r>
      </w:ins>
      <w:ins w:id="1834" w:author="Mihai Budiu" w:date="2016-06-27T18:09:00Z">
        <w:r w:rsidR="00F60D38">
          <w:t>Local</w:t>
        </w:r>
      </w:ins>
      <w:ins w:id="1835" w:author="Mihai Budiu" w:date="2016-06-27T13:50:00Z">
        <w:r w:rsidR="005B75C7">
          <w:t>Declarations</w:t>
        </w:r>
      </w:ins>
    </w:p>
    <w:p w14:paraId="691F0291" w14:textId="77777777" w:rsidR="005E7130" w:rsidRPr="00254E38" w:rsidRDefault="005E7130" w:rsidP="002F540D">
      <w:pPr>
        <w:pStyle w:val="Grammar"/>
      </w:pPr>
      <w:r w:rsidRPr="00254E38">
        <w:t xml:space="preserve">    : /* empty */ </w:t>
      </w:r>
    </w:p>
    <w:p w14:paraId="65B26969" w14:textId="0F611E49" w:rsidR="005E7130" w:rsidRPr="00254E38" w:rsidRDefault="005E7130" w:rsidP="002F540D">
      <w:pPr>
        <w:pStyle w:val="Grammar"/>
      </w:pPr>
      <w:r w:rsidRPr="00254E38">
        <w:t xml:space="preserve">    | </w:t>
      </w:r>
      <w:del w:id="1836" w:author="Mihai Budiu" w:date="2016-06-27T13:50:00Z">
        <w:r w:rsidRPr="00254E38" w:rsidDel="005B75C7">
          <w:delText>stateListDeclaration</w:delText>
        </w:r>
      </w:del>
      <w:ins w:id="1837" w:author="Mihai Budiu" w:date="2016-06-27T13:50:00Z">
        <w:r w:rsidR="005B75C7">
          <w:t>control</w:t>
        </w:r>
      </w:ins>
      <w:ins w:id="1838" w:author="Mihai Budiu" w:date="2016-06-27T18:09:00Z">
        <w:r w:rsidR="00F60D38">
          <w:t>Local</w:t>
        </w:r>
      </w:ins>
      <w:ins w:id="1839" w:author="Mihai Budiu" w:date="2016-06-27T13:50:00Z">
        <w:r w:rsidR="005B75C7">
          <w:t>Declarations</w:t>
        </w:r>
      </w:ins>
      <w:r w:rsidRPr="00254E38">
        <w:t xml:space="preserve"> </w:t>
      </w:r>
      <w:del w:id="1840" w:author="Mihai Budiu" w:date="2016-06-27T13:50:00Z">
        <w:r w:rsidRPr="00254E38" w:rsidDel="005B75C7">
          <w:delText>stateElementDeclaration</w:delText>
        </w:r>
      </w:del>
      <w:ins w:id="1841" w:author="Mihai Budiu" w:date="2016-06-27T13:50:00Z">
        <w:r w:rsidR="005B75C7">
          <w:t>control</w:t>
        </w:r>
      </w:ins>
      <w:ins w:id="1842" w:author="Mihai Budiu" w:date="2016-06-27T18:09:00Z">
        <w:r w:rsidR="00F60D38">
          <w:t>Local</w:t>
        </w:r>
      </w:ins>
      <w:ins w:id="1843" w:author="Mihai Budiu" w:date="2016-06-27T13:50:00Z">
        <w:r w:rsidR="005B75C7">
          <w:t>Declaration</w:t>
        </w:r>
      </w:ins>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F03D160" w:rsidR="005E7130" w:rsidRPr="00254E38" w:rsidRDefault="005E7130" w:rsidP="002F540D">
      <w:pPr>
        <w:pStyle w:val="Grammar"/>
      </w:pPr>
      <w:del w:id="1844" w:author="Mihai Budiu" w:date="2016-06-27T13:50:00Z">
        <w:r w:rsidRPr="00254E38" w:rsidDel="005B75C7">
          <w:delText>stateElementDeclaration</w:delText>
        </w:r>
      </w:del>
      <w:ins w:id="1845" w:author="Mihai Budiu" w:date="2016-06-27T13:50:00Z">
        <w:r w:rsidR="005B75C7">
          <w:t>control</w:t>
        </w:r>
      </w:ins>
      <w:ins w:id="1846" w:author="Mihai Budiu" w:date="2016-06-27T18:09:00Z">
        <w:r w:rsidR="00F60D38">
          <w:t>Local</w:t>
        </w:r>
      </w:ins>
      <w:ins w:id="1847" w:author="Mihai Budiu" w:date="2016-06-27T13:50:00Z">
        <w:r w:rsidR="005B75C7">
          <w:t>Declaration</w:t>
        </w:r>
      </w:ins>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lastRenderedPageBreak/>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6FCBE647" w:rsidR="005E7130" w:rsidRPr="00254E38" w:rsidRDefault="005E7130" w:rsidP="002F540D">
      <w:pPr>
        <w:pStyle w:val="Grammar"/>
      </w:pPr>
      <w:r w:rsidRPr="00254E38">
        <w:t xml:space="preserve">    : </w:t>
      </w:r>
      <w:ins w:id="1848" w:author="Mihai Budiu" w:date="2016-06-29T18:27:00Z">
        <w:r w:rsidR="00421E17">
          <w:t xml:space="preserve">annotations </w:t>
        </w:r>
      </w:ins>
      <w:r w:rsidRPr="00254E38">
        <w:t>TYPEDEF typeRef</w:t>
      </w:r>
      <w:del w:id="1849" w:author="Mihai Budiu" w:date="2016-06-29T18:27:00Z">
        <w:r w:rsidRPr="00254E38" w:rsidDel="00421E17">
          <w:delText xml:space="preserve"> optAnnotations</w:delText>
        </w:r>
      </w:del>
      <w:r w:rsidRPr="00254E38">
        <w:t xml:space="preserve"> name ';' </w:t>
      </w:r>
    </w:p>
    <w:p w14:paraId="427C3778" w14:textId="400C404E" w:rsidR="00421E17" w:rsidRPr="00254E38" w:rsidRDefault="00421E17" w:rsidP="00421E17">
      <w:pPr>
        <w:pStyle w:val="Grammar"/>
        <w:rPr>
          <w:ins w:id="1850" w:author="Mihai Budiu" w:date="2016-06-29T18:27:00Z"/>
        </w:rPr>
      </w:pPr>
      <w:ins w:id="1851" w:author="Mihai Budiu" w:date="2016-06-29T18:27:00Z">
        <w:r>
          <w:t xml:space="preserve">    |</w:t>
        </w:r>
        <w:r w:rsidRPr="00254E38">
          <w:t xml:space="preserve"> TYPEDEF typeRef name ';' </w:t>
        </w:r>
      </w:ins>
    </w:p>
    <w:p w14:paraId="3D91BCA0" w14:textId="66C4F0DA" w:rsidR="005E7130" w:rsidRPr="00254E38" w:rsidRDefault="005E7130" w:rsidP="002F540D">
      <w:pPr>
        <w:pStyle w:val="Grammar"/>
      </w:pPr>
      <w:r w:rsidRPr="00254E38">
        <w:t xml:space="preserve">    | </w:t>
      </w:r>
      <w:ins w:id="1852" w:author="Mihai Budiu" w:date="2016-06-29T18:28:00Z">
        <w:r w:rsidR="00421E17">
          <w:t xml:space="preserve">annotations </w:t>
        </w:r>
      </w:ins>
      <w:r w:rsidRPr="00254E38">
        <w:t>TYPEDEF derivedTypeDeclaration</w:t>
      </w:r>
      <w:del w:id="1853" w:author="Mihai Budiu" w:date="2016-06-29T18:28:00Z">
        <w:r w:rsidRPr="00254E38" w:rsidDel="00421E17">
          <w:delText xml:space="preserve"> optAnnotations</w:delText>
        </w:r>
      </w:del>
      <w:r w:rsidRPr="00254E38">
        <w:t xml:space="preserve"> name ';'</w:t>
      </w:r>
    </w:p>
    <w:p w14:paraId="31DFA4C3" w14:textId="62654F97" w:rsidR="00421E17" w:rsidRPr="00254E38" w:rsidRDefault="00421E17" w:rsidP="00421E17">
      <w:pPr>
        <w:pStyle w:val="Grammar"/>
        <w:rPr>
          <w:ins w:id="1854" w:author="Mihai Budiu" w:date="2016-06-29T18:28:00Z"/>
        </w:rPr>
      </w:pPr>
      <w:ins w:id="1855" w:author="Mihai Budiu" w:date="2016-06-29T18:28:00Z">
        <w:r w:rsidRPr="00254E38">
          <w:t xml:space="preserve">    | TYPEDEF derive</w:t>
        </w:r>
        <w:r>
          <w:t>dTypeDeclaratio</w:t>
        </w:r>
        <w:r w:rsidRPr="00254E38">
          <w:t>name ';'</w:t>
        </w:r>
      </w:ins>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lastRenderedPageBreak/>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lastRenderedPageBreak/>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lastRenderedPageBreak/>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2110782C" w:rsidR="005E7130" w:rsidRPr="00254E38" w:rsidRDefault="005E7130" w:rsidP="002F540D">
      <w:pPr>
        <w:pStyle w:val="Grammar"/>
      </w:pPr>
      <w:r w:rsidRPr="00254E38">
        <w:t xml:space="preserve">    : INTEGER</w:t>
      </w:r>
      <w:del w:id="1856" w:author="Mihai Budiu" w:date="2016-06-30T18:17:00Z">
        <w:r w:rsidRPr="00254E38" w:rsidDel="00496360">
          <w:delText xml:space="preserve">                          </w:delText>
        </w:r>
      </w:del>
      <w:r w:rsidRPr="00254E38">
        <w:t xml:space="preserve"> </w:t>
      </w:r>
    </w:p>
    <w:p w14:paraId="79E3172F" w14:textId="2F259F4A" w:rsidR="005E7130" w:rsidRPr="00254E38" w:rsidRDefault="005E7130" w:rsidP="002F540D">
      <w:pPr>
        <w:pStyle w:val="Grammar"/>
      </w:pPr>
      <w:r w:rsidRPr="00254E38">
        <w:t xml:space="preserve">    | TRUE</w:t>
      </w:r>
      <w:del w:id="1857" w:author="Mihai Budiu" w:date="2016-06-30T18:16:00Z">
        <w:r w:rsidRPr="00254E38" w:rsidDel="00496360">
          <w:delText xml:space="preserve">                             </w:delText>
        </w:r>
      </w:del>
      <w:r w:rsidRPr="00254E38">
        <w:t xml:space="preserve"> </w:t>
      </w:r>
    </w:p>
    <w:p w14:paraId="17FD4DB4" w14:textId="3527AB6C" w:rsidR="005E7130" w:rsidRPr="00254E38" w:rsidRDefault="005E7130" w:rsidP="002F540D">
      <w:pPr>
        <w:pStyle w:val="Grammar"/>
      </w:pPr>
      <w:r w:rsidRPr="00254E38">
        <w:t xml:space="preserve">    | FALSE</w:t>
      </w:r>
      <w:del w:id="1858" w:author="Mihai Budiu" w:date="2016-06-30T18:16:00Z">
        <w:r w:rsidRPr="00254E38" w:rsidDel="00496360">
          <w:delText xml:space="preserve">                            </w:delText>
        </w:r>
      </w:del>
      <w:del w:id="1859" w:author="Mihai Budiu" w:date="2016-06-30T18:17:00Z">
        <w:r w:rsidRPr="00254E38" w:rsidDel="00496360">
          <w:delText xml:space="preserve"> </w:delText>
        </w:r>
      </w:del>
      <w:ins w:id="1860" w:author="Mihai Budiu" w:date="2016-06-30T18:17:00Z">
        <w:r w:rsidR="00496360">
          <w:br/>
          <w:t xml:space="preserve">    | STRING_LITERAL</w:t>
        </w:r>
      </w:ins>
    </w:p>
    <w:p w14:paraId="6B9AADF5" w14:textId="77777777" w:rsidR="005E7130" w:rsidRPr="00254E38" w:rsidRDefault="005E7130" w:rsidP="002F540D">
      <w:pPr>
        <w:pStyle w:val="Grammar"/>
      </w:pPr>
      <w:r w:rsidRPr="00254E38">
        <w:lastRenderedPageBreak/>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799"/>
    <w:bookmarkEnd w:id="1800"/>
    <w:p w14:paraId="3BCBC204" w14:textId="77777777" w:rsidR="00185811" w:rsidRPr="00FA2843" w:rsidRDefault="00185811"/>
    <w:sectPr w:rsidR="00185811" w:rsidRPr="00FA2843" w:rsidSect="00AC34F6">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6" w:author="Glen Gibb" w:date="2016-04-11T18:05:00Z" w:initials="GG">
    <w:p w14:paraId="4CF9BE18" w14:textId="4E743A04" w:rsidR="003A5208" w:rsidRDefault="003A5208">
      <w:pPr>
        <w:pStyle w:val="CommentText"/>
      </w:pPr>
      <w:r>
        <w:rPr>
          <w:rStyle w:val="CommentReference"/>
        </w:rPr>
        <w:annotationRef/>
      </w:r>
      <w:r>
        <w:t>Don’t like this definition.</w:t>
      </w:r>
    </w:p>
  </w:comment>
  <w:comment w:id="1010" w:author="Glen Gibb" w:date="2016-04-11T18:16:00Z" w:initials="GG">
    <w:p w14:paraId="54720C7F" w14:textId="25F90CF8" w:rsidR="003A5208" w:rsidRDefault="003A5208">
      <w:pPr>
        <w:pStyle w:val="CommentText"/>
      </w:pPr>
      <w:r>
        <w:rPr>
          <w:rStyle w:val="CommentReference"/>
        </w:rPr>
        <w:annotationRef/>
      </w:r>
      <w:r>
        <w:t>Perhaps worth considering visibility when printed on monochrome printer.</w:t>
      </w:r>
    </w:p>
  </w:comment>
  <w:comment w:id="1012" w:author="Glen Gibb" w:date="2016-04-11T19:21:00Z" w:initials="GG">
    <w:p w14:paraId="6F5BDA0E" w14:textId="105D5E99" w:rsidR="003A5208" w:rsidRDefault="003A5208">
      <w:pPr>
        <w:pStyle w:val="CommentText"/>
      </w:pPr>
      <w:r>
        <w:rPr>
          <w:rStyle w:val="CommentReference"/>
        </w:rPr>
        <w:annotationRef/>
      </w:r>
      <w:r>
        <w:t>Are language extensions permitted?</w:t>
      </w:r>
    </w:p>
  </w:comment>
  <w:comment w:id="1013" w:author="Mihai Budiu [2]" w:date="2016-04-12T08:45:00Z" w:initials="MB">
    <w:p w14:paraId="091CAC44" w14:textId="45106F0A" w:rsidR="003A5208" w:rsidRDefault="003A5208">
      <w:pPr>
        <w:pStyle w:val="CommentText"/>
      </w:pPr>
      <w:r>
        <w:rPr>
          <w:rStyle w:val="CommentReference"/>
        </w:rPr>
        <w:annotationRef/>
      </w:r>
      <w:r>
        <w:t>Good question. I delegate the answer to the community.</w:t>
      </w:r>
    </w:p>
  </w:comment>
  <w:comment w:id="1049" w:author="Mihai Budiu [2]" w:date="2016-04-11T10:41:00Z" w:initials="MB">
    <w:p w14:paraId="73F21289" w14:textId="18B348E7" w:rsidR="003A5208" w:rsidRDefault="003A5208">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105" w:author="Vladimir Gurevich" w:date="2016-04-12T10:16:00Z" w:initials="VG">
    <w:p w14:paraId="0F0BB6BC" w14:textId="4FEE74E5" w:rsidR="003A5208" w:rsidRDefault="003A5208">
      <w:pPr>
        <w:pStyle w:val="CommentText"/>
      </w:pPr>
      <w:r>
        <w:rPr>
          <w:rStyle w:val="CommentReference"/>
        </w:rPr>
        <w:annotationRef/>
      </w:r>
      <w:r>
        <w:t xml:space="preserve">Actually, we need another entry there for ttl==255, since the packet could have arrived with TTL=0 </w:t>
      </w:r>
      <w:r>
        <w:sym w:font="Wingdings" w:char="F04A"/>
      </w:r>
    </w:p>
  </w:comment>
  <w:comment w:id="1106" w:author="Vladimir Gurevich" w:date="2016-03-17T14:54:00Z" w:initials="VG">
    <w:p w14:paraId="7DDFDB9F" w14:textId="34341261" w:rsidR="003A5208" w:rsidRDefault="003A5208">
      <w:pPr>
        <w:pStyle w:val="CommentText"/>
      </w:pPr>
      <w:r>
        <w:rPr>
          <w:rStyle w:val="CommentReference"/>
        </w:rPr>
        <w:annotationRef/>
      </w:r>
      <w:r>
        <w:t>I am thinking: should we treat error type as a namespace and write this as error.Ipv4ChecksumError?</w:t>
      </w:r>
    </w:p>
  </w:comment>
  <w:comment w:id="1107" w:author="Mihai Budiu [2]" w:date="2016-04-25T09:55:00Z" w:initials="MB">
    <w:p w14:paraId="1E029743" w14:textId="47BDBCF0" w:rsidR="003A5208" w:rsidRDefault="003A5208">
      <w:pPr>
        <w:pStyle w:val="CommentText"/>
      </w:pPr>
      <w:r w:rsidRPr="0056132F">
        <w:rPr>
          <w:b/>
        </w:rPr>
        <w:t xml:space="preserve">[From Gordon Brebner:] </w:t>
      </w:r>
      <w:r>
        <w:rPr>
          <w:rStyle w:val="CommentReference"/>
        </w:rPr>
        <w:annotationRef/>
      </w:r>
      <w:r>
        <w:t>This could be rewritten without using a table.</w:t>
      </w:r>
    </w:p>
  </w:comment>
  <w:comment w:id="1131" w:author="Vladimir Gurevich" w:date="2016-03-16T21:51:00Z" w:initials="VG">
    <w:p w14:paraId="28FE2791" w14:textId="77777777" w:rsidR="003A5208" w:rsidRDefault="003A5208">
      <w:pPr>
        <w:pStyle w:val="CommentText"/>
      </w:pPr>
      <w:r>
        <w:rPr>
          <w:rStyle w:val="CommentReference"/>
        </w:rPr>
        <w:annotationRef/>
      </w:r>
      <w:r>
        <w:t>What about #ifdef, #warning, #error?</w:t>
      </w:r>
    </w:p>
    <w:p w14:paraId="1E12AF06" w14:textId="30915B1A" w:rsidR="003A5208" w:rsidRDefault="003A5208">
      <w:pPr>
        <w:pStyle w:val="CommentText"/>
      </w:pPr>
      <w:r>
        <w:t xml:space="preserve">What about defined() (I am sure sizeof() won’t work </w:t>
      </w:r>
      <w:r>
        <w:sym w:font="Wingdings" w:char="F04C"/>
      </w:r>
      <w:r>
        <w:t>)</w:t>
      </w:r>
    </w:p>
    <w:p w14:paraId="6FC8AEFC" w14:textId="428D1003" w:rsidR="003A5208" w:rsidRDefault="003A5208">
      <w:pPr>
        <w:pStyle w:val="CommentText"/>
      </w:pPr>
      <w:r>
        <w:t>Also, do we specify any preprocessor variables that should be predefined?</w:t>
      </w:r>
    </w:p>
  </w:comment>
  <w:comment w:id="1140" w:author="Mihai Budiu [2]" w:date="2016-04-13T13:57:00Z" w:initials="MB">
    <w:p w14:paraId="4A678117" w14:textId="57EDDA80" w:rsidR="003A5208" w:rsidRPr="007B3571" w:rsidRDefault="003A5208">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1224" w:author="Vladimir Gurevich" w:date="2016-03-17T17:55:00Z" w:initials="VG">
    <w:p w14:paraId="1ECAFBF4" w14:textId="1C18BC6A" w:rsidR="003A5208" w:rsidRDefault="003A5208">
      <w:pPr>
        <w:pStyle w:val="CommentText"/>
      </w:pPr>
      <w:r>
        <w:rPr>
          <w:rStyle w:val="CommentReference"/>
        </w:rPr>
        <w:annotationRef/>
      </w:r>
      <w:r>
        <w:t>Is it possible to assign specific values to enum identifiers?</w:t>
      </w:r>
    </w:p>
  </w:comment>
  <w:comment w:id="1225" w:author="Vladimir Gurevich" w:date="2016-03-18T09:46:00Z" w:initials="VG">
    <w:p w14:paraId="1ACA10DD" w14:textId="3C8C99A0" w:rsidR="003A5208" w:rsidRDefault="003A5208">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3A5208" w:rsidRDefault="003A5208">
      <w:pPr>
        <w:pStyle w:val="CommentText"/>
      </w:pPr>
    </w:p>
    <w:p w14:paraId="6E2F1289" w14:textId="217B5146" w:rsidR="003A5208" w:rsidRDefault="003A5208">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3A5208" w:rsidRDefault="003A5208" w:rsidP="009040F1">
      <w:pPr>
        <w:pStyle w:val="CommentText"/>
        <w:numPr>
          <w:ilvl w:val="0"/>
          <w:numId w:val="61"/>
        </w:numPr>
      </w:pPr>
      <w:r>
        <w:t xml:space="preserve"> Being able to define the width</w:t>
      </w:r>
    </w:p>
    <w:p w14:paraId="2181820F" w14:textId="3B7A31C6" w:rsidR="003A5208" w:rsidRDefault="003A5208" w:rsidP="009040F1">
      <w:pPr>
        <w:pStyle w:val="CommentText"/>
        <w:numPr>
          <w:ilvl w:val="0"/>
          <w:numId w:val="61"/>
        </w:numPr>
      </w:pPr>
      <w:r>
        <w:t>Being able to convert between enum and bit&lt;W&gt;</w:t>
      </w:r>
    </w:p>
    <w:p w14:paraId="1FE8A7CD" w14:textId="4277F5BA" w:rsidR="003A5208" w:rsidRDefault="003A5208" w:rsidP="009040F1">
      <w:pPr>
        <w:pStyle w:val="CommentText"/>
        <w:numPr>
          <w:ilvl w:val="0"/>
          <w:numId w:val="61"/>
        </w:numPr>
      </w:pPr>
      <w:r>
        <w:t>Being able to specify exact values.</w:t>
      </w:r>
    </w:p>
    <w:p w14:paraId="59D45970" w14:textId="0F1ACAD2" w:rsidR="003A5208" w:rsidRDefault="003A5208" w:rsidP="009040F1">
      <w:pPr>
        <w:pStyle w:val="CommentText"/>
      </w:pPr>
      <w:r>
        <w:t>Perhaps, we need another type here...</w:t>
      </w:r>
    </w:p>
  </w:comment>
  <w:comment w:id="1226" w:author="Mihai Budiu [2]" w:date="2016-03-19T16:06:00Z" w:initials="MB">
    <w:p w14:paraId="082AA884" w14:textId="3E49A178" w:rsidR="003A5208" w:rsidRDefault="003A5208">
      <w:pPr>
        <w:pStyle w:val="CommentText"/>
      </w:pPr>
      <w:r>
        <w:rPr>
          <w:rStyle w:val="CommentReference"/>
        </w:rPr>
        <w:annotationRef/>
      </w:r>
      <w:r>
        <w:t>You can use const for that purpose. Enum is really when you don’t care about the representation.</w:t>
      </w:r>
    </w:p>
  </w:comment>
  <w:comment w:id="1227" w:author="Vladimir Gurevich" w:date="2016-03-19T17:49:00Z" w:initials="VG">
    <w:p w14:paraId="4F06B1BC" w14:textId="2DDF2F5C" w:rsidR="003A5208" w:rsidRDefault="003A5208">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1232" w:author="Vladimir Gurevich" w:date="2016-03-17T18:34:00Z" w:initials="VG">
    <w:p w14:paraId="2234D0FF" w14:textId="56DEACC6" w:rsidR="003A5208" w:rsidRDefault="003A5208">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1249" w:author="Mihai Budiu [2]" w:date="2016-04-25T19:20:00Z" w:initials="MB">
    <w:p w14:paraId="320E119B" w14:textId="2EB5D7E3" w:rsidR="003A5208" w:rsidRDefault="003A5208">
      <w:pPr>
        <w:pStyle w:val="CommentText"/>
      </w:pPr>
      <w:r>
        <w:rPr>
          <w:rStyle w:val="CommentReference"/>
        </w:rPr>
        <w:annotationRef/>
      </w:r>
      <w:r>
        <w:t>Should we make this a language construct, to allow people to explicitly write tuple types?</w:t>
      </w:r>
    </w:p>
  </w:comment>
  <w:comment w:id="1318" w:author="Vladimir Gurevich" w:date="2016-03-18T10:08:00Z" w:initials="VG">
    <w:p w14:paraId="531C0BED" w14:textId="77777777" w:rsidR="003A5208" w:rsidRDefault="003A5208">
      <w:pPr>
        <w:pStyle w:val="CommentText"/>
      </w:pPr>
      <w:r>
        <w:rPr>
          <w:rStyle w:val="CommentReference"/>
        </w:rPr>
        <w:annotationRef/>
      </w:r>
      <w:r>
        <w:t>Is it one colon (‘:’) or two? The grammar says one.</w:t>
      </w:r>
    </w:p>
    <w:p w14:paraId="7602543E" w14:textId="77777777" w:rsidR="003A5208" w:rsidRDefault="003A5208">
      <w:pPr>
        <w:pStyle w:val="CommentText"/>
      </w:pPr>
      <w:r>
        <w:t>Should we also have shortcuts:</w:t>
      </w:r>
    </w:p>
    <w:p w14:paraId="5D51FB9D" w14:textId="77777777" w:rsidR="003A5208" w:rsidRDefault="003A5208">
      <w:pPr>
        <w:pStyle w:val="CommentText"/>
      </w:pPr>
      <w:r>
        <w:t>[m] ::= [m:m]</w:t>
      </w:r>
    </w:p>
    <w:p w14:paraId="2D50A84E" w14:textId="77777777" w:rsidR="003A5208" w:rsidRDefault="003A5208">
      <w:pPr>
        <w:pStyle w:val="CommentText"/>
      </w:pPr>
      <w:r>
        <w:t>[:l] ::= [bit_sizeof(operand)-1:l]</w:t>
      </w:r>
    </w:p>
    <w:p w14:paraId="53CBD04A" w14:textId="4D0278A1" w:rsidR="003A5208" w:rsidRDefault="003A5208">
      <w:pPr>
        <w:pStyle w:val="CommentText"/>
      </w:pPr>
      <w:r>
        <w:t>[m:] ::= [m:0]</w:t>
      </w:r>
    </w:p>
  </w:comment>
  <w:comment w:id="1319" w:author="Mihai Budiu [2]" w:date="2016-03-19T16:42:00Z" w:initials="MB">
    <w:p w14:paraId="72DA98D8" w14:textId="31379989" w:rsidR="003A5208" w:rsidRDefault="003A5208">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1366" w:author="Mihai Budiu [2]" w:date="2016-04-13T14:01:00Z" w:initials="MB">
    <w:p w14:paraId="5AE4382A" w14:textId="3446416C" w:rsidR="003A5208" w:rsidRPr="007B3571" w:rsidRDefault="003A5208">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1400" w:author="Mihai Budiu [2]" w:date="2016-04-18T09:49:00Z" w:initials="MB">
    <w:p w14:paraId="678DBC01" w14:textId="53DDB1CC" w:rsidR="003A5208" w:rsidRPr="0089774A" w:rsidRDefault="003A5208">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1417" w:author="Vladimir Gurevich" w:date="2016-03-18T18:58:00Z" w:initials="VG">
    <w:p w14:paraId="0EB09895" w14:textId="63B78897" w:rsidR="003A5208" w:rsidRDefault="003A5208">
      <w:pPr>
        <w:pStyle w:val="CommentText"/>
      </w:pPr>
      <w:r>
        <w:rPr>
          <w:rStyle w:val="CommentReference"/>
        </w:rPr>
        <w:annotationRef/>
      </w:r>
      <w:r>
        <w:t>What happens to metadata? The previous version would initialize it to 0 by default. Where would you initialize it if this is mandatory now?</w:t>
      </w:r>
    </w:p>
  </w:comment>
  <w:comment w:id="1418" w:author="Mihai Budiu [2]" w:date="2016-03-19T17:12:00Z" w:initials="MB">
    <w:p w14:paraId="72AA32A2" w14:textId="61A73A15" w:rsidR="003A5208" w:rsidRDefault="003A5208">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1527" w:author="Glen Gibb" w:date="2016-05-02T09:26:00Z" w:initials="GG">
    <w:p w14:paraId="17DC023E" w14:textId="04A52C3D" w:rsidR="003A5208" w:rsidRDefault="003A5208">
      <w:pPr>
        <w:pStyle w:val="CommentText"/>
      </w:pPr>
      <w:r>
        <w:rPr>
          <w:rStyle w:val="CommentReference"/>
        </w:rPr>
        <w:annotationRef/>
      </w:r>
      <w:r>
        <w:rPr>
          <w:rStyle w:val="CommentReference"/>
        </w:rPr>
        <w:t>Would it be worth allowing statement here instead of blockStatement? It feels a little restrictive to always require the use of braces.</w:t>
      </w:r>
    </w:p>
  </w:comment>
  <w:comment w:id="1528" w:author="Mihai Budiu [2]" w:date="2016-05-03T18:32:00Z" w:initials="MB">
    <w:p w14:paraId="48D77DA3" w14:textId="327F3A86" w:rsidR="003A5208" w:rsidRDefault="003A5208">
      <w:pPr>
        <w:pStyle w:val="CommentText"/>
      </w:pPr>
      <w:r>
        <w:rPr>
          <w:rStyle w:val="CommentReference"/>
        </w:rPr>
        <w:annotationRef/>
      </w:r>
      <w:r>
        <w:t>Tried that, and the grammar becomes ambiguous; don’t remember exactly why. If people think it’s important we can try to relax this.</w:t>
      </w:r>
    </w:p>
  </w:comment>
  <w:comment w:id="1587" w:author="Vladimir Gurevich" w:date="2016-03-22T17:34:00Z" w:initials="VG">
    <w:p w14:paraId="6E30315F" w14:textId="208B12C9" w:rsidR="003A5208" w:rsidRDefault="003A5208">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3A5208" w:rsidRDefault="003A5208">
      <w:pPr>
        <w:pStyle w:val="CommentText"/>
      </w:pPr>
    </w:p>
  </w:comment>
  <w:comment w:id="1591" w:author="Glen Gibb" w:date="2016-05-03T14:40:00Z" w:initials="GG">
    <w:p w14:paraId="0F1364AE" w14:textId="766AC7FC" w:rsidR="003A5208" w:rsidRDefault="003A5208">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1596" w:author="Vladimir Gurevich" w:date="2016-03-22T17:46:00Z" w:initials="VG">
    <w:p w14:paraId="6062C53B" w14:textId="75CF8354" w:rsidR="003A5208" w:rsidRDefault="003A5208">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1597" w:author="Mihai Budiu [2]" w:date="2016-03-23T15:55:00Z" w:initials="MB">
    <w:p w14:paraId="55A9575C" w14:textId="6048E55A" w:rsidR="003A5208" w:rsidRDefault="003A5208">
      <w:pPr>
        <w:pStyle w:val="CommentText"/>
      </w:pPr>
      <w:r>
        <w:rPr>
          <w:rStyle w:val="CommentReference"/>
        </w:rPr>
        <w:annotationRef/>
      </w:r>
      <w:r>
        <w:t>We had a special annotation to have the compiler do that for you. But it is not yet implemented. It can be added later.</w:t>
      </w:r>
    </w:p>
  </w:comment>
  <w:comment w:id="1602" w:author="Vladimir Gurevich" w:date="2016-03-22T18:00:00Z" w:initials="VG">
    <w:p w14:paraId="33DC345D" w14:textId="5767CC60" w:rsidR="003A5208" w:rsidRDefault="003A5208">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1677" w:author="Vladimir Gurevich" w:date="2016-03-23T09:13:00Z" w:initials="VG">
    <w:p w14:paraId="19FC5F9C" w14:textId="53FF01BD" w:rsidR="003A5208" w:rsidRDefault="003A5208">
      <w:pPr>
        <w:pStyle w:val="CommentText"/>
      </w:pPr>
      <w:r>
        <w:rPr>
          <w:rStyle w:val="CommentReference"/>
        </w:rPr>
        <w:annotationRef/>
      </w:r>
      <w:r>
        <w:t xml:space="preserve">I wish we add a construct for compile-time table entry initialization. </w:t>
      </w:r>
    </w:p>
  </w:comment>
  <w:comment w:id="1678" w:author="Mihai Budiu [2]" w:date="2016-03-23T16:07:00Z" w:initials="MB">
    <w:p w14:paraId="6297AC7F" w14:textId="78CB425A" w:rsidR="003A5208" w:rsidRDefault="003A5208">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1688" w:author="Glen Gibb" w:date="2016-05-03T15:50:00Z" w:initials="GG">
    <w:p w14:paraId="2A7FA3F0" w14:textId="719D035E" w:rsidR="003A5208" w:rsidRDefault="003A5208">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1689" w:author="Mihai Budiu [2]" w:date="2016-05-03T18:52:00Z" w:initials="MB">
    <w:p w14:paraId="1FD102D5" w14:textId="5329F655" w:rsidR="003A5208" w:rsidRDefault="003A5208">
      <w:pPr>
        <w:pStyle w:val="CommentText"/>
      </w:pPr>
      <w:r>
        <w:rPr>
          <w:rStyle w:val="CommentReference"/>
        </w:rPr>
        <w:annotationRef/>
      </w:r>
      <w:r>
        <w:t>That can be done with a @defaultOnly annotation.</w:t>
      </w:r>
    </w:p>
  </w:comment>
  <w:comment w:id="1713" w:author="Glen Gibb" w:date="2016-05-03T16:14:00Z" w:initials="GG">
    <w:p w14:paraId="61D8D034" w14:textId="17B2A4AC" w:rsidR="003A5208" w:rsidRDefault="003A5208">
      <w:pPr>
        <w:pStyle w:val="CommentText"/>
      </w:pPr>
      <w:r>
        <w:rPr>
          <w:rStyle w:val="CommentReference"/>
        </w:rPr>
        <w:annotationRef/>
      </w:r>
      <w:r>
        <w:t>I hope the wishlist for 1.3 contains a cleanup/improvement of this conditional logic. Kind of awkward/ugly now.</w:t>
      </w:r>
    </w:p>
  </w:comment>
  <w:comment w:id="1714" w:author="Mihai Budiu [2]" w:date="2016-05-03T18:55:00Z" w:initials="MB">
    <w:p w14:paraId="41A814BF" w14:textId="30AA2DD0" w:rsidR="003A5208" w:rsidRDefault="003A5208">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1715" w:author="Vladimir Gurevich" w:date="2016-03-23T10:49:00Z" w:initials="VG">
    <w:p w14:paraId="47101674" w14:textId="77777777" w:rsidR="003A5208" w:rsidRDefault="003A5208">
      <w:pPr>
        <w:pStyle w:val="CommentText"/>
      </w:pPr>
      <w:r>
        <w:rPr>
          <w:rStyle w:val="CommentReference"/>
        </w:rPr>
        <w:annotationRef/>
      </w:r>
      <w:r>
        <w:t xml:space="preserve">Is is possible to have named parameters syntax, e.g. </w:t>
      </w:r>
    </w:p>
    <w:p w14:paraId="060EB809" w14:textId="77777777" w:rsidR="003A5208" w:rsidRDefault="003A5208">
      <w:pPr>
        <w:pStyle w:val="CommentText"/>
      </w:pPr>
    </w:p>
    <w:p w14:paraId="7E21310B" w14:textId="77777777" w:rsidR="003A5208" w:rsidRDefault="003A5208">
      <w:pPr>
        <w:pStyle w:val="CommentText"/>
      </w:pPr>
      <w:r>
        <w:t>GenericParser(udpSupport=false) TopParser;</w:t>
      </w:r>
    </w:p>
    <w:p w14:paraId="32D74DD4" w14:textId="77777777" w:rsidR="003A5208" w:rsidRDefault="003A5208">
      <w:pPr>
        <w:pStyle w:val="CommentText"/>
      </w:pPr>
    </w:p>
    <w:p w14:paraId="08D194C9" w14:textId="77777777" w:rsidR="003A5208" w:rsidRDefault="003A5208">
      <w:pPr>
        <w:pStyle w:val="CommentText"/>
      </w:pPr>
      <w:r>
        <w:t>It would be much more readable.</w:t>
      </w:r>
    </w:p>
    <w:p w14:paraId="27307291" w14:textId="77777777" w:rsidR="003A5208" w:rsidRDefault="003A5208">
      <w:pPr>
        <w:pStyle w:val="CommentText"/>
      </w:pPr>
    </w:p>
    <w:p w14:paraId="2C63A797" w14:textId="77777777" w:rsidR="003A5208" w:rsidRDefault="003A5208">
      <w:pPr>
        <w:pStyle w:val="CommentText"/>
      </w:pPr>
      <w:r>
        <w:t>For highly parameterized components with a lot of parameters it will also prevent errors if the order it not right.</w:t>
      </w:r>
    </w:p>
    <w:p w14:paraId="0621064E" w14:textId="77777777" w:rsidR="003A5208" w:rsidRDefault="003A5208">
      <w:pPr>
        <w:pStyle w:val="CommentText"/>
      </w:pPr>
    </w:p>
    <w:p w14:paraId="75E57A29" w14:textId="15D4FF42" w:rsidR="003A5208" w:rsidRDefault="003A5208">
      <w:pPr>
        <w:pStyle w:val="CommentText"/>
      </w:pPr>
      <w:r>
        <w:t>As even a bigger request, I’d consider allowing defaults for the instantiation-time parameters, so that users can specify only those they really need.</w:t>
      </w:r>
    </w:p>
  </w:comment>
  <w:comment w:id="1716" w:author="Mihai Budiu [2]" w:date="2016-03-23T16:19:00Z" w:initials="MB">
    <w:p w14:paraId="1783831C" w14:textId="21D30BA7" w:rsidR="003A5208" w:rsidRDefault="003A5208">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1725" w:author="Vladimir Gurevich" w:date="2016-03-23T11:58:00Z" w:initials="VG">
    <w:p w14:paraId="76F03FB5" w14:textId="309FD606" w:rsidR="003A5208" w:rsidRDefault="003A5208">
      <w:pPr>
        <w:pStyle w:val="CommentText"/>
      </w:pPr>
      <w:r>
        <w:rPr>
          <w:rStyle w:val="CommentReference"/>
        </w:rPr>
        <w:annotationRef/>
      </w:r>
      <w:r>
        <w:t>All these cases require an example.</w:t>
      </w:r>
    </w:p>
  </w:comment>
  <w:comment w:id="1772" w:author="Vladimir Gurevich" w:date="2016-03-24T13:38:00Z" w:initials="VG">
    <w:p w14:paraId="08861388" w14:textId="132304A0" w:rsidR="003A5208" w:rsidRDefault="003A5208">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73F21289"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0BE53" w14:textId="77777777" w:rsidR="00CB59BD" w:rsidRDefault="00CB59BD" w:rsidP="00EE41A1">
      <w:pPr>
        <w:spacing w:before="0" w:after="0"/>
      </w:pPr>
      <w:r>
        <w:separator/>
      </w:r>
    </w:p>
  </w:endnote>
  <w:endnote w:type="continuationSeparator" w:id="0">
    <w:p w14:paraId="36F7529E" w14:textId="77777777" w:rsidR="00CB59BD" w:rsidRDefault="00CB59BD" w:rsidP="00EE41A1">
      <w:pPr>
        <w:spacing w:before="0" w:after="0"/>
      </w:pPr>
      <w:r>
        <w:continuationSeparator/>
      </w:r>
    </w:p>
  </w:endnote>
  <w:endnote w:type="continuationNotice" w:id="1">
    <w:p w14:paraId="516EDF36" w14:textId="77777777" w:rsidR="00CB59BD" w:rsidRDefault="00CB59B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5F01BDF1" w:rsidR="003A5208" w:rsidRDefault="003A5208"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0210">
      <w:rPr>
        <w:rStyle w:val="PageNumber"/>
        <w:noProof/>
      </w:rPr>
      <w:t>20</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553"/>
      <w:gridCol w:w="3749"/>
      <w:gridCol w:w="2554"/>
    </w:tblGrid>
    <w:tr w:rsidR="003A5208"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3A5208" w:rsidRPr="00250456" w:rsidRDefault="003A5208"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64E51930" w:rsidR="003A5208" w:rsidRPr="00250456" w:rsidRDefault="003A5208" w:rsidP="00075116">
          <w:pPr>
            <w:pStyle w:val="NoSpacing"/>
            <w:spacing w:line="276" w:lineRule="auto"/>
            <w:rPr>
              <w:rFonts w:ascii="Calibri" w:hAnsi="Calibri"/>
              <w:color w:val="365F91"/>
            </w:rPr>
          </w:pPr>
          <w:r w:rsidRPr="00250456">
            <w:rPr>
              <w:color w:val="365F91"/>
            </w:rPr>
            <w:t xml:space="preserve"> P4</w:t>
          </w:r>
          <w:ins w:id="1861" w:author="Mihai Budiu" w:date="2016-06-13T14:00:00Z">
            <w:r>
              <w:rPr>
                <w:color w:val="365F91"/>
              </w:rPr>
              <w:t>-16</w:t>
            </w:r>
          </w:ins>
          <w:ins w:id="1862" w:author="Mihai Budiu" w:date="2016-06-23T17:05:00Z">
            <w:r w:rsidR="00CC6330">
              <w:rPr>
                <w:color w:val="365F91"/>
              </w:rPr>
              <w:t xml:space="preserve"> </w:t>
            </w:r>
          </w:ins>
          <w:del w:id="1863" w:author="Mihai Budiu" w:date="2016-06-13T14:00:00Z">
            <w:r w:rsidRPr="00250456" w:rsidDel="00075116">
              <w:rPr>
                <w:color w:val="365F91"/>
              </w:rPr>
              <w:delText xml:space="preserve"> </w:delText>
            </w:r>
            <w:r w:rsidDel="00075116">
              <w:rPr>
                <w:color w:val="365F91"/>
              </w:rPr>
              <w:delText xml:space="preserve">v1.2 </w:delText>
            </w:r>
          </w:del>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3A5208" w:rsidRPr="00250456" w:rsidRDefault="003A5208" w:rsidP="0028212F">
          <w:pPr>
            <w:pStyle w:val="Header"/>
            <w:spacing w:line="276" w:lineRule="auto"/>
            <w:rPr>
              <w:rFonts w:ascii="Calibri" w:eastAsia="MS Gothic" w:hAnsi="Calibri"/>
              <w:b/>
              <w:bCs/>
              <w:color w:val="4F81BD"/>
            </w:rPr>
          </w:pPr>
        </w:p>
      </w:tc>
    </w:tr>
    <w:tr w:rsidR="003A5208"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3A5208" w:rsidRPr="00250456" w:rsidRDefault="003A5208"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3A5208" w:rsidRPr="00250456" w:rsidRDefault="003A5208"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3A5208" w:rsidRPr="00250456" w:rsidRDefault="003A5208" w:rsidP="0028212F">
          <w:pPr>
            <w:pStyle w:val="Header"/>
            <w:spacing w:line="276" w:lineRule="auto"/>
            <w:rPr>
              <w:rFonts w:ascii="Calibri" w:eastAsia="MS Gothic" w:hAnsi="Calibri"/>
              <w:b/>
              <w:bCs/>
              <w:color w:val="4F81BD"/>
            </w:rPr>
          </w:pPr>
        </w:p>
      </w:tc>
    </w:tr>
  </w:tbl>
  <w:p w14:paraId="2C0BC3C0" w14:textId="3C2FDEC3" w:rsidR="003A5208" w:rsidRDefault="003A5208"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24986C73" w:rsidR="003A5208" w:rsidRDefault="003A5208"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0210">
      <w:rPr>
        <w:rStyle w:val="PageNumber"/>
        <w:noProof/>
      </w:rPr>
      <w:t>21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553"/>
      <w:gridCol w:w="3749"/>
      <w:gridCol w:w="2554"/>
    </w:tblGrid>
    <w:tr w:rsidR="003A5208"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3A5208" w:rsidRPr="00250456" w:rsidRDefault="003A5208"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645164CA" w:rsidR="003A5208" w:rsidRPr="00250456" w:rsidRDefault="003A5208" w:rsidP="00075116">
          <w:pPr>
            <w:pStyle w:val="NoSpacing"/>
            <w:spacing w:line="276" w:lineRule="auto"/>
            <w:rPr>
              <w:rFonts w:ascii="Calibri" w:hAnsi="Calibri"/>
              <w:color w:val="365F91"/>
            </w:rPr>
          </w:pPr>
          <w:r w:rsidRPr="00250456">
            <w:rPr>
              <w:color w:val="365F91"/>
            </w:rPr>
            <w:t xml:space="preserve"> P4</w:t>
          </w:r>
          <w:ins w:id="1864" w:author="Mihai Budiu" w:date="2016-06-13T14:01:00Z">
            <w:r>
              <w:rPr>
                <w:color w:val="365F91"/>
              </w:rPr>
              <w:t>-16</w:t>
            </w:r>
          </w:ins>
          <w:ins w:id="1865" w:author="Mihai Budiu" w:date="2016-06-23T17:05:00Z">
            <w:r w:rsidR="00CC6330">
              <w:rPr>
                <w:color w:val="365F91"/>
              </w:rPr>
              <w:t xml:space="preserve"> </w:t>
            </w:r>
          </w:ins>
          <w:del w:id="1866" w:author="Mihai Budiu" w:date="2016-06-13T14:01:00Z">
            <w:r w:rsidRPr="00250456" w:rsidDel="00075116">
              <w:rPr>
                <w:color w:val="365F91"/>
              </w:rPr>
              <w:delText xml:space="preserve"> </w:delText>
            </w:r>
            <w:r w:rsidDel="00075116">
              <w:rPr>
                <w:color w:val="365F91"/>
              </w:rPr>
              <w:delText xml:space="preserve">v1.2 </w:delText>
            </w:r>
          </w:del>
          <w:r w:rsidRPr="00250456">
            <w:rPr>
              <w:color w:val="365F91"/>
            </w:rPr>
            <w:t>language specification</w:t>
          </w:r>
        </w:p>
      </w:tc>
      <w:tc>
        <w:tcPr>
          <w:tcW w:w="2250" w:type="pct"/>
          <w:tcBorders>
            <w:top w:val="nil"/>
            <w:left w:val="nil"/>
            <w:bottom w:val="single" w:sz="4" w:space="0" w:color="4F81BD"/>
            <w:right w:val="nil"/>
          </w:tcBorders>
        </w:tcPr>
        <w:p w14:paraId="65C02C30" w14:textId="77777777" w:rsidR="003A5208" w:rsidRPr="00250456" w:rsidRDefault="003A5208" w:rsidP="0028212F">
          <w:pPr>
            <w:pStyle w:val="Header"/>
            <w:spacing w:line="276" w:lineRule="auto"/>
            <w:rPr>
              <w:rFonts w:ascii="Calibri" w:eastAsia="MS Gothic" w:hAnsi="Calibri"/>
              <w:b/>
              <w:bCs/>
              <w:color w:val="4F81BD"/>
            </w:rPr>
          </w:pPr>
        </w:p>
      </w:tc>
    </w:tr>
    <w:tr w:rsidR="003A5208"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3A5208" w:rsidRPr="00250456" w:rsidRDefault="003A5208"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3A5208" w:rsidRPr="00250456" w:rsidRDefault="003A5208"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3A5208" w:rsidRPr="00250456" w:rsidRDefault="003A5208" w:rsidP="0028212F">
          <w:pPr>
            <w:pStyle w:val="Header"/>
            <w:spacing w:line="276" w:lineRule="auto"/>
            <w:rPr>
              <w:rFonts w:ascii="Calibri" w:eastAsia="MS Gothic" w:hAnsi="Calibri"/>
              <w:b/>
              <w:bCs/>
              <w:color w:val="4F81BD"/>
            </w:rPr>
          </w:pPr>
        </w:p>
      </w:tc>
    </w:tr>
  </w:tbl>
  <w:p w14:paraId="48DF33A7" w14:textId="54A33E5E" w:rsidR="003A5208" w:rsidRDefault="003A5208"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4FDD0476" w:rsidR="003A5208" w:rsidRDefault="003A5208"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0210">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580"/>
      <w:gridCol w:w="3696"/>
      <w:gridCol w:w="2580"/>
    </w:tblGrid>
    <w:tr w:rsidR="003A5208"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3A5208" w:rsidRPr="00250456" w:rsidRDefault="003A5208"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64DC12CA" w:rsidR="003A5208" w:rsidRPr="00075116" w:rsidRDefault="003A5208" w:rsidP="00075116">
          <w:pPr>
            <w:pStyle w:val="NoSpacing"/>
            <w:spacing w:line="276" w:lineRule="auto"/>
            <w:rPr>
              <w:color w:val="365F91"/>
              <w:rPrChange w:id="1867" w:author="Mihai Budiu" w:date="2016-06-13T14:00:00Z">
                <w:rPr>
                  <w:rFonts w:ascii="Calibri" w:hAnsi="Calibri"/>
                  <w:color w:val="365F91"/>
                </w:rPr>
              </w:rPrChange>
            </w:rPr>
          </w:pPr>
          <w:r w:rsidRPr="00250456">
            <w:rPr>
              <w:color w:val="365F91"/>
            </w:rPr>
            <w:t>P4</w:t>
          </w:r>
          <w:ins w:id="1868" w:author="Mihai Budiu" w:date="2016-06-13T14:00:00Z">
            <w:r>
              <w:rPr>
                <w:color w:val="365F91"/>
              </w:rPr>
              <w:t>-16</w:t>
            </w:r>
          </w:ins>
          <w:ins w:id="1869" w:author="Mihai Budiu" w:date="2016-06-23T17:04:00Z">
            <w:r w:rsidR="00CC6330">
              <w:rPr>
                <w:color w:val="365F91"/>
              </w:rPr>
              <w:t xml:space="preserve"> </w:t>
            </w:r>
          </w:ins>
          <w:del w:id="1870" w:author="Mihai Budiu" w:date="2016-06-13T14:00:00Z">
            <w:r w:rsidRPr="00250456" w:rsidDel="00075116">
              <w:rPr>
                <w:color w:val="365F91"/>
              </w:rPr>
              <w:delText xml:space="preserve"> </w:delText>
            </w:r>
            <w:r w:rsidDel="00075116">
              <w:rPr>
                <w:color w:val="365F91"/>
              </w:rPr>
              <w:delText xml:space="preserve">v1.2 </w:delText>
            </w:r>
          </w:del>
          <w:r w:rsidRPr="00250456">
            <w:rPr>
              <w:color w:val="365F91"/>
            </w:rPr>
            <w:t>language specification</w:t>
          </w:r>
        </w:p>
      </w:tc>
      <w:tc>
        <w:tcPr>
          <w:tcW w:w="2250" w:type="pct"/>
          <w:tcBorders>
            <w:top w:val="nil"/>
            <w:left w:val="nil"/>
            <w:bottom w:val="single" w:sz="4" w:space="0" w:color="4F81BD"/>
            <w:right w:val="nil"/>
          </w:tcBorders>
        </w:tcPr>
        <w:p w14:paraId="49D22FAA" w14:textId="77777777" w:rsidR="003A5208" w:rsidRPr="00250456" w:rsidRDefault="003A5208" w:rsidP="0028212F">
          <w:pPr>
            <w:pStyle w:val="Header"/>
            <w:spacing w:line="276" w:lineRule="auto"/>
            <w:rPr>
              <w:rFonts w:ascii="Calibri" w:eastAsia="MS Gothic" w:hAnsi="Calibri"/>
              <w:b/>
              <w:bCs/>
              <w:color w:val="4F81BD"/>
            </w:rPr>
          </w:pPr>
        </w:p>
      </w:tc>
    </w:tr>
    <w:tr w:rsidR="003A5208"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3A5208" w:rsidRPr="00250456" w:rsidRDefault="003A5208"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3A5208" w:rsidRPr="00250456" w:rsidRDefault="003A5208"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3A5208" w:rsidRPr="00250456" w:rsidRDefault="003A5208" w:rsidP="0028212F">
          <w:pPr>
            <w:pStyle w:val="Header"/>
            <w:spacing w:line="276" w:lineRule="auto"/>
            <w:rPr>
              <w:rFonts w:ascii="Calibri" w:eastAsia="MS Gothic" w:hAnsi="Calibri"/>
              <w:b/>
              <w:bCs/>
              <w:color w:val="4F81BD"/>
            </w:rPr>
          </w:pPr>
        </w:p>
      </w:tc>
    </w:tr>
  </w:tbl>
  <w:p w14:paraId="30A488DB" w14:textId="77777777" w:rsidR="003A5208" w:rsidRDefault="003A5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A1390" w14:textId="77777777" w:rsidR="00CB59BD" w:rsidRDefault="00CB59BD" w:rsidP="00EE41A1">
      <w:pPr>
        <w:spacing w:before="0" w:after="0"/>
      </w:pPr>
      <w:r>
        <w:separator/>
      </w:r>
    </w:p>
  </w:footnote>
  <w:footnote w:type="continuationSeparator" w:id="0">
    <w:p w14:paraId="5F49CE50" w14:textId="77777777" w:rsidR="00CB59BD" w:rsidRDefault="00CB59BD" w:rsidP="00EE41A1">
      <w:pPr>
        <w:spacing w:before="0" w:after="0"/>
      </w:pPr>
      <w:r>
        <w:continuationSeparator/>
      </w:r>
    </w:p>
  </w:footnote>
  <w:footnote w:type="continuationNotice" w:id="1">
    <w:p w14:paraId="271DFC42" w14:textId="77777777" w:rsidR="00CB59BD" w:rsidRDefault="00CB59BD">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8A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Glen Gibb">
    <w15:presenceInfo w15:providerId="None" w15:userId="Glen Gibb"/>
  </w15:person>
  <w15:person w15:author="Mihai Budiu [2]">
    <w15:presenceInfo w15:providerId="Windows Live" w15:userId="3fe408b5c12bb05c"/>
  </w15:person>
  <w15:person w15:author="Vladimir Gurevich">
    <w15:presenceInfo w15:providerId="None" w15:userId="Vladimir Gurev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5120"/>
    <w:rsid w:val="00145622"/>
    <w:rsid w:val="00145630"/>
    <w:rsid w:val="001459CB"/>
    <w:rsid w:val="00145B2A"/>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CE4"/>
    <w:rsid w:val="00210EDC"/>
    <w:rsid w:val="00210EF3"/>
    <w:rsid w:val="00212494"/>
    <w:rsid w:val="00212580"/>
    <w:rsid w:val="0021542A"/>
    <w:rsid w:val="00216604"/>
    <w:rsid w:val="0021775F"/>
    <w:rsid w:val="002201DC"/>
    <w:rsid w:val="00220E51"/>
    <w:rsid w:val="00221F8E"/>
    <w:rsid w:val="0022265B"/>
    <w:rsid w:val="002235DD"/>
    <w:rsid w:val="0022370B"/>
    <w:rsid w:val="0022395A"/>
    <w:rsid w:val="00224BFA"/>
    <w:rsid w:val="00224DE2"/>
    <w:rsid w:val="00226287"/>
    <w:rsid w:val="002265E0"/>
    <w:rsid w:val="00226A3D"/>
    <w:rsid w:val="00230227"/>
    <w:rsid w:val="002307C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3E45"/>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15FF"/>
    <w:rsid w:val="002E2163"/>
    <w:rsid w:val="002E2F1B"/>
    <w:rsid w:val="002E3DBC"/>
    <w:rsid w:val="002E4212"/>
    <w:rsid w:val="002E4CC7"/>
    <w:rsid w:val="002E662F"/>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758A"/>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7"/>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4131"/>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350"/>
    <w:rsid w:val="007C4C80"/>
    <w:rsid w:val="007C5272"/>
    <w:rsid w:val="007C5E4D"/>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800C6F"/>
    <w:rsid w:val="00800CF4"/>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F01C5"/>
    <w:rsid w:val="00AF082F"/>
    <w:rsid w:val="00AF1AA7"/>
    <w:rsid w:val="00AF2097"/>
    <w:rsid w:val="00AF282C"/>
    <w:rsid w:val="00AF3EA7"/>
    <w:rsid w:val="00AF4F3B"/>
    <w:rsid w:val="00AF5BBC"/>
    <w:rsid w:val="00AF5D24"/>
    <w:rsid w:val="00AF706B"/>
    <w:rsid w:val="00B01F9B"/>
    <w:rsid w:val="00B02159"/>
    <w:rsid w:val="00B02387"/>
    <w:rsid w:val="00B04F69"/>
    <w:rsid w:val="00B05294"/>
    <w:rsid w:val="00B06801"/>
    <w:rsid w:val="00B10851"/>
    <w:rsid w:val="00B115C1"/>
    <w:rsid w:val="00B11DC9"/>
    <w:rsid w:val="00B12503"/>
    <w:rsid w:val="00B12542"/>
    <w:rsid w:val="00B12571"/>
    <w:rsid w:val="00B13556"/>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AFB"/>
    <w:rsid w:val="00BF4EDC"/>
    <w:rsid w:val="00BF688A"/>
    <w:rsid w:val="00BF7E6C"/>
    <w:rsid w:val="00C006F9"/>
    <w:rsid w:val="00C0076B"/>
    <w:rsid w:val="00C01E9E"/>
    <w:rsid w:val="00C026B5"/>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CE7"/>
    <w:rsid w:val="00C96932"/>
    <w:rsid w:val="00C96BF3"/>
    <w:rsid w:val="00C97060"/>
    <w:rsid w:val="00C976D1"/>
    <w:rsid w:val="00C977C3"/>
    <w:rsid w:val="00CA0586"/>
    <w:rsid w:val="00CA05C3"/>
    <w:rsid w:val="00CA2039"/>
    <w:rsid w:val="00CA4236"/>
    <w:rsid w:val="00CA694F"/>
    <w:rsid w:val="00CB04B6"/>
    <w:rsid w:val="00CB1953"/>
    <w:rsid w:val="00CB242A"/>
    <w:rsid w:val="00CB335F"/>
    <w:rsid w:val="00CB34F7"/>
    <w:rsid w:val="00CB50BA"/>
    <w:rsid w:val="00CB56DD"/>
    <w:rsid w:val="00CB59B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330"/>
    <w:rsid w:val="00CC662E"/>
    <w:rsid w:val="00CC6BFB"/>
    <w:rsid w:val="00CC74D7"/>
    <w:rsid w:val="00CD0584"/>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701F"/>
    <w:rsid w:val="00DB71E2"/>
    <w:rsid w:val="00DB79E3"/>
    <w:rsid w:val="00DC0290"/>
    <w:rsid w:val="00DC11BF"/>
    <w:rsid w:val="00DC1458"/>
    <w:rsid w:val="00DC158C"/>
    <w:rsid w:val="00DC17D9"/>
    <w:rsid w:val="00DC1A55"/>
    <w:rsid w:val="00DC1B3A"/>
    <w:rsid w:val="00DC24EA"/>
    <w:rsid w:val="00DC27EA"/>
    <w:rsid w:val="00DC2A87"/>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7DA"/>
    <w:rsid w:val="00DD7BEE"/>
    <w:rsid w:val="00DE16C6"/>
    <w:rsid w:val="00DE1927"/>
    <w:rsid w:val="00DE22BE"/>
    <w:rsid w:val="00DE588C"/>
    <w:rsid w:val="00DE626D"/>
    <w:rsid w:val="00DF06FC"/>
    <w:rsid w:val="00DF09B3"/>
    <w:rsid w:val="00DF0CB2"/>
    <w:rsid w:val="00DF12FF"/>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24AA"/>
    <w:rsid w:val="00F626FB"/>
    <w:rsid w:val="00F62E22"/>
    <w:rsid w:val="00F6502D"/>
    <w:rsid w:val="00F65DAE"/>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F0276"/>
    <w:rsid w:val="00FF119B"/>
    <w:rsid w:val="00FF1C05"/>
    <w:rsid w:val="00FF1F95"/>
    <w:rsid w:val="00FF2332"/>
    <w:rsid w:val="00FF2AD4"/>
    <w:rsid w:val="00FF3180"/>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6.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png"/><Relationship Id="rId128" Type="http://schemas.openxmlformats.org/officeDocument/2006/relationships/image" Target="media/image6.png"/><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2.png"/><Relationship Id="rId139" Type="http://schemas.openxmlformats.org/officeDocument/2006/relationships/image" Target="media/image17.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2.emf"/><Relationship Id="rId129" Type="http://schemas.openxmlformats.org/officeDocument/2006/relationships/image" Target="media/image7.png"/><Relationship Id="rId137" Type="http://schemas.openxmlformats.org/officeDocument/2006/relationships/image" Target="media/image15.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8.emf"/><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11/relationships/commentsExtended" Target="commentsExtended.xml"/><Relationship Id="rId130" Type="http://schemas.openxmlformats.org/officeDocument/2006/relationships/image" Target="media/image8.png"/><Relationship Id="rId135" Type="http://schemas.openxmlformats.org/officeDocument/2006/relationships/image" Target="media/image13.emf"/><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3.png"/><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emf"/><Relationship Id="rId136" Type="http://schemas.openxmlformats.org/officeDocument/2006/relationships/image" Target="media/image14.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omments" Target="comments.xml"/><Relationship Id="rId14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00CF4-271F-4CAD-A5A7-2F94074ECAF3}">
  <ds:schemaRefs>
    <ds:schemaRef ds:uri="http://schemas.openxmlformats.org/officeDocument/2006/bibliography"/>
  </ds:schemaRefs>
</ds:datastoreItem>
</file>

<file path=customXml/itemProps10.xml><?xml version="1.0" encoding="utf-8"?>
<ds:datastoreItem xmlns:ds="http://schemas.openxmlformats.org/officeDocument/2006/customXml" ds:itemID="{9E66F09D-5B78-4AEE-A4F0-6DFC6B46AD7A}">
  <ds:schemaRefs>
    <ds:schemaRef ds:uri="http://schemas.openxmlformats.org/officeDocument/2006/bibliography"/>
  </ds:schemaRefs>
</ds:datastoreItem>
</file>

<file path=customXml/itemProps100.xml><?xml version="1.0" encoding="utf-8"?>
<ds:datastoreItem xmlns:ds="http://schemas.openxmlformats.org/officeDocument/2006/customXml" ds:itemID="{C7F5D766-344F-47A7-937C-342C8D7111C7}">
  <ds:schemaRefs>
    <ds:schemaRef ds:uri="http://schemas.openxmlformats.org/officeDocument/2006/bibliography"/>
  </ds:schemaRefs>
</ds:datastoreItem>
</file>

<file path=customXml/itemProps101.xml><?xml version="1.0" encoding="utf-8"?>
<ds:datastoreItem xmlns:ds="http://schemas.openxmlformats.org/officeDocument/2006/customXml" ds:itemID="{884E530C-9B5A-2542-B1B7-AE4C39479C03}">
  <ds:schemaRefs>
    <ds:schemaRef ds:uri="http://schemas.openxmlformats.org/officeDocument/2006/bibliography"/>
  </ds:schemaRefs>
</ds:datastoreItem>
</file>

<file path=customXml/itemProps102.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103.xml><?xml version="1.0" encoding="utf-8"?>
<ds:datastoreItem xmlns:ds="http://schemas.openxmlformats.org/officeDocument/2006/customXml" ds:itemID="{0F984FE6-BFFA-2F43-B047-C6CE5D109665}">
  <ds:schemaRefs>
    <ds:schemaRef ds:uri="http://schemas.openxmlformats.org/officeDocument/2006/bibliography"/>
  </ds:schemaRefs>
</ds:datastoreItem>
</file>

<file path=customXml/itemProps104.xml><?xml version="1.0" encoding="utf-8"?>
<ds:datastoreItem xmlns:ds="http://schemas.openxmlformats.org/officeDocument/2006/customXml" ds:itemID="{163FCC8E-1C9D-4F14-BE47-CB90EE3EC729}">
  <ds:schemaRefs>
    <ds:schemaRef ds:uri="http://schemas.openxmlformats.org/officeDocument/2006/bibliography"/>
  </ds:schemaRefs>
</ds:datastoreItem>
</file>

<file path=customXml/itemProps105.xml><?xml version="1.0" encoding="utf-8"?>
<ds:datastoreItem xmlns:ds="http://schemas.openxmlformats.org/officeDocument/2006/customXml" ds:itemID="{A7F7862E-12DB-4760-BEB5-EADB697F043E}">
  <ds:schemaRefs>
    <ds:schemaRef ds:uri="http://schemas.openxmlformats.org/officeDocument/2006/bibliography"/>
  </ds:schemaRefs>
</ds:datastoreItem>
</file>

<file path=customXml/itemProps106.xml><?xml version="1.0" encoding="utf-8"?>
<ds:datastoreItem xmlns:ds="http://schemas.openxmlformats.org/officeDocument/2006/customXml" ds:itemID="{93802EFE-E354-49C0-B17F-6D4D439F0779}">
  <ds:schemaRefs>
    <ds:schemaRef ds:uri="http://schemas.openxmlformats.org/officeDocument/2006/bibliography"/>
  </ds:schemaRefs>
</ds:datastoreItem>
</file>

<file path=customXml/itemProps107.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108.xml><?xml version="1.0" encoding="utf-8"?>
<ds:datastoreItem xmlns:ds="http://schemas.openxmlformats.org/officeDocument/2006/customXml" ds:itemID="{5912B7FD-FDF9-4EDE-9180-53568A77411A}">
  <ds:schemaRefs>
    <ds:schemaRef ds:uri="http://schemas.openxmlformats.org/officeDocument/2006/bibliography"/>
  </ds:schemaRefs>
</ds:datastoreItem>
</file>

<file path=customXml/itemProps109.xml><?xml version="1.0" encoding="utf-8"?>
<ds:datastoreItem xmlns:ds="http://schemas.openxmlformats.org/officeDocument/2006/customXml" ds:itemID="{63E12508-66A9-4EDF-BC50-B1371E7B937A}">
  <ds:schemaRefs>
    <ds:schemaRef ds:uri="http://schemas.openxmlformats.org/officeDocument/2006/bibliography"/>
  </ds:schemaRefs>
</ds:datastoreItem>
</file>

<file path=customXml/itemProps11.xml><?xml version="1.0" encoding="utf-8"?>
<ds:datastoreItem xmlns:ds="http://schemas.openxmlformats.org/officeDocument/2006/customXml" ds:itemID="{C2C050AA-E963-4415-810E-69085302555F}">
  <ds:schemaRefs>
    <ds:schemaRef ds:uri="http://schemas.openxmlformats.org/officeDocument/2006/bibliography"/>
  </ds:schemaRefs>
</ds:datastoreItem>
</file>

<file path=customXml/itemProps110.xml><?xml version="1.0" encoding="utf-8"?>
<ds:datastoreItem xmlns:ds="http://schemas.openxmlformats.org/officeDocument/2006/customXml" ds:itemID="{356AA3DC-7D9B-4ADE-BA09-46745E479CBD}">
  <ds:schemaRefs>
    <ds:schemaRef ds:uri="http://schemas.openxmlformats.org/officeDocument/2006/bibliography"/>
  </ds:schemaRefs>
</ds:datastoreItem>
</file>

<file path=customXml/itemProps111.xml><?xml version="1.0" encoding="utf-8"?>
<ds:datastoreItem xmlns:ds="http://schemas.openxmlformats.org/officeDocument/2006/customXml" ds:itemID="{CC1C02F2-392E-4D3F-9344-A120040DCEEB}">
  <ds:schemaRefs>
    <ds:schemaRef ds:uri="http://schemas.openxmlformats.org/officeDocument/2006/bibliography"/>
  </ds:schemaRefs>
</ds:datastoreItem>
</file>

<file path=customXml/itemProps112.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113.xml><?xml version="1.0" encoding="utf-8"?>
<ds:datastoreItem xmlns:ds="http://schemas.openxmlformats.org/officeDocument/2006/customXml" ds:itemID="{AECE44CF-4CF3-4B38-AB17-9A3745F1D98A}">
  <ds:schemaRefs>
    <ds:schemaRef ds:uri="http://schemas.openxmlformats.org/officeDocument/2006/bibliography"/>
  </ds:schemaRefs>
</ds:datastoreItem>
</file>

<file path=customXml/itemProps114.xml><?xml version="1.0" encoding="utf-8"?>
<ds:datastoreItem xmlns:ds="http://schemas.openxmlformats.org/officeDocument/2006/customXml" ds:itemID="{23CADADD-F797-492E-9AED-CF357AA2E5D1}">
  <ds:schemaRefs>
    <ds:schemaRef ds:uri="http://schemas.openxmlformats.org/officeDocument/2006/bibliography"/>
  </ds:schemaRefs>
</ds:datastoreItem>
</file>

<file path=customXml/itemProps12.xml><?xml version="1.0" encoding="utf-8"?>
<ds:datastoreItem xmlns:ds="http://schemas.openxmlformats.org/officeDocument/2006/customXml" ds:itemID="{8CAAD9C2-B4BA-3D41-A72C-7407044A171C}">
  <ds:schemaRefs>
    <ds:schemaRef ds:uri="http://schemas.openxmlformats.org/officeDocument/2006/bibliography"/>
  </ds:schemaRefs>
</ds:datastoreItem>
</file>

<file path=customXml/itemProps13.xml><?xml version="1.0" encoding="utf-8"?>
<ds:datastoreItem xmlns:ds="http://schemas.openxmlformats.org/officeDocument/2006/customXml" ds:itemID="{3F1221C3-4B39-49AB-A0FF-0FAD9D9BDE74}">
  <ds:schemaRefs>
    <ds:schemaRef ds:uri="http://schemas.openxmlformats.org/officeDocument/2006/bibliography"/>
  </ds:schemaRefs>
</ds:datastoreItem>
</file>

<file path=customXml/itemProps14.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15.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16.xml><?xml version="1.0" encoding="utf-8"?>
<ds:datastoreItem xmlns:ds="http://schemas.openxmlformats.org/officeDocument/2006/customXml" ds:itemID="{57348540-3D15-F647-92D8-A0E95DFDC457}">
  <ds:schemaRefs>
    <ds:schemaRef ds:uri="http://schemas.openxmlformats.org/officeDocument/2006/bibliography"/>
  </ds:schemaRefs>
</ds:datastoreItem>
</file>

<file path=customXml/itemProps17.xml><?xml version="1.0" encoding="utf-8"?>
<ds:datastoreItem xmlns:ds="http://schemas.openxmlformats.org/officeDocument/2006/customXml" ds:itemID="{85BE5798-1BF9-9B4C-B4F6-E57B585E6C6A}">
  <ds:schemaRefs>
    <ds:schemaRef ds:uri="http://schemas.openxmlformats.org/officeDocument/2006/bibliography"/>
  </ds:schemaRefs>
</ds:datastoreItem>
</file>

<file path=customXml/itemProps18.xml><?xml version="1.0" encoding="utf-8"?>
<ds:datastoreItem xmlns:ds="http://schemas.openxmlformats.org/officeDocument/2006/customXml" ds:itemID="{B6F88846-36F1-42A2-9AF2-9B74E82239DF}">
  <ds:schemaRefs>
    <ds:schemaRef ds:uri="http://schemas.openxmlformats.org/officeDocument/2006/bibliography"/>
  </ds:schemaRefs>
</ds:datastoreItem>
</file>

<file path=customXml/itemProps19.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2.xml><?xml version="1.0" encoding="utf-8"?>
<ds:datastoreItem xmlns:ds="http://schemas.openxmlformats.org/officeDocument/2006/customXml" ds:itemID="{1FEDEF04-7833-4764-B6D3-7F73C5ADC411}">
  <ds:schemaRefs>
    <ds:schemaRef ds:uri="http://schemas.openxmlformats.org/officeDocument/2006/bibliography"/>
  </ds:schemaRefs>
</ds:datastoreItem>
</file>

<file path=customXml/itemProps20.xml><?xml version="1.0" encoding="utf-8"?>
<ds:datastoreItem xmlns:ds="http://schemas.openxmlformats.org/officeDocument/2006/customXml" ds:itemID="{5FFBD709-BF43-4A61-8BB0-5496F5103279}">
  <ds:schemaRefs>
    <ds:schemaRef ds:uri="http://schemas.openxmlformats.org/officeDocument/2006/bibliography"/>
  </ds:schemaRefs>
</ds:datastoreItem>
</file>

<file path=customXml/itemProps21.xml><?xml version="1.0" encoding="utf-8"?>
<ds:datastoreItem xmlns:ds="http://schemas.openxmlformats.org/officeDocument/2006/customXml" ds:itemID="{11E7E49C-831A-B844-B882-3FD892A1687C}">
  <ds:schemaRefs>
    <ds:schemaRef ds:uri="http://schemas.openxmlformats.org/officeDocument/2006/bibliography"/>
  </ds:schemaRefs>
</ds:datastoreItem>
</file>

<file path=customXml/itemProps22.xml><?xml version="1.0" encoding="utf-8"?>
<ds:datastoreItem xmlns:ds="http://schemas.openxmlformats.org/officeDocument/2006/customXml" ds:itemID="{C4128CC5-139E-40C9-B3FA-EC47661E96CB}">
  <ds:schemaRefs>
    <ds:schemaRef ds:uri="http://schemas.openxmlformats.org/officeDocument/2006/bibliography"/>
  </ds:schemaRefs>
</ds:datastoreItem>
</file>

<file path=customXml/itemProps23.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24.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25.xml><?xml version="1.0" encoding="utf-8"?>
<ds:datastoreItem xmlns:ds="http://schemas.openxmlformats.org/officeDocument/2006/customXml" ds:itemID="{B127F25D-B91A-4998-AA31-BCD74F6C42DD}">
  <ds:schemaRefs>
    <ds:schemaRef ds:uri="http://schemas.openxmlformats.org/officeDocument/2006/bibliography"/>
  </ds:schemaRefs>
</ds:datastoreItem>
</file>

<file path=customXml/itemProps26.xml><?xml version="1.0" encoding="utf-8"?>
<ds:datastoreItem xmlns:ds="http://schemas.openxmlformats.org/officeDocument/2006/customXml" ds:itemID="{EB8E080C-0C93-5D4D-ACAA-B201B8DBA36F}">
  <ds:schemaRefs>
    <ds:schemaRef ds:uri="http://schemas.openxmlformats.org/officeDocument/2006/bibliography"/>
  </ds:schemaRefs>
</ds:datastoreItem>
</file>

<file path=customXml/itemProps27.xml><?xml version="1.0" encoding="utf-8"?>
<ds:datastoreItem xmlns:ds="http://schemas.openxmlformats.org/officeDocument/2006/customXml" ds:itemID="{F9E1CEAD-9C40-1C46-9CA9-FEEFEA96D6F3}">
  <ds:schemaRefs>
    <ds:schemaRef ds:uri="http://schemas.openxmlformats.org/officeDocument/2006/bibliography"/>
  </ds:schemaRefs>
</ds:datastoreItem>
</file>

<file path=customXml/itemProps28.xml><?xml version="1.0" encoding="utf-8"?>
<ds:datastoreItem xmlns:ds="http://schemas.openxmlformats.org/officeDocument/2006/customXml" ds:itemID="{50A72D1A-7FD1-4672-BFAE-3FA1E277B2C0}">
  <ds:schemaRefs>
    <ds:schemaRef ds:uri="http://schemas.openxmlformats.org/officeDocument/2006/bibliography"/>
  </ds:schemaRefs>
</ds:datastoreItem>
</file>

<file path=customXml/itemProps29.xml><?xml version="1.0" encoding="utf-8"?>
<ds:datastoreItem xmlns:ds="http://schemas.openxmlformats.org/officeDocument/2006/customXml" ds:itemID="{14E245BF-99CB-9B4F-B76C-57DCF40F0233}">
  <ds:schemaRefs>
    <ds:schemaRef ds:uri="http://schemas.openxmlformats.org/officeDocument/2006/bibliography"/>
  </ds:schemaRefs>
</ds:datastoreItem>
</file>

<file path=customXml/itemProps3.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30.xml><?xml version="1.0" encoding="utf-8"?>
<ds:datastoreItem xmlns:ds="http://schemas.openxmlformats.org/officeDocument/2006/customXml" ds:itemID="{D1AC71C8-9173-2848-B085-8C1DC060606F}">
  <ds:schemaRefs>
    <ds:schemaRef ds:uri="http://schemas.openxmlformats.org/officeDocument/2006/bibliography"/>
  </ds:schemaRefs>
</ds:datastoreItem>
</file>

<file path=customXml/itemProps31.xml><?xml version="1.0" encoding="utf-8"?>
<ds:datastoreItem xmlns:ds="http://schemas.openxmlformats.org/officeDocument/2006/customXml" ds:itemID="{08444C9B-4B67-EC48-8611-49D99CB8454A}">
  <ds:schemaRefs>
    <ds:schemaRef ds:uri="http://schemas.openxmlformats.org/officeDocument/2006/bibliography"/>
  </ds:schemaRefs>
</ds:datastoreItem>
</file>

<file path=customXml/itemProps32.xml><?xml version="1.0" encoding="utf-8"?>
<ds:datastoreItem xmlns:ds="http://schemas.openxmlformats.org/officeDocument/2006/customXml" ds:itemID="{3F05B39C-5337-4043-9E2A-52FEB9814C2B}">
  <ds:schemaRefs>
    <ds:schemaRef ds:uri="http://schemas.openxmlformats.org/officeDocument/2006/bibliography"/>
  </ds:schemaRefs>
</ds:datastoreItem>
</file>

<file path=customXml/itemProps33.xml><?xml version="1.0" encoding="utf-8"?>
<ds:datastoreItem xmlns:ds="http://schemas.openxmlformats.org/officeDocument/2006/customXml" ds:itemID="{EB1DF30C-92C1-4B6D-B2EA-CD8A18510C17}">
  <ds:schemaRefs>
    <ds:schemaRef ds:uri="http://schemas.openxmlformats.org/officeDocument/2006/bibliography"/>
  </ds:schemaRefs>
</ds:datastoreItem>
</file>

<file path=customXml/itemProps34.xml><?xml version="1.0" encoding="utf-8"?>
<ds:datastoreItem xmlns:ds="http://schemas.openxmlformats.org/officeDocument/2006/customXml" ds:itemID="{753718CF-70FC-AD4E-A73B-AFC4082E3A54}">
  <ds:schemaRefs>
    <ds:schemaRef ds:uri="http://schemas.openxmlformats.org/officeDocument/2006/bibliography"/>
  </ds:schemaRefs>
</ds:datastoreItem>
</file>

<file path=customXml/itemProps35.xml><?xml version="1.0" encoding="utf-8"?>
<ds:datastoreItem xmlns:ds="http://schemas.openxmlformats.org/officeDocument/2006/customXml" ds:itemID="{60B04B33-A79F-2447-814B-C52B011F36AF}">
  <ds:schemaRefs>
    <ds:schemaRef ds:uri="http://schemas.openxmlformats.org/officeDocument/2006/bibliography"/>
  </ds:schemaRefs>
</ds:datastoreItem>
</file>

<file path=customXml/itemProps36.xml><?xml version="1.0" encoding="utf-8"?>
<ds:datastoreItem xmlns:ds="http://schemas.openxmlformats.org/officeDocument/2006/customXml" ds:itemID="{8EF9988A-F68B-4B4D-A300-40DEC0AA1193}">
  <ds:schemaRefs>
    <ds:schemaRef ds:uri="http://schemas.openxmlformats.org/officeDocument/2006/bibliography"/>
  </ds:schemaRefs>
</ds:datastoreItem>
</file>

<file path=customXml/itemProps37.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38.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39.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customXml/itemProps4.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40.xml><?xml version="1.0" encoding="utf-8"?>
<ds:datastoreItem xmlns:ds="http://schemas.openxmlformats.org/officeDocument/2006/customXml" ds:itemID="{BE7D7DE4-2ADC-D547-ABBD-5BAC5EC7FCD9}">
  <ds:schemaRefs>
    <ds:schemaRef ds:uri="http://schemas.openxmlformats.org/officeDocument/2006/bibliography"/>
  </ds:schemaRefs>
</ds:datastoreItem>
</file>

<file path=customXml/itemProps41.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42.xml><?xml version="1.0" encoding="utf-8"?>
<ds:datastoreItem xmlns:ds="http://schemas.openxmlformats.org/officeDocument/2006/customXml" ds:itemID="{389D4C61-B606-4594-AE6C-62B506923A8A}">
  <ds:schemaRefs>
    <ds:schemaRef ds:uri="http://schemas.openxmlformats.org/officeDocument/2006/bibliography"/>
  </ds:schemaRefs>
</ds:datastoreItem>
</file>

<file path=customXml/itemProps43.xml><?xml version="1.0" encoding="utf-8"?>
<ds:datastoreItem xmlns:ds="http://schemas.openxmlformats.org/officeDocument/2006/customXml" ds:itemID="{A2A57410-566A-4BF2-BF3B-88A0EC6FD4D3}">
  <ds:schemaRefs>
    <ds:schemaRef ds:uri="http://schemas.openxmlformats.org/officeDocument/2006/bibliography"/>
  </ds:schemaRefs>
</ds:datastoreItem>
</file>

<file path=customXml/itemProps44.xml><?xml version="1.0" encoding="utf-8"?>
<ds:datastoreItem xmlns:ds="http://schemas.openxmlformats.org/officeDocument/2006/customXml" ds:itemID="{021F9DD4-3AA6-4EA3-BC3C-60656325B9A9}">
  <ds:schemaRefs>
    <ds:schemaRef ds:uri="http://schemas.openxmlformats.org/officeDocument/2006/bibliography"/>
  </ds:schemaRefs>
</ds:datastoreItem>
</file>

<file path=customXml/itemProps45.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46.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47.xml><?xml version="1.0" encoding="utf-8"?>
<ds:datastoreItem xmlns:ds="http://schemas.openxmlformats.org/officeDocument/2006/customXml" ds:itemID="{28B4C9E1-314C-3C40-8A1D-36BC3493F04A}">
  <ds:schemaRefs>
    <ds:schemaRef ds:uri="http://schemas.openxmlformats.org/officeDocument/2006/bibliography"/>
  </ds:schemaRefs>
</ds:datastoreItem>
</file>

<file path=customXml/itemProps48.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49.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5.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50.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51.xml><?xml version="1.0" encoding="utf-8"?>
<ds:datastoreItem xmlns:ds="http://schemas.openxmlformats.org/officeDocument/2006/customXml" ds:itemID="{BB3D6F7B-4E97-4C8C-AC59-49FDD04C2E69}">
  <ds:schemaRefs>
    <ds:schemaRef ds:uri="http://schemas.openxmlformats.org/officeDocument/2006/bibliography"/>
  </ds:schemaRefs>
</ds:datastoreItem>
</file>

<file path=customXml/itemProps52.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53.xml><?xml version="1.0" encoding="utf-8"?>
<ds:datastoreItem xmlns:ds="http://schemas.openxmlformats.org/officeDocument/2006/customXml" ds:itemID="{31E0A396-0DA4-430B-B5A6-6965704C00DE}">
  <ds:schemaRefs>
    <ds:schemaRef ds:uri="http://schemas.openxmlformats.org/officeDocument/2006/bibliography"/>
  </ds:schemaRefs>
</ds:datastoreItem>
</file>

<file path=customXml/itemProps54.xml><?xml version="1.0" encoding="utf-8"?>
<ds:datastoreItem xmlns:ds="http://schemas.openxmlformats.org/officeDocument/2006/customXml" ds:itemID="{BC808321-2E93-44EA-B7D5-AF93060AD348}">
  <ds:schemaRefs>
    <ds:schemaRef ds:uri="http://schemas.openxmlformats.org/officeDocument/2006/bibliography"/>
  </ds:schemaRefs>
</ds:datastoreItem>
</file>

<file path=customXml/itemProps55.xml><?xml version="1.0" encoding="utf-8"?>
<ds:datastoreItem xmlns:ds="http://schemas.openxmlformats.org/officeDocument/2006/customXml" ds:itemID="{2F9F4FA8-43F3-4B4A-88BC-ABAD0F352D7F}">
  <ds:schemaRefs>
    <ds:schemaRef ds:uri="http://schemas.openxmlformats.org/officeDocument/2006/bibliography"/>
  </ds:schemaRefs>
</ds:datastoreItem>
</file>

<file path=customXml/itemProps56.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57.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58.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59.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6.xml><?xml version="1.0" encoding="utf-8"?>
<ds:datastoreItem xmlns:ds="http://schemas.openxmlformats.org/officeDocument/2006/customXml" ds:itemID="{A7FB6EB3-D8F2-1D49-845C-649009287936}">
  <ds:schemaRefs>
    <ds:schemaRef ds:uri="http://schemas.openxmlformats.org/officeDocument/2006/bibliography"/>
  </ds:schemaRefs>
</ds:datastoreItem>
</file>

<file path=customXml/itemProps60.xml><?xml version="1.0" encoding="utf-8"?>
<ds:datastoreItem xmlns:ds="http://schemas.openxmlformats.org/officeDocument/2006/customXml" ds:itemID="{07B3F211-3607-4793-90CE-68EAF8098A12}">
  <ds:schemaRefs>
    <ds:schemaRef ds:uri="http://schemas.openxmlformats.org/officeDocument/2006/bibliography"/>
  </ds:schemaRefs>
</ds:datastoreItem>
</file>

<file path=customXml/itemProps61.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62.xml><?xml version="1.0" encoding="utf-8"?>
<ds:datastoreItem xmlns:ds="http://schemas.openxmlformats.org/officeDocument/2006/customXml" ds:itemID="{99D835C9-BCBB-324B-9A3A-0B146693C24D}">
  <ds:schemaRefs>
    <ds:schemaRef ds:uri="http://schemas.openxmlformats.org/officeDocument/2006/bibliography"/>
  </ds:schemaRefs>
</ds:datastoreItem>
</file>

<file path=customXml/itemProps63.xml><?xml version="1.0" encoding="utf-8"?>
<ds:datastoreItem xmlns:ds="http://schemas.openxmlformats.org/officeDocument/2006/customXml" ds:itemID="{1CB737FE-9C69-7B40-A5E1-D95C9BCE4A3E}">
  <ds:schemaRefs>
    <ds:schemaRef ds:uri="http://schemas.openxmlformats.org/officeDocument/2006/bibliography"/>
  </ds:schemaRefs>
</ds:datastoreItem>
</file>

<file path=customXml/itemProps64.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65.xml><?xml version="1.0" encoding="utf-8"?>
<ds:datastoreItem xmlns:ds="http://schemas.openxmlformats.org/officeDocument/2006/customXml" ds:itemID="{B0F83E88-0B98-4DA1-83B8-2D9A4D81E7C8}">
  <ds:schemaRefs>
    <ds:schemaRef ds:uri="http://schemas.openxmlformats.org/officeDocument/2006/bibliography"/>
  </ds:schemaRefs>
</ds:datastoreItem>
</file>

<file path=customXml/itemProps66.xml><?xml version="1.0" encoding="utf-8"?>
<ds:datastoreItem xmlns:ds="http://schemas.openxmlformats.org/officeDocument/2006/customXml" ds:itemID="{7FD7668B-35EE-437C-9758-32E777F0A1B1}">
  <ds:schemaRefs>
    <ds:schemaRef ds:uri="http://schemas.openxmlformats.org/officeDocument/2006/bibliography"/>
  </ds:schemaRefs>
</ds:datastoreItem>
</file>

<file path=customXml/itemProps67.xml><?xml version="1.0" encoding="utf-8"?>
<ds:datastoreItem xmlns:ds="http://schemas.openxmlformats.org/officeDocument/2006/customXml" ds:itemID="{5A2820D8-DE6C-4A53-9C0C-C167FAB6E838}">
  <ds:schemaRefs>
    <ds:schemaRef ds:uri="http://schemas.openxmlformats.org/officeDocument/2006/bibliography"/>
  </ds:schemaRefs>
</ds:datastoreItem>
</file>

<file path=customXml/itemProps68.xml><?xml version="1.0" encoding="utf-8"?>
<ds:datastoreItem xmlns:ds="http://schemas.openxmlformats.org/officeDocument/2006/customXml" ds:itemID="{DF23355F-7579-6E49-9081-01BAF279F0EC}">
  <ds:schemaRefs>
    <ds:schemaRef ds:uri="http://schemas.openxmlformats.org/officeDocument/2006/bibliography"/>
  </ds:schemaRefs>
</ds:datastoreItem>
</file>

<file path=customXml/itemProps69.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7.xml><?xml version="1.0" encoding="utf-8"?>
<ds:datastoreItem xmlns:ds="http://schemas.openxmlformats.org/officeDocument/2006/customXml" ds:itemID="{21310710-31D6-4A3D-B5DF-8A96EB6B6418}">
  <ds:schemaRefs>
    <ds:schemaRef ds:uri="http://schemas.openxmlformats.org/officeDocument/2006/bibliography"/>
  </ds:schemaRefs>
</ds:datastoreItem>
</file>

<file path=customXml/itemProps70.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71.xml><?xml version="1.0" encoding="utf-8"?>
<ds:datastoreItem xmlns:ds="http://schemas.openxmlformats.org/officeDocument/2006/customXml" ds:itemID="{9524F852-AA4D-4412-82DF-4AC2CF1752FA}">
  <ds:schemaRefs>
    <ds:schemaRef ds:uri="http://schemas.openxmlformats.org/officeDocument/2006/bibliography"/>
  </ds:schemaRefs>
</ds:datastoreItem>
</file>

<file path=customXml/itemProps72.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73.xml><?xml version="1.0" encoding="utf-8"?>
<ds:datastoreItem xmlns:ds="http://schemas.openxmlformats.org/officeDocument/2006/customXml" ds:itemID="{94F4BFE3-4DD4-4E12-9628-D8A5CF726B15}">
  <ds:schemaRefs>
    <ds:schemaRef ds:uri="http://schemas.openxmlformats.org/officeDocument/2006/bibliography"/>
  </ds:schemaRefs>
</ds:datastoreItem>
</file>

<file path=customXml/itemProps74.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75.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76.xml><?xml version="1.0" encoding="utf-8"?>
<ds:datastoreItem xmlns:ds="http://schemas.openxmlformats.org/officeDocument/2006/customXml" ds:itemID="{28028FFE-85BE-C046-8BBF-D6486E20C6E9}">
  <ds:schemaRefs>
    <ds:schemaRef ds:uri="http://schemas.openxmlformats.org/officeDocument/2006/bibliography"/>
  </ds:schemaRefs>
</ds:datastoreItem>
</file>

<file path=customXml/itemProps77.xml><?xml version="1.0" encoding="utf-8"?>
<ds:datastoreItem xmlns:ds="http://schemas.openxmlformats.org/officeDocument/2006/customXml" ds:itemID="{FA254451-0AE0-B24C-B4E9-D0B96406612F}">
  <ds:schemaRefs>
    <ds:schemaRef ds:uri="http://schemas.openxmlformats.org/officeDocument/2006/bibliography"/>
  </ds:schemaRefs>
</ds:datastoreItem>
</file>

<file path=customXml/itemProps78.xml><?xml version="1.0" encoding="utf-8"?>
<ds:datastoreItem xmlns:ds="http://schemas.openxmlformats.org/officeDocument/2006/customXml" ds:itemID="{378E57DC-0BC8-4DBD-845C-9EF8EF1A64F4}">
  <ds:schemaRefs>
    <ds:schemaRef ds:uri="http://schemas.openxmlformats.org/officeDocument/2006/bibliography"/>
  </ds:schemaRefs>
</ds:datastoreItem>
</file>

<file path=customXml/itemProps79.xml><?xml version="1.0" encoding="utf-8"?>
<ds:datastoreItem xmlns:ds="http://schemas.openxmlformats.org/officeDocument/2006/customXml" ds:itemID="{8E7F10F4-CA6C-4AC4-AA62-952944345CBD}">
  <ds:schemaRefs>
    <ds:schemaRef ds:uri="http://schemas.openxmlformats.org/officeDocument/2006/bibliography"/>
  </ds:schemaRefs>
</ds:datastoreItem>
</file>

<file path=customXml/itemProps8.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80.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81.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82.xml><?xml version="1.0" encoding="utf-8"?>
<ds:datastoreItem xmlns:ds="http://schemas.openxmlformats.org/officeDocument/2006/customXml" ds:itemID="{2A5090E0-EB5B-4A3B-ABC5-4E3F4EA4C4B8}">
  <ds:schemaRefs>
    <ds:schemaRef ds:uri="http://schemas.openxmlformats.org/officeDocument/2006/bibliography"/>
  </ds:schemaRefs>
</ds:datastoreItem>
</file>

<file path=customXml/itemProps83.xml><?xml version="1.0" encoding="utf-8"?>
<ds:datastoreItem xmlns:ds="http://schemas.openxmlformats.org/officeDocument/2006/customXml" ds:itemID="{DC6488A1-FE94-C046-8C43-9F37B91D079A}">
  <ds:schemaRefs>
    <ds:schemaRef ds:uri="http://schemas.openxmlformats.org/officeDocument/2006/bibliography"/>
  </ds:schemaRefs>
</ds:datastoreItem>
</file>

<file path=customXml/itemProps84.xml><?xml version="1.0" encoding="utf-8"?>
<ds:datastoreItem xmlns:ds="http://schemas.openxmlformats.org/officeDocument/2006/customXml" ds:itemID="{191B96B5-86FB-41BA-AFBF-6FEE8B9B7426}">
  <ds:schemaRefs>
    <ds:schemaRef ds:uri="http://schemas.openxmlformats.org/officeDocument/2006/bibliography"/>
  </ds:schemaRefs>
</ds:datastoreItem>
</file>

<file path=customXml/itemProps85.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86.xml><?xml version="1.0" encoding="utf-8"?>
<ds:datastoreItem xmlns:ds="http://schemas.openxmlformats.org/officeDocument/2006/customXml" ds:itemID="{2359E32F-E47F-3A4F-9410-C65261E75B65}">
  <ds:schemaRefs>
    <ds:schemaRef ds:uri="http://schemas.openxmlformats.org/officeDocument/2006/bibliography"/>
  </ds:schemaRefs>
</ds:datastoreItem>
</file>

<file path=customXml/itemProps87.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88.xml><?xml version="1.0" encoding="utf-8"?>
<ds:datastoreItem xmlns:ds="http://schemas.openxmlformats.org/officeDocument/2006/customXml" ds:itemID="{6BC6950D-2C98-F140-B292-4AE5B31A58AD}">
  <ds:schemaRefs>
    <ds:schemaRef ds:uri="http://schemas.openxmlformats.org/officeDocument/2006/bibliography"/>
  </ds:schemaRefs>
</ds:datastoreItem>
</file>

<file path=customXml/itemProps89.xml><?xml version="1.0" encoding="utf-8"?>
<ds:datastoreItem xmlns:ds="http://schemas.openxmlformats.org/officeDocument/2006/customXml" ds:itemID="{8BB8158F-1B33-4C26-8FB1-6DC2822047E2}">
  <ds:schemaRefs>
    <ds:schemaRef ds:uri="http://schemas.openxmlformats.org/officeDocument/2006/bibliography"/>
  </ds:schemaRefs>
</ds:datastoreItem>
</file>

<file path=customXml/itemProps9.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90.xml><?xml version="1.0" encoding="utf-8"?>
<ds:datastoreItem xmlns:ds="http://schemas.openxmlformats.org/officeDocument/2006/customXml" ds:itemID="{9548243A-490A-48A1-A71C-FE53DE395659}">
  <ds:schemaRefs>
    <ds:schemaRef ds:uri="http://schemas.openxmlformats.org/officeDocument/2006/bibliography"/>
  </ds:schemaRefs>
</ds:datastoreItem>
</file>

<file path=customXml/itemProps91.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92.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93.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94.xml><?xml version="1.0" encoding="utf-8"?>
<ds:datastoreItem xmlns:ds="http://schemas.openxmlformats.org/officeDocument/2006/customXml" ds:itemID="{92E7D2B3-6AD8-C948-9B77-48F6C4FD8F44}">
  <ds:schemaRefs>
    <ds:schemaRef ds:uri="http://schemas.openxmlformats.org/officeDocument/2006/bibliography"/>
  </ds:schemaRefs>
</ds:datastoreItem>
</file>

<file path=customXml/itemProps95.xml><?xml version="1.0" encoding="utf-8"?>
<ds:datastoreItem xmlns:ds="http://schemas.openxmlformats.org/officeDocument/2006/customXml" ds:itemID="{73C1BD38-8CFB-4503-AA5D-FF9928779F83}">
  <ds:schemaRefs>
    <ds:schemaRef ds:uri="http://schemas.openxmlformats.org/officeDocument/2006/bibliography"/>
  </ds:schemaRefs>
</ds:datastoreItem>
</file>

<file path=customXml/itemProps96.xml><?xml version="1.0" encoding="utf-8"?>
<ds:datastoreItem xmlns:ds="http://schemas.openxmlformats.org/officeDocument/2006/customXml" ds:itemID="{A2547493-568C-6B44-8DE3-3409688C9E16}">
  <ds:schemaRefs>
    <ds:schemaRef ds:uri="http://schemas.openxmlformats.org/officeDocument/2006/bibliography"/>
  </ds:schemaRefs>
</ds:datastoreItem>
</file>

<file path=customXml/itemProps97.xml><?xml version="1.0" encoding="utf-8"?>
<ds:datastoreItem xmlns:ds="http://schemas.openxmlformats.org/officeDocument/2006/customXml" ds:itemID="{5CEF70D1-44B1-6E41-B9ED-DF800441B1DD}">
  <ds:schemaRefs>
    <ds:schemaRef ds:uri="http://schemas.openxmlformats.org/officeDocument/2006/bibliography"/>
  </ds:schemaRefs>
</ds:datastoreItem>
</file>

<file path=customXml/itemProps98.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99.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9981</TotalTime>
  <Pages>113</Pages>
  <Words>31539</Words>
  <Characters>179774</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37</cp:revision>
  <cp:lastPrinted>2016-06-23T21:45:00Z</cp:lastPrinted>
  <dcterms:created xsi:type="dcterms:W3CDTF">2016-06-08T19:14:00Z</dcterms:created>
  <dcterms:modified xsi:type="dcterms:W3CDTF">2016-07-01T23:39:00Z</dcterms:modified>
</cp:coreProperties>
</file>