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ED325" w14:textId="675A46C9" w:rsidR="009C0CD9" w:rsidRDefault="00CC258C" w:rsidP="00CC258C">
      <w:pPr>
        <w:pStyle w:val="Title"/>
      </w:pPr>
      <w:bookmarkStart w:id="0" w:name="_GoBack"/>
      <w:bookmarkEnd w:id="0"/>
      <w:r>
        <w:t>P</w:t>
      </w:r>
      <w:bookmarkStart w:id="1" w:name="_Ref445810772"/>
      <w:bookmarkEnd w:id="1"/>
      <w:r>
        <w:t xml:space="preserve">4 </w:t>
      </w:r>
      <w:r w:rsidR="00AC1B40">
        <w:t xml:space="preserve">v1.2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389216D4" w:rsidR="00D77F84" w:rsidRDefault="00C11BE9" w:rsidP="00D77F84">
      <w:del w:id="2" w:author="Mihai Budiu" w:date="2016-06-02T14:50:00Z">
        <w:r w:rsidDel="00C116C4">
          <w:delText xml:space="preserve">May </w:delText>
        </w:r>
      </w:del>
      <w:ins w:id="3" w:author="Mihai Budiu" w:date="2016-06-02T14:50:00Z">
        <w:r w:rsidR="00C116C4">
          <w:t>June  2</w:t>
        </w:r>
      </w:ins>
      <w:del w:id="4" w:author="Mihai Budiu [2]" w:date="2016-05-12T16:29:00Z">
        <w:r w:rsidDel="00BE1CAE">
          <w:delText>3</w:delText>
        </w:r>
      </w:del>
      <w:ins w:id="5" w:author="Mihai Budiu [2]" w:date="2016-05-12T16:29:00Z">
        <w:del w:id="6" w:author="Mihai Budiu" w:date="2016-06-02T14:50:00Z">
          <w:r w:rsidR="00BE1CAE" w:rsidDel="00C116C4">
            <w:delText>1</w:delText>
          </w:r>
          <w:r w:rsidR="000121E5" w:rsidDel="00C116C4">
            <w:delText>3</w:delText>
          </w:r>
        </w:del>
      </w:ins>
      <w:r w:rsidR="00C0076B">
        <w:t>,</w:t>
      </w:r>
      <w:r w:rsidR="00D77F84">
        <w:t xml:space="preserve"> 201</w:t>
      </w:r>
      <w:r w:rsidR="00AC1B40">
        <w:t>6</w:t>
      </w:r>
    </w:p>
    <w:p w14:paraId="7E56971B" w14:textId="77777777" w:rsidR="002A675A" w:rsidRDefault="002A675A" w:rsidP="002A675A">
      <w:pPr>
        <w:pStyle w:val="Heading1"/>
      </w:pPr>
      <w:bookmarkStart w:id="7" w:name="_Toc417920550"/>
      <w:bookmarkStart w:id="8" w:name="_Toc445799295"/>
      <w:bookmarkStart w:id="9" w:name="_Ref446166284"/>
      <w:bookmarkStart w:id="10" w:name="_Toc447898965"/>
      <w:bookmarkStart w:id="11" w:name="_Toc452642373"/>
      <w:r>
        <w:t>Abstract</w:t>
      </w:r>
      <w:bookmarkEnd w:id="7"/>
      <w:bookmarkEnd w:id="8"/>
      <w:bookmarkEnd w:id="9"/>
      <w:bookmarkEnd w:id="10"/>
      <w:bookmarkEnd w:id="11"/>
    </w:p>
    <w:p w14:paraId="52A6707D" w14:textId="223659D7" w:rsidR="000747D3" w:rsidRDefault="002A675A" w:rsidP="00D77F84">
      <w:r>
        <w:t xml:space="preserve">P4 is a language for programming the data plane of network </w:t>
      </w:r>
      <w:r w:rsidR="008731EC">
        <w:t>devices</w:t>
      </w:r>
      <w:r>
        <w:t xml:space="preserve">. </w:t>
      </w:r>
      <w:r w:rsidR="00980F3D">
        <w:t xml:space="preserve">This document provides a precise definition of the P4 language.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2" w:name="_Toc445799296"/>
      <w:bookmarkStart w:id="13" w:name="_Toc447898966"/>
      <w:bookmarkStart w:id="14" w:name="_Toc452642374"/>
      <w:r w:rsidRPr="00AC34F6">
        <w:rPr>
          <w:rStyle w:val="Heading1Char"/>
        </w:rPr>
        <w:t>Table of Contents</w:t>
      </w:r>
      <w:bookmarkEnd w:id="12"/>
      <w:bookmarkEnd w:id="13"/>
      <w:bookmarkEnd w:id="14"/>
    </w:p>
    <w:p w14:paraId="640A0E30" w14:textId="75A4F550" w:rsidR="00C116C4" w:rsidRDefault="000005A1">
      <w:pPr>
        <w:pStyle w:val="TOC1"/>
        <w:rPr>
          <w:ins w:id="15" w:author="Mihai Budiu" w:date="2016-06-02T14:50: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6" w:author="Mihai Budiu" w:date="2016-06-02T14:50:00Z">
        <w:r w:rsidR="00C116C4" w:rsidRPr="00250F44">
          <w:rPr>
            <w:rStyle w:val="Hyperlink"/>
            <w:noProof/>
          </w:rPr>
          <w:fldChar w:fldCharType="begin"/>
        </w:r>
        <w:r w:rsidR="00C116C4" w:rsidRPr="00250F44">
          <w:rPr>
            <w:rStyle w:val="Hyperlink"/>
            <w:noProof/>
          </w:rPr>
          <w:instrText xml:space="preserve"> </w:instrText>
        </w:r>
        <w:r w:rsidR="00C116C4">
          <w:rPr>
            <w:noProof/>
          </w:rPr>
          <w:instrText>HYPERLINK \l "_Toc452642373"</w:instrText>
        </w:r>
        <w:r w:rsidR="00C116C4" w:rsidRPr="00250F44">
          <w:rPr>
            <w:rStyle w:val="Hyperlink"/>
            <w:noProof/>
          </w:rPr>
          <w:instrText xml:space="preserve"> </w:instrText>
        </w:r>
        <w:r w:rsidR="00C116C4" w:rsidRPr="00250F44">
          <w:rPr>
            <w:rStyle w:val="Hyperlink"/>
            <w:noProof/>
          </w:rPr>
          <w:fldChar w:fldCharType="separate"/>
        </w:r>
        <w:r w:rsidR="00C116C4" w:rsidRPr="00250F44">
          <w:rPr>
            <w:rStyle w:val="Hyperlink"/>
            <w:noProof/>
          </w:rPr>
          <w:t>1</w:t>
        </w:r>
        <w:r w:rsidR="00C116C4">
          <w:rPr>
            <w:rFonts w:asciiTheme="minorHAnsi" w:eastAsiaTheme="minorEastAsia" w:hAnsiTheme="minorHAnsi" w:cstheme="minorBidi"/>
            <w:noProof/>
            <w:sz w:val="22"/>
            <w:szCs w:val="22"/>
          </w:rPr>
          <w:tab/>
        </w:r>
        <w:r w:rsidR="00C116C4" w:rsidRPr="00250F44">
          <w:rPr>
            <w:rStyle w:val="Hyperlink"/>
            <w:noProof/>
          </w:rPr>
          <w:t>Abstract</w:t>
        </w:r>
        <w:r w:rsidR="00C116C4">
          <w:rPr>
            <w:noProof/>
            <w:webHidden/>
          </w:rPr>
          <w:tab/>
        </w:r>
        <w:r w:rsidR="00C116C4">
          <w:rPr>
            <w:noProof/>
            <w:webHidden/>
          </w:rPr>
          <w:fldChar w:fldCharType="begin"/>
        </w:r>
        <w:r w:rsidR="00C116C4">
          <w:rPr>
            <w:noProof/>
            <w:webHidden/>
          </w:rPr>
          <w:instrText xml:space="preserve"> PAGEREF _Toc452642373 \h </w:instrText>
        </w:r>
      </w:ins>
      <w:r w:rsidR="00C116C4">
        <w:rPr>
          <w:noProof/>
          <w:webHidden/>
        </w:rPr>
      </w:r>
      <w:r w:rsidR="00C116C4">
        <w:rPr>
          <w:noProof/>
          <w:webHidden/>
        </w:rPr>
        <w:fldChar w:fldCharType="separate"/>
      </w:r>
      <w:ins w:id="17" w:author="Mihai Budiu" w:date="2016-06-02T15:32:00Z">
        <w:r w:rsidR="00B115C1">
          <w:rPr>
            <w:noProof/>
            <w:webHidden/>
          </w:rPr>
          <w:t>1</w:t>
        </w:r>
      </w:ins>
      <w:ins w:id="18" w:author="Mihai Budiu" w:date="2016-06-02T14:50:00Z">
        <w:r w:rsidR="00C116C4">
          <w:rPr>
            <w:noProof/>
            <w:webHidden/>
          </w:rPr>
          <w:fldChar w:fldCharType="end"/>
        </w:r>
        <w:r w:rsidR="00C116C4" w:rsidRPr="00250F44">
          <w:rPr>
            <w:rStyle w:val="Hyperlink"/>
            <w:noProof/>
          </w:rPr>
          <w:fldChar w:fldCharType="end"/>
        </w:r>
      </w:ins>
    </w:p>
    <w:p w14:paraId="70CF22B3" w14:textId="2F294737" w:rsidR="00C116C4" w:rsidRDefault="00C116C4">
      <w:pPr>
        <w:pStyle w:val="TOC1"/>
        <w:rPr>
          <w:ins w:id="19" w:author="Mihai Budiu" w:date="2016-06-02T14:50:00Z"/>
          <w:rFonts w:asciiTheme="minorHAnsi" w:eastAsiaTheme="minorEastAsia" w:hAnsiTheme="minorHAnsi" w:cstheme="minorBidi"/>
          <w:noProof/>
          <w:sz w:val="22"/>
          <w:szCs w:val="22"/>
        </w:rPr>
      </w:pPr>
      <w:ins w:id="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"_Toc452642374"</w:instrText>
        </w:r>
        <w:r w:rsidRPr="00250F44">
          <w:rPr>
            <w:rStyle w:val="Hyperlink"/>
            <w:noProof/>
          </w:rPr>
          <w:instrText xml:space="preserve"> </w:instrText>
        </w:r>
        <w:r w:rsidRPr="00250F44">
          <w:rPr>
            <w:rStyle w:val="Hyperlink"/>
            <w:noProof/>
          </w:rPr>
          <w:fldChar w:fldCharType="separate"/>
        </w:r>
        <w:r w:rsidRPr="00250F44">
          <w:rPr>
            <w:rStyle w:val="Hyperlink"/>
            <w:noProof/>
          </w:rPr>
          <w:t>Table of Contents</w:t>
        </w:r>
        <w:r>
          <w:rPr>
            <w:noProof/>
            <w:webHidden/>
          </w:rPr>
          <w:tab/>
        </w:r>
        <w:r>
          <w:rPr>
            <w:noProof/>
            <w:webHidden/>
          </w:rPr>
          <w:fldChar w:fldCharType="begin"/>
        </w:r>
        <w:r>
          <w:rPr>
            <w:noProof/>
            <w:webHidden/>
          </w:rPr>
          <w:instrText xml:space="preserve"> PAGEREF _Toc452642374 \h </w:instrText>
        </w:r>
      </w:ins>
      <w:r>
        <w:rPr>
          <w:noProof/>
          <w:webHidden/>
        </w:rPr>
      </w:r>
      <w:r>
        <w:rPr>
          <w:noProof/>
          <w:webHidden/>
        </w:rPr>
        <w:fldChar w:fldCharType="separate"/>
      </w:r>
      <w:ins w:id="21" w:author="Mihai Budiu" w:date="2016-06-02T15:32:00Z">
        <w:r w:rsidR="00B115C1">
          <w:rPr>
            <w:noProof/>
            <w:webHidden/>
          </w:rPr>
          <w:t>1</w:t>
        </w:r>
      </w:ins>
      <w:ins w:id="22" w:author="Mihai Budiu" w:date="2016-06-02T14:50:00Z">
        <w:r>
          <w:rPr>
            <w:noProof/>
            <w:webHidden/>
          </w:rPr>
          <w:fldChar w:fldCharType="end"/>
        </w:r>
        <w:r w:rsidRPr="00250F44">
          <w:rPr>
            <w:rStyle w:val="Hyperlink"/>
            <w:noProof/>
          </w:rPr>
          <w:fldChar w:fldCharType="end"/>
        </w:r>
      </w:ins>
    </w:p>
    <w:p w14:paraId="55731002" w14:textId="2CF5C776" w:rsidR="00C116C4" w:rsidRDefault="00C116C4">
      <w:pPr>
        <w:pStyle w:val="TOC1"/>
        <w:rPr>
          <w:ins w:id="23" w:author="Mihai Budiu" w:date="2016-06-02T14:50:00Z"/>
          <w:rFonts w:asciiTheme="minorHAnsi" w:eastAsiaTheme="minorEastAsia" w:hAnsiTheme="minorHAnsi" w:cstheme="minorBidi"/>
          <w:noProof/>
          <w:sz w:val="22"/>
          <w:szCs w:val="22"/>
        </w:rPr>
      </w:pPr>
      <w:ins w:id="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"_Toc452642375"</w:instrText>
        </w:r>
        <w:r w:rsidRPr="00250F44">
          <w:rPr>
            <w:rStyle w:val="Hyperlink"/>
            <w:noProof/>
          </w:rPr>
          <w:instrText xml:space="preserve"> </w:instrText>
        </w:r>
        <w:r w:rsidRPr="00250F44">
          <w:rPr>
            <w:rStyle w:val="Hyperlink"/>
            <w:noProof/>
          </w:rPr>
          <w:fldChar w:fldCharType="separate"/>
        </w:r>
        <w:r w:rsidRPr="00250F44">
          <w:rPr>
            <w:rStyle w:val="Hyperlink"/>
            <w:noProof/>
          </w:rPr>
          <w:t>2</w:t>
        </w:r>
        <w:r>
          <w:rPr>
            <w:rFonts w:asciiTheme="minorHAnsi" w:eastAsiaTheme="minorEastAsia" w:hAnsiTheme="minorHAnsi" w:cstheme="minorBidi"/>
            <w:noProof/>
            <w:sz w:val="22"/>
            <w:szCs w:val="22"/>
          </w:rPr>
          <w:tab/>
        </w:r>
        <w:r w:rsidRPr="00250F44">
          <w:rPr>
            <w:rStyle w:val="Hyperlink"/>
            <w:noProof/>
          </w:rPr>
          <w:t>Scope</w:t>
        </w:r>
        <w:r>
          <w:rPr>
            <w:noProof/>
            <w:webHidden/>
          </w:rPr>
          <w:tab/>
        </w:r>
        <w:r>
          <w:rPr>
            <w:noProof/>
            <w:webHidden/>
          </w:rPr>
          <w:fldChar w:fldCharType="begin"/>
        </w:r>
        <w:r>
          <w:rPr>
            <w:noProof/>
            <w:webHidden/>
          </w:rPr>
          <w:instrText xml:space="preserve"> PAGEREF _Toc452642375 \h </w:instrText>
        </w:r>
      </w:ins>
      <w:r>
        <w:rPr>
          <w:noProof/>
          <w:webHidden/>
        </w:rPr>
      </w:r>
      <w:r>
        <w:rPr>
          <w:noProof/>
          <w:webHidden/>
        </w:rPr>
        <w:fldChar w:fldCharType="separate"/>
      </w:r>
      <w:ins w:id="25" w:author="Mihai Budiu" w:date="2016-06-02T15:32:00Z">
        <w:r w:rsidR="00B115C1">
          <w:rPr>
            <w:noProof/>
            <w:webHidden/>
          </w:rPr>
          <w:t>10</w:t>
        </w:r>
      </w:ins>
      <w:ins w:id="26" w:author="Mihai Budiu" w:date="2016-06-02T14:50:00Z">
        <w:r>
          <w:rPr>
            <w:noProof/>
            <w:webHidden/>
          </w:rPr>
          <w:fldChar w:fldCharType="end"/>
        </w:r>
        <w:r w:rsidRPr="00250F44">
          <w:rPr>
            <w:rStyle w:val="Hyperlink"/>
            <w:noProof/>
          </w:rPr>
          <w:fldChar w:fldCharType="end"/>
        </w:r>
      </w:ins>
    </w:p>
    <w:p w14:paraId="3A39F49E" w14:textId="40DBEA9A" w:rsidR="00C116C4" w:rsidRDefault="00C116C4">
      <w:pPr>
        <w:pStyle w:val="TOC1"/>
        <w:rPr>
          <w:ins w:id="27" w:author="Mihai Budiu" w:date="2016-06-02T14:50:00Z"/>
          <w:rFonts w:asciiTheme="minorHAnsi" w:eastAsiaTheme="minorEastAsia" w:hAnsiTheme="minorHAnsi" w:cstheme="minorBidi"/>
          <w:noProof/>
          <w:sz w:val="22"/>
          <w:szCs w:val="22"/>
        </w:rPr>
      </w:pPr>
      <w:ins w:id="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"_Toc452642376"</w:instrText>
        </w:r>
        <w:r w:rsidRPr="00250F44">
          <w:rPr>
            <w:rStyle w:val="Hyperlink"/>
            <w:noProof/>
          </w:rPr>
          <w:instrText xml:space="preserve"> </w:instrText>
        </w:r>
        <w:r w:rsidRPr="00250F44">
          <w:rPr>
            <w:rStyle w:val="Hyperlink"/>
            <w:noProof/>
          </w:rPr>
          <w:fldChar w:fldCharType="separate"/>
        </w:r>
        <w:r w:rsidRPr="00250F44">
          <w:rPr>
            <w:rStyle w:val="Hyperlink"/>
            <w:noProof/>
          </w:rPr>
          <w:t>3</w:t>
        </w:r>
        <w:r>
          <w:rPr>
            <w:rFonts w:asciiTheme="minorHAnsi" w:eastAsiaTheme="minorEastAsia" w:hAnsiTheme="minorHAnsi" w:cstheme="minorBidi"/>
            <w:noProof/>
            <w:sz w:val="22"/>
            <w:szCs w:val="22"/>
          </w:rPr>
          <w:tab/>
        </w:r>
        <w:r w:rsidRPr="00250F44">
          <w:rPr>
            <w:rStyle w:val="Hyperlink"/>
            <w:noProof/>
          </w:rPr>
          <w:t>Normative References</w:t>
        </w:r>
        <w:r>
          <w:rPr>
            <w:noProof/>
            <w:webHidden/>
          </w:rPr>
          <w:tab/>
        </w:r>
        <w:r>
          <w:rPr>
            <w:noProof/>
            <w:webHidden/>
          </w:rPr>
          <w:fldChar w:fldCharType="begin"/>
        </w:r>
        <w:r>
          <w:rPr>
            <w:noProof/>
            <w:webHidden/>
          </w:rPr>
          <w:instrText xml:space="preserve"> PAGEREF _Toc452642376 \h </w:instrText>
        </w:r>
      </w:ins>
      <w:r>
        <w:rPr>
          <w:noProof/>
          <w:webHidden/>
        </w:rPr>
      </w:r>
      <w:r>
        <w:rPr>
          <w:noProof/>
          <w:webHidden/>
        </w:rPr>
        <w:fldChar w:fldCharType="separate"/>
      </w:r>
      <w:ins w:id="29" w:author="Mihai Budiu" w:date="2016-06-02T15:32:00Z">
        <w:r w:rsidR="00B115C1">
          <w:rPr>
            <w:noProof/>
            <w:webHidden/>
          </w:rPr>
          <w:t>10</w:t>
        </w:r>
      </w:ins>
      <w:ins w:id="30" w:author="Mihai Budiu" w:date="2016-06-02T14:50:00Z">
        <w:r>
          <w:rPr>
            <w:noProof/>
            <w:webHidden/>
          </w:rPr>
          <w:fldChar w:fldCharType="end"/>
        </w:r>
        <w:r w:rsidRPr="00250F44">
          <w:rPr>
            <w:rStyle w:val="Hyperlink"/>
            <w:noProof/>
          </w:rPr>
          <w:fldChar w:fldCharType="end"/>
        </w:r>
      </w:ins>
    </w:p>
    <w:p w14:paraId="5C6A2DB5" w14:textId="0A56B335" w:rsidR="00C116C4" w:rsidRDefault="00C116C4">
      <w:pPr>
        <w:pStyle w:val="TOC1"/>
        <w:rPr>
          <w:ins w:id="31" w:author="Mihai Budiu" w:date="2016-06-02T14:50:00Z"/>
          <w:rFonts w:asciiTheme="minorHAnsi" w:eastAsiaTheme="minorEastAsia" w:hAnsiTheme="minorHAnsi" w:cstheme="minorBidi"/>
          <w:noProof/>
          <w:sz w:val="22"/>
          <w:szCs w:val="22"/>
        </w:rPr>
      </w:pPr>
      <w:ins w:id="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"_Toc452642377"</w:instrText>
        </w:r>
        <w:r w:rsidRPr="00250F44">
          <w:rPr>
            <w:rStyle w:val="Hyperlink"/>
            <w:noProof/>
          </w:rPr>
          <w:instrText xml:space="preserve"> </w:instrText>
        </w:r>
        <w:r w:rsidRPr="00250F44">
          <w:rPr>
            <w:rStyle w:val="Hyperlink"/>
            <w:noProof/>
          </w:rPr>
          <w:fldChar w:fldCharType="separate"/>
        </w:r>
        <w:r w:rsidRPr="00250F44">
          <w:rPr>
            <w:rStyle w:val="Hyperlink"/>
            <w:noProof/>
          </w:rPr>
          <w:t>4</w:t>
        </w:r>
        <w:r>
          <w:rPr>
            <w:rFonts w:asciiTheme="minorHAnsi" w:eastAsiaTheme="minorEastAsia" w:hAnsiTheme="minorHAnsi" w:cstheme="minorBidi"/>
            <w:noProof/>
            <w:sz w:val="22"/>
            <w:szCs w:val="22"/>
          </w:rPr>
          <w:tab/>
        </w:r>
        <w:r w:rsidRPr="00250F44">
          <w:rPr>
            <w:rStyle w:val="Hyperlink"/>
            <w:noProof/>
          </w:rPr>
          <w:t>Terms, definitions and symbols</w:t>
        </w:r>
        <w:r>
          <w:rPr>
            <w:noProof/>
            <w:webHidden/>
          </w:rPr>
          <w:tab/>
        </w:r>
        <w:r>
          <w:rPr>
            <w:noProof/>
            <w:webHidden/>
          </w:rPr>
          <w:fldChar w:fldCharType="begin"/>
        </w:r>
        <w:r>
          <w:rPr>
            <w:noProof/>
            <w:webHidden/>
          </w:rPr>
          <w:instrText xml:space="preserve"> PAGEREF _Toc452642377 \h </w:instrText>
        </w:r>
      </w:ins>
      <w:r>
        <w:rPr>
          <w:noProof/>
          <w:webHidden/>
        </w:rPr>
      </w:r>
      <w:r>
        <w:rPr>
          <w:noProof/>
          <w:webHidden/>
        </w:rPr>
        <w:fldChar w:fldCharType="separate"/>
      </w:r>
      <w:ins w:id="33" w:author="Mihai Budiu" w:date="2016-06-02T15:32:00Z">
        <w:r w:rsidR="00B115C1">
          <w:rPr>
            <w:noProof/>
            <w:webHidden/>
          </w:rPr>
          <w:t>10</w:t>
        </w:r>
      </w:ins>
      <w:ins w:id="34" w:author="Mihai Budiu" w:date="2016-06-02T14:50:00Z">
        <w:r>
          <w:rPr>
            <w:noProof/>
            <w:webHidden/>
          </w:rPr>
          <w:fldChar w:fldCharType="end"/>
        </w:r>
        <w:r w:rsidRPr="00250F44">
          <w:rPr>
            <w:rStyle w:val="Hyperlink"/>
            <w:noProof/>
          </w:rPr>
          <w:fldChar w:fldCharType="end"/>
        </w:r>
      </w:ins>
    </w:p>
    <w:p w14:paraId="70687090" w14:textId="1C468B3E" w:rsidR="00C116C4" w:rsidRDefault="00C116C4">
      <w:pPr>
        <w:pStyle w:val="TOC1"/>
        <w:rPr>
          <w:ins w:id="35" w:author="Mihai Budiu" w:date="2016-06-02T14:50:00Z"/>
          <w:rFonts w:asciiTheme="minorHAnsi" w:eastAsiaTheme="minorEastAsia" w:hAnsiTheme="minorHAnsi" w:cstheme="minorBidi"/>
          <w:noProof/>
          <w:sz w:val="22"/>
          <w:szCs w:val="22"/>
        </w:rPr>
      </w:pPr>
      <w:ins w:id="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"_Toc452642378"</w:instrText>
        </w:r>
        <w:r w:rsidRPr="00250F44">
          <w:rPr>
            <w:rStyle w:val="Hyperlink"/>
            <w:noProof/>
          </w:rPr>
          <w:instrText xml:space="preserve"> </w:instrText>
        </w:r>
        <w:r w:rsidRPr="00250F44">
          <w:rPr>
            <w:rStyle w:val="Hyperlink"/>
            <w:noProof/>
          </w:rPr>
          <w:fldChar w:fldCharType="separate"/>
        </w:r>
        <w:r w:rsidRPr="00250F44">
          <w:rPr>
            <w:rStyle w:val="Hyperlink"/>
            <w:noProof/>
          </w:rPr>
          <w:t>5</w:t>
        </w:r>
        <w:r>
          <w:rPr>
            <w:rFonts w:asciiTheme="minorHAnsi" w:eastAsiaTheme="minorEastAsia" w:hAnsiTheme="minorHAnsi" w:cstheme="minorBidi"/>
            <w:noProof/>
            <w:sz w:val="22"/>
            <w:szCs w:val="22"/>
          </w:rPr>
          <w:tab/>
        </w:r>
        <w:r w:rsidRPr="00250F44">
          <w:rPr>
            <w:rStyle w:val="Hyperlink"/>
            <w:noProof/>
          </w:rPr>
          <w:t>Overview</w:t>
        </w:r>
        <w:r>
          <w:rPr>
            <w:noProof/>
            <w:webHidden/>
          </w:rPr>
          <w:tab/>
        </w:r>
        <w:r>
          <w:rPr>
            <w:noProof/>
            <w:webHidden/>
          </w:rPr>
          <w:fldChar w:fldCharType="begin"/>
        </w:r>
        <w:r>
          <w:rPr>
            <w:noProof/>
            <w:webHidden/>
          </w:rPr>
          <w:instrText xml:space="preserve"> PAGEREF _Toc452642378 \h </w:instrText>
        </w:r>
      </w:ins>
      <w:r>
        <w:rPr>
          <w:noProof/>
          <w:webHidden/>
        </w:rPr>
      </w:r>
      <w:r>
        <w:rPr>
          <w:noProof/>
          <w:webHidden/>
        </w:rPr>
        <w:fldChar w:fldCharType="separate"/>
      </w:r>
      <w:ins w:id="37" w:author="Mihai Budiu" w:date="2016-06-02T15:32:00Z">
        <w:r w:rsidR="00B115C1">
          <w:rPr>
            <w:noProof/>
            <w:webHidden/>
          </w:rPr>
          <w:t>11</w:t>
        </w:r>
      </w:ins>
      <w:ins w:id="38" w:author="Mihai Budiu" w:date="2016-06-02T14:50:00Z">
        <w:r>
          <w:rPr>
            <w:noProof/>
            <w:webHidden/>
          </w:rPr>
          <w:fldChar w:fldCharType="end"/>
        </w:r>
        <w:r w:rsidRPr="00250F44">
          <w:rPr>
            <w:rStyle w:val="Hyperlink"/>
            <w:noProof/>
          </w:rPr>
          <w:fldChar w:fldCharType="end"/>
        </w:r>
      </w:ins>
    </w:p>
    <w:p w14:paraId="71B32F28" w14:textId="6E1E847B" w:rsidR="00C116C4" w:rsidRDefault="00C116C4">
      <w:pPr>
        <w:pStyle w:val="TOC2"/>
        <w:tabs>
          <w:tab w:val="left" w:pos="960"/>
          <w:tab w:val="right" w:leader="dot" w:pos="8630"/>
        </w:tabs>
        <w:rPr>
          <w:ins w:id="39" w:author="Mihai Budiu" w:date="2016-06-02T14:50:00Z"/>
          <w:rFonts w:asciiTheme="minorHAnsi" w:eastAsiaTheme="minorEastAsia" w:hAnsiTheme="minorHAnsi" w:cstheme="minorBidi"/>
          <w:noProof/>
          <w:sz w:val="22"/>
          <w:szCs w:val="22"/>
        </w:rPr>
      </w:pPr>
      <w:ins w:id="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"_Toc452642379"</w:instrText>
        </w:r>
        <w:r w:rsidRPr="00250F44">
          <w:rPr>
            <w:rStyle w:val="Hyperlink"/>
            <w:noProof/>
          </w:rPr>
          <w:instrText xml:space="preserve"> </w:instrText>
        </w:r>
        <w:r w:rsidRPr="00250F44">
          <w:rPr>
            <w:rStyle w:val="Hyperlink"/>
            <w:noProof/>
          </w:rPr>
          <w:fldChar w:fldCharType="separate"/>
        </w:r>
        <w:r w:rsidRPr="00250F44">
          <w:rPr>
            <w:rStyle w:val="Hyperlink"/>
            <w:noProof/>
          </w:rPr>
          <w:t>5.1</w:t>
        </w:r>
        <w:r>
          <w:rPr>
            <w:rFonts w:asciiTheme="minorHAnsi" w:eastAsiaTheme="minorEastAsia" w:hAnsiTheme="minorHAnsi" w:cstheme="minorBidi"/>
            <w:noProof/>
            <w:sz w:val="22"/>
            <w:szCs w:val="22"/>
          </w:rPr>
          <w:tab/>
        </w:r>
        <w:r w:rsidRPr="00250F44">
          <w:rPr>
            <w:rStyle w:val="Hyperlink"/>
            <w:noProof/>
          </w:rPr>
          <w:t>Benefits of P4</w:t>
        </w:r>
        <w:r>
          <w:rPr>
            <w:noProof/>
            <w:webHidden/>
          </w:rPr>
          <w:tab/>
        </w:r>
        <w:r>
          <w:rPr>
            <w:noProof/>
            <w:webHidden/>
          </w:rPr>
          <w:fldChar w:fldCharType="begin"/>
        </w:r>
        <w:r>
          <w:rPr>
            <w:noProof/>
            <w:webHidden/>
          </w:rPr>
          <w:instrText xml:space="preserve"> PAGEREF _Toc452642379 \h </w:instrText>
        </w:r>
      </w:ins>
      <w:r>
        <w:rPr>
          <w:noProof/>
          <w:webHidden/>
        </w:rPr>
      </w:r>
      <w:r>
        <w:rPr>
          <w:noProof/>
          <w:webHidden/>
        </w:rPr>
        <w:fldChar w:fldCharType="separate"/>
      </w:r>
      <w:ins w:id="41" w:author="Mihai Budiu" w:date="2016-06-02T15:32:00Z">
        <w:r w:rsidR="00B115C1">
          <w:rPr>
            <w:noProof/>
            <w:webHidden/>
          </w:rPr>
          <w:t>14</w:t>
        </w:r>
      </w:ins>
      <w:ins w:id="42" w:author="Mihai Budiu" w:date="2016-06-02T14:50:00Z">
        <w:r>
          <w:rPr>
            <w:noProof/>
            <w:webHidden/>
          </w:rPr>
          <w:fldChar w:fldCharType="end"/>
        </w:r>
        <w:r w:rsidRPr="00250F44">
          <w:rPr>
            <w:rStyle w:val="Hyperlink"/>
            <w:noProof/>
          </w:rPr>
          <w:fldChar w:fldCharType="end"/>
        </w:r>
      </w:ins>
    </w:p>
    <w:p w14:paraId="022512A3" w14:textId="4A78A7FA" w:rsidR="00C116C4" w:rsidRDefault="00C116C4">
      <w:pPr>
        <w:pStyle w:val="TOC2"/>
        <w:tabs>
          <w:tab w:val="left" w:pos="960"/>
          <w:tab w:val="right" w:leader="dot" w:pos="8630"/>
        </w:tabs>
        <w:rPr>
          <w:ins w:id="43" w:author="Mihai Budiu" w:date="2016-06-02T14:50:00Z"/>
          <w:rFonts w:asciiTheme="minorHAnsi" w:eastAsiaTheme="minorEastAsia" w:hAnsiTheme="minorHAnsi" w:cstheme="minorBidi"/>
          <w:noProof/>
          <w:sz w:val="22"/>
          <w:szCs w:val="22"/>
        </w:rPr>
      </w:pPr>
      <w:ins w:id="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"_Toc452642380"</w:instrText>
        </w:r>
        <w:r w:rsidRPr="00250F44">
          <w:rPr>
            <w:rStyle w:val="Hyperlink"/>
            <w:noProof/>
          </w:rPr>
          <w:instrText xml:space="preserve"> </w:instrText>
        </w:r>
        <w:r w:rsidRPr="00250F44">
          <w:rPr>
            <w:rStyle w:val="Hyperlink"/>
            <w:noProof/>
          </w:rPr>
          <w:fldChar w:fldCharType="separate"/>
        </w:r>
        <w:r w:rsidRPr="00250F44">
          <w:rPr>
            <w:rStyle w:val="Hyperlink"/>
            <w:noProof/>
          </w:rPr>
          <w:t>5.2</w:t>
        </w:r>
        <w:r>
          <w:rPr>
            <w:rFonts w:asciiTheme="minorHAnsi" w:eastAsiaTheme="minorEastAsia" w:hAnsiTheme="minorHAnsi" w:cstheme="minorBidi"/>
            <w:noProof/>
            <w:sz w:val="22"/>
            <w:szCs w:val="22"/>
          </w:rPr>
          <w:tab/>
        </w:r>
        <w:r w:rsidRPr="00250F44">
          <w:rPr>
            <w:rStyle w:val="Hyperlink"/>
            <w:noProof/>
          </w:rPr>
          <w:t>P4 language evolution: comparison to versions v1.0/v1.1</w:t>
        </w:r>
        <w:r>
          <w:rPr>
            <w:noProof/>
            <w:webHidden/>
          </w:rPr>
          <w:tab/>
        </w:r>
        <w:r>
          <w:rPr>
            <w:noProof/>
            <w:webHidden/>
          </w:rPr>
          <w:fldChar w:fldCharType="begin"/>
        </w:r>
        <w:r>
          <w:rPr>
            <w:noProof/>
            <w:webHidden/>
          </w:rPr>
          <w:instrText xml:space="preserve"> PAGEREF _Toc452642380 \h </w:instrText>
        </w:r>
      </w:ins>
      <w:r>
        <w:rPr>
          <w:noProof/>
          <w:webHidden/>
        </w:rPr>
      </w:r>
      <w:r>
        <w:rPr>
          <w:noProof/>
          <w:webHidden/>
        </w:rPr>
        <w:fldChar w:fldCharType="separate"/>
      </w:r>
      <w:ins w:id="45" w:author="Mihai Budiu" w:date="2016-06-02T15:32:00Z">
        <w:r w:rsidR="00B115C1">
          <w:rPr>
            <w:noProof/>
            <w:webHidden/>
          </w:rPr>
          <w:t>14</w:t>
        </w:r>
      </w:ins>
      <w:ins w:id="46" w:author="Mihai Budiu" w:date="2016-06-02T14:50:00Z">
        <w:r>
          <w:rPr>
            <w:noProof/>
            <w:webHidden/>
          </w:rPr>
          <w:fldChar w:fldCharType="end"/>
        </w:r>
        <w:r w:rsidRPr="00250F44">
          <w:rPr>
            <w:rStyle w:val="Hyperlink"/>
            <w:noProof/>
          </w:rPr>
          <w:fldChar w:fldCharType="end"/>
        </w:r>
      </w:ins>
    </w:p>
    <w:p w14:paraId="6348A97D" w14:textId="370A0C87" w:rsidR="00C116C4" w:rsidRDefault="00C116C4">
      <w:pPr>
        <w:pStyle w:val="TOC1"/>
        <w:rPr>
          <w:ins w:id="47" w:author="Mihai Budiu" w:date="2016-06-02T14:50:00Z"/>
          <w:rFonts w:asciiTheme="minorHAnsi" w:eastAsiaTheme="minorEastAsia" w:hAnsiTheme="minorHAnsi" w:cstheme="minorBidi"/>
          <w:noProof/>
          <w:sz w:val="22"/>
          <w:szCs w:val="22"/>
        </w:rPr>
      </w:pPr>
      <w:ins w:id="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"_Toc452642381"</w:instrText>
        </w:r>
        <w:r w:rsidRPr="00250F44">
          <w:rPr>
            <w:rStyle w:val="Hyperlink"/>
            <w:noProof/>
          </w:rPr>
          <w:instrText xml:space="preserve"> </w:instrText>
        </w:r>
        <w:r w:rsidRPr="00250F44">
          <w:rPr>
            <w:rStyle w:val="Hyperlink"/>
            <w:noProof/>
          </w:rPr>
          <w:fldChar w:fldCharType="separate"/>
        </w:r>
        <w:r w:rsidRPr="00250F44">
          <w:rPr>
            <w:rStyle w:val="Hyperlink"/>
            <w:noProof/>
          </w:rPr>
          <w:t>6</w:t>
        </w:r>
        <w:r>
          <w:rPr>
            <w:rFonts w:asciiTheme="minorHAnsi" w:eastAsiaTheme="minorEastAsia" w:hAnsiTheme="minorHAnsi" w:cstheme="minorBidi"/>
            <w:noProof/>
            <w:sz w:val="22"/>
            <w:szCs w:val="22"/>
          </w:rPr>
          <w:tab/>
        </w:r>
        <w:r w:rsidRPr="00250F44">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_Toc452642381 \h </w:instrText>
        </w:r>
      </w:ins>
      <w:r>
        <w:rPr>
          <w:noProof/>
          <w:webHidden/>
        </w:rPr>
      </w:r>
      <w:r>
        <w:rPr>
          <w:noProof/>
          <w:webHidden/>
        </w:rPr>
        <w:fldChar w:fldCharType="separate"/>
      </w:r>
      <w:ins w:id="49" w:author="Mihai Budiu" w:date="2016-06-02T15:32:00Z">
        <w:r w:rsidR="00B115C1">
          <w:rPr>
            <w:noProof/>
            <w:webHidden/>
          </w:rPr>
          <w:t>15</w:t>
        </w:r>
      </w:ins>
      <w:ins w:id="50" w:author="Mihai Budiu" w:date="2016-06-02T14:50:00Z">
        <w:r>
          <w:rPr>
            <w:noProof/>
            <w:webHidden/>
          </w:rPr>
          <w:fldChar w:fldCharType="end"/>
        </w:r>
        <w:r w:rsidRPr="00250F44">
          <w:rPr>
            <w:rStyle w:val="Hyperlink"/>
            <w:noProof/>
          </w:rPr>
          <w:fldChar w:fldCharType="end"/>
        </w:r>
      </w:ins>
    </w:p>
    <w:p w14:paraId="759B1C0B" w14:textId="66A02A1B" w:rsidR="00C116C4" w:rsidRDefault="00C116C4">
      <w:pPr>
        <w:pStyle w:val="TOC2"/>
        <w:tabs>
          <w:tab w:val="left" w:pos="960"/>
          <w:tab w:val="right" w:leader="dot" w:pos="8630"/>
        </w:tabs>
        <w:rPr>
          <w:ins w:id="51" w:author="Mihai Budiu" w:date="2016-06-02T14:50:00Z"/>
          <w:rFonts w:asciiTheme="minorHAnsi" w:eastAsiaTheme="minorEastAsia" w:hAnsiTheme="minorHAnsi" w:cstheme="minorBidi"/>
          <w:noProof/>
          <w:sz w:val="22"/>
          <w:szCs w:val="22"/>
        </w:rPr>
      </w:pPr>
      <w:ins w:id="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"_Toc452642382"</w:instrText>
        </w:r>
        <w:r w:rsidRPr="00250F44">
          <w:rPr>
            <w:rStyle w:val="Hyperlink"/>
            <w:noProof/>
          </w:rPr>
          <w:instrText xml:space="preserve"> </w:instrText>
        </w:r>
        <w:r w:rsidRPr="00250F44">
          <w:rPr>
            <w:rStyle w:val="Hyperlink"/>
            <w:noProof/>
          </w:rPr>
          <w:fldChar w:fldCharType="separate"/>
        </w:r>
        <w:r w:rsidRPr="00250F44">
          <w:rPr>
            <w:rStyle w:val="Hyperlink"/>
            <w:noProof/>
          </w:rPr>
          <w:t>6.1</w:t>
        </w:r>
        <w:r>
          <w:rPr>
            <w:rFonts w:asciiTheme="minorHAnsi" w:eastAsiaTheme="minorEastAsia" w:hAnsiTheme="minorHAnsi" w:cstheme="minorBidi"/>
            <w:noProof/>
            <w:sz w:val="22"/>
            <w:szCs w:val="22"/>
          </w:rPr>
          <w:tab/>
        </w:r>
        <w:r w:rsidRPr="00250F44">
          <w:rPr>
            <w:rStyle w:val="Hyperlink"/>
            <w:noProof/>
          </w:rPr>
          <w:t>The target architecture</w:t>
        </w:r>
        <w:r>
          <w:rPr>
            <w:noProof/>
            <w:webHidden/>
          </w:rPr>
          <w:tab/>
        </w:r>
        <w:r>
          <w:rPr>
            <w:noProof/>
            <w:webHidden/>
          </w:rPr>
          <w:fldChar w:fldCharType="begin"/>
        </w:r>
        <w:r>
          <w:rPr>
            <w:noProof/>
            <w:webHidden/>
          </w:rPr>
          <w:instrText xml:space="preserve"> PAGEREF _Toc452642382 \h </w:instrText>
        </w:r>
      </w:ins>
      <w:r>
        <w:rPr>
          <w:noProof/>
          <w:webHidden/>
        </w:rPr>
      </w:r>
      <w:r>
        <w:rPr>
          <w:noProof/>
          <w:webHidden/>
        </w:rPr>
        <w:fldChar w:fldCharType="separate"/>
      </w:r>
      <w:ins w:id="53" w:author="Mihai Budiu" w:date="2016-06-02T15:32:00Z">
        <w:r w:rsidR="00B115C1">
          <w:rPr>
            <w:noProof/>
            <w:webHidden/>
          </w:rPr>
          <w:t>15</w:t>
        </w:r>
      </w:ins>
      <w:ins w:id="54" w:author="Mihai Budiu" w:date="2016-06-02T14:50:00Z">
        <w:r>
          <w:rPr>
            <w:noProof/>
            <w:webHidden/>
          </w:rPr>
          <w:fldChar w:fldCharType="end"/>
        </w:r>
        <w:r w:rsidRPr="00250F44">
          <w:rPr>
            <w:rStyle w:val="Hyperlink"/>
            <w:noProof/>
          </w:rPr>
          <w:fldChar w:fldCharType="end"/>
        </w:r>
      </w:ins>
    </w:p>
    <w:p w14:paraId="5A8FB799" w14:textId="6F5C202A" w:rsidR="00C116C4" w:rsidRDefault="00C116C4">
      <w:pPr>
        <w:pStyle w:val="TOC2"/>
        <w:tabs>
          <w:tab w:val="left" w:pos="960"/>
          <w:tab w:val="right" w:leader="dot" w:pos="8630"/>
        </w:tabs>
        <w:rPr>
          <w:ins w:id="55" w:author="Mihai Budiu" w:date="2016-06-02T14:50:00Z"/>
          <w:rFonts w:asciiTheme="minorHAnsi" w:eastAsiaTheme="minorEastAsia" w:hAnsiTheme="minorHAnsi" w:cstheme="minorBidi"/>
          <w:noProof/>
          <w:sz w:val="22"/>
          <w:szCs w:val="22"/>
        </w:rPr>
      </w:pPr>
      <w:ins w:id="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"_Toc452642383"</w:instrText>
        </w:r>
        <w:r w:rsidRPr="00250F44">
          <w:rPr>
            <w:rStyle w:val="Hyperlink"/>
            <w:noProof/>
          </w:rPr>
          <w:instrText xml:space="preserve"> </w:instrText>
        </w:r>
        <w:r w:rsidRPr="00250F44">
          <w:rPr>
            <w:rStyle w:val="Hyperlink"/>
            <w:noProof/>
          </w:rPr>
          <w:fldChar w:fldCharType="separate"/>
        </w:r>
        <w:r w:rsidRPr="00250F44">
          <w:rPr>
            <w:rStyle w:val="Hyperlink"/>
            <w:noProof/>
          </w:rPr>
          <w:t>6.2</w:t>
        </w:r>
        <w:r>
          <w:rPr>
            <w:rFonts w:asciiTheme="minorHAnsi" w:eastAsiaTheme="minorEastAsia" w:hAnsiTheme="minorHAnsi" w:cstheme="minorBidi"/>
            <w:noProof/>
            <w:sz w:val="22"/>
            <w:szCs w:val="22"/>
          </w:rPr>
          <w:tab/>
        </w:r>
        <w:r w:rsidRPr="00250F44">
          <w:rPr>
            <w:rStyle w:val="Hyperlink"/>
            <w:noProof/>
          </w:rPr>
          <w:t>The P4 standard architecture</w:t>
        </w:r>
        <w:r>
          <w:rPr>
            <w:noProof/>
            <w:webHidden/>
          </w:rPr>
          <w:tab/>
        </w:r>
        <w:r>
          <w:rPr>
            <w:noProof/>
            <w:webHidden/>
          </w:rPr>
          <w:fldChar w:fldCharType="begin"/>
        </w:r>
        <w:r>
          <w:rPr>
            <w:noProof/>
            <w:webHidden/>
          </w:rPr>
          <w:instrText xml:space="preserve"> PAGEREF _Toc452642383 \h </w:instrText>
        </w:r>
      </w:ins>
      <w:r>
        <w:rPr>
          <w:noProof/>
          <w:webHidden/>
        </w:rPr>
      </w:r>
      <w:r>
        <w:rPr>
          <w:noProof/>
          <w:webHidden/>
        </w:rPr>
        <w:fldChar w:fldCharType="separate"/>
      </w:r>
      <w:ins w:id="57" w:author="Mihai Budiu" w:date="2016-06-02T15:32:00Z">
        <w:r w:rsidR="00B115C1">
          <w:rPr>
            <w:noProof/>
            <w:webHidden/>
          </w:rPr>
          <w:t>17</w:t>
        </w:r>
      </w:ins>
      <w:ins w:id="58" w:author="Mihai Budiu" w:date="2016-06-02T14:50:00Z">
        <w:r>
          <w:rPr>
            <w:noProof/>
            <w:webHidden/>
          </w:rPr>
          <w:fldChar w:fldCharType="end"/>
        </w:r>
        <w:r w:rsidRPr="00250F44">
          <w:rPr>
            <w:rStyle w:val="Hyperlink"/>
            <w:noProof/>
          </w:rPr>
          <w:fldChar w:fldCharType="end"/>
        </w:r>
      </w:ins>
    </w:p>
    <w:p w14:paraId="56834E1C" w14:textId="2962F927" w:rsidR="00C116C4" w:rsidRDefault="00C116C4">
      <w:pPr>
        <w:pStyle w:val="TOC2"/>
        <w:tabs>
          <w:tab w:val="left" w:pos="960"/>
          <w:tab w:val="right" w:leader="dot" w:pos="8630"/>
        </w:tabs>
        <w:rPr>
          <w:ins w:id="59" w:author="Mihai Budiu" w:date="2016-06-02T14:50:00Z"/>
          <w:rFonts w:asciiTheme="minorHAnsi" w:eastAsiaTheme="minorEastAsia" w:hAnsiTheme="minorHAnsi" w:cstheme="minorBidi"/>
          <w:noProof/>
          <w:sz w:val="22"/>
          <w:szCs w:val="22"/>
        </w:rPr>
      </w:pPr>
      <w:ins w:id="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"_Toc452642384"</w:instrText>
        </w:r>
        <w:r w:rsidRPr="00250F44">
          <w:rPr>
            <w:rStyle w:val="Hyperlink"/>
            <w:noProof/>
          </w:rPr>
          <w:instrText xml:space="preserve"> </w:instrText>
        </w:r>
        <w:r w:rsidRPr="00250F44">
          <w:rPr>
            <w:rStyle w:val="Hyperlink"/>
            <w:noProof/>
          </w:rPr>
          <w:fldChar w:fldCharType="separate"/>
        </w:r>
        <w:r w:rsidRPr="00250F44">
          <w:rPr>
            <w:rStyle w:val="Hyperlink"/>
            <w:noProof/>
          </w:rPr>
          <w:t>6.3</w:t>
        </w:r>
        <w:r>
          <w:rPr>
            <w:rFonts w:asciiTheme="minorHAnsi" w:eastAsiaTheme="minorEastAsia" w:hAnsiTheme="minorHAnsi" w:cstheme="minorBidi"/>
            <w:noProof/>
            <w:sz w:val="22"/>
            <w:szCs w:val="22"/>
          </w:rPr>
          <w:tab/>
        </w:r>
        <w:r w:rsidRPr="00250F44">
          <w:rPr>
            <w:rStyle w:val="Hyperlink"/>
            <w:noProof/>
          </w:rPr>
          <w:t>P4 program data plane interfaces</w:t>
        </w:r>
        <w:r>
          <w:rPr>
            <w:noProof/>
            <w:webHidden/>
          </w:rPr>
          <w:tab/>
        </w:r>
        <w:r>
          <w:rPr>
            <w:noProof/>
            <w:webHidden/>
          </w:rPr>
          <w:fldChar w:fldCharType="begin"/>
        </w:r>
        <w:r>
          <w:rPr>
            <w:noProof/>
            <w:webHidden/>
          </w:rPr>
          <w:instrText xml:space="preserve"> PAGEREF _Toc452642384 \h </w:instrText>
        </w:r>
      </w:ins>
      <w:r>
        <w:rPr>
          <w:noProof/>
          <w:webHidden/>
        </w:rPr>
      </w:r>
      <w:r>
        <w:rPr>
          <w:noProof/>
          <w:webHidden/>
        </w:rPr>
        <w:fldChar w:fldCharType="separate"/>
      </w:r>
      <w:ins w:id="61" w:author="Mihai Budiu" w:date="2016-06-02T15:32:00Z">
        <w:r w:rsidR="00B115C1">
          <w:rPr>
            <w:noProof/>
            <w:webHidden/>
          </w:rPr>
          <w:t>17</w:t>
        </w:r>
      </w:ins>
      <w:ins w:id="62" w:author="Mihai Budiu" w:date="2016-06-02T14:50:00Z">
        <w:r>
          <w:rPr>
            <w:noProof/>
            <w:webHidden/>
          </w:rPr>
          <w:fldChar w:fldCharType="end"/>
        </w:r>
        <w:r w:rsidRPr="00250F44">
          <w:rPr>
            <w:rStyle w:val="Hyperlink"/>
            <w:noProof/>
          </w:rPr>
          <w:fldChar w:fldCharType="end"/>
        </w:r>
      </w:ins>
    </w:p>
    <w:p w14:paraId="065866BC" w14:textId="76050B96" w:rsidR="00C116C4" w:rsidRDefault="00C116C4">
      <w:pPr>
        <w:pStyle w:val="TOC2"/>
        <w:tabs>
          <w:tab w:val="left" w:pos="960"/>
          <w:tab w:val="right" w:leader="dot" w:pos="8630"/>
        </w:tabs>
        <w:rPr>
          <w:ins w:id="63" w:author="Mihai Budiu" w:date="2016-06-02T14:50:00Z"/>
          <w:rFonts w:asciiTheme="minorHAnsi" w:eastAsiaTheme="minorEastAsia" w:hAnsiTheme="minorHAnsi" w:cstheme="minorBidi"/>
          <w:noProof/>
          <w:sz w:val="22"/>
          <w:szCs w:val="22"/>
        </w:rPr>
      </w:pPr>
      <w:ins w:id="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"_Toc452642385"</w:instrText>
        </w:r>
        <w:r w:rsidRPr="00250F44">
          <w:rPr>
            <w:rStyle w:val="Hyperlink"/>
            <w:noProof/>
          </w:rPr>
          <w:instrText xml:space="preserve"> </w:instrText>
        </w:r>
        <w:r w:rsidRPr="00250F44">
          <w:rPr>
            <w:rStyle w:val="Hyperlink"/>
            <w:noProof/>
          </w:rPr>
          <w:fldChar w:fldCharType="separate"/>
        </w:r>
        <w:r w:rsidRPr="00250F44">
          <w:rPr>
            <w:rStyle w:val="Hyperlink"/>
            <w:noProof/>
          </w:rPr>
          <w:t>6.4</w:t>
        </w:r>
        <w:r>
          <w:rPr>
            <w:rFonts w:asciiTheme="minorHAnsi" w:eastAsiaTheme="minorEastAsia" w:hAnsiTheme="minorHAnsi" w:cstheme="minorBidi"/>
            <w:noProof/>
            <w:sz w:val="22"/>
            <w:szCs w:val="22"/>
          </w:rPr>
          <w:tab/>
        </w:r>
        <w:r w:rsidRPr="00250F44">
          <w:rPr>
            <w:rStyle w:val="Hyperlink"/>
            <w:noProof/>
          </w:rPr>
          <w:t>External units with predefined functionality</w:t>
        </w:r>
        <w:r>
          <w:rPr>
            <w:noProof/>
            <w:webHidden/>
          </w:rPr>
          <w:tab/>
        </w:r>
        <w:r>
          <w:rPr>
            <w:noProof/>
            <w:webHidden/>
          </w:rPr>
          <w:fldChar w:fldCharType="begin"/>
        </w:r>
        <w:r>
          <w:rPr>
            <w:noProof/>
            <w:webHidden/>
          </w:rPr>
          <w:instrText xml:space="preserve"> PAGEREF _Toc452642385 \h </w:instrText>
        </w:r>
      </w:ins>
      <w:r>
        <w:rPr>
          <w:noProof/>
          <w:webHidden/>
        </w:rPr>
      </w:r>
      <w:r>
        <w:rPr>
          <w:noProof/>
          <w:webHidden/>
        </w:rPr>
        <w:fldChar w:fldCharType="separate"/>
      </w:r>
      <w:ins w:id="65" w:author="Mihai Budiu" w:date="2016-06-02T15:32:00Z">
        <w:r w:rsidR="00B115C1">
          <w:rPr>
            <w:noProof/>
            <w:webHidden/>
          </w:rPr>
          <w:t>17</w:t>
        </w:r>
      </w:ins>
      <w:ins w:id="66" w:author="Mihai Budiu" w:date="2016-06-02T14:50:00Z">
        <w:r>
          <w:rPr>
            <w:noProof/>
            <w:webHidden/>
          </w:rPr>
          <w:fldChar w:fldCharType="end"/>
        </w:r>
        <w:r w:rsidRPr="00250F44">
          <w:rPr>
            <w:rStyle w:val="Hyperlink"/>
            <w:noProof/>
          </w:rPr>
          <w:fldChar w:fldCharType="end"/>
        </w:r>
      </w:ins>
    </w:p>
    <w:p w14:paraId="0869F69E" w14:textId="544F731A" w:rsidR="00C116C4" w:rsidRDefault="00C116C4">
      <w:pPr>
        <w:pStyle w:val="TOC1"/>
        <w:rPr>
          <w:ins w:id="67" w:author="Mihai Budiu" w:date="2016-06-02T14:50:00Z"/>
          <w:rFonts w:asciiTheme="minorHAnsi" w:eastAsiaTheme="minorEastAsia" w:hAnsiTheme="minorHAnsi" w:cstheme="minorBidi"/>
          <w:noProof/>
          <w:sz w:val="22"/>
          <w:szCs w:val="22"/>
        </w:rPr>
      </w:pPr>
      <w:ins w:id="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"_Toc452642386"</w:instrText>
        </w:r>
        <w:r w:rsidRPr="00250F44">
          <w:rPr>
            <w:rStyle w:val="Hyperlink"/>
            <w:noProof/>
          </w:rPr>
          <w:instrText xml:space="preserve"> </w:instrText>
        </w:r>
        <w:r w:rsidRPr="00250F44">
          <w:rPr>
            <w:rStyle w:val="Hyperlink"/>
            <w:noProof/>
          </w:rPr>
          <w:fldChar w:fldCharType="separate"/>
        </w:r>
        <w:r w:rsidRPr="00250F44">
          <w:rPr>
            <w:rStyle w:val="Hyperlink"/>
            <w:noProof/>
          </w:rPr>
          <w:t>7</w:t>
        </w:r>
        <w:r>
          <w:rPr>
            <w:rFonts w:asciiTheme="minorHAnsi" w:eastAsiaTheme="minorEastAsia" w:hAnsiTheme="minorHAnsi" w:cstheme="minorBidi"/>
            <w:noProof/>
            <w:sz w:val="22"/>
            <w:szCs w:val="22"/>
          </w:rPr>
          <w:tab/>
        </w:r>
        <w:r w:rsidRPr="00250F44">
          <w:rPr>
            <w:rStyle w:val="Hyperlink"/>
            <w:noProof/>
          </w:rPr>
          <w:t>Example: programming a simple switch</w:t>
        </w:r>
        <w:r>
          <w:rPr>
            <w:noProof/>
            <w:webHidden/>
          </w:rPr>
          <w:tab/>
        </w:r>
        <w:r>
          <w:rPr>
            <w:noProof/>
            <w:webHidden/>
          </w:rPr>
          <w:fldChar w:fldCharType="begin"/>
        </w:r>
        <w:r>
          <w:rPr>
            <w:noProof/>
            <w:webHidden/>
          </w:rPr>
          <w:instrText xml:space="preserve"> PAGEREF _Toc452642386 \h </w:instrText>
        </w:r>
      </w:ins>
      <w:r>
        <w:rPr>
          <w:noProof/>
          <w:webHidden/>
        </w:rPr>
      </w:r>
      <w:r>
        <w:rPr>
          <w:noProof/>
          <w:webHidden/>
        </w:rPr>
        <w:fldChar w:fldCharType="separate"/>
      </w:r>
      <w:ins w:id="69" w:author="Mihai Budiu" w:date="2016-06-02T15:32:00Z">
        <w:r w:rsidR="00B115C1">
          <w:rPr>
            <w:noProof/>
            <w:webHidden/>
          </w:rPr>
          <w:t>18</w:t>
        </w:r>
      </w:ins>
      <w:ins w:id="70" w:author="Mihai Budiu" w:date="2016-06-02T14:50:00Z">
        <w:r>
          <w:rPr>
            <w:noProof/>
            <w:webHidden/>
          </w:rPr>
          <w:fldChar w:fldCharType="end"/>
        </w:r>
        <w:r w:rsidRPr="00250F44">
          <w:rPr>
            <w:rStyle w:val="Hyperlink"/>
            <w:noProof/>
          </w:rPr>
          <w:fldChar w:fldCharType="end"/>
        </w:r>
      </w:ins>
    </w:p>
    <w:p w14:paraId="6426C757" w14:textId="5A6DC2DB" w:rsidR="00C116C4" w:rsidRDefault="00C116C4">
      <w:pPr>
        <w:pStyle w:val="TOC2"/>
        <w:tabs>
          <w:tab w:val="left" w:pos="960"/>
          <w:tab w:val="right" w:leader="dot" w:pos="8630"/>
        </w:tabs>
        <w:rPr>
          <w:ins w:id="71" w:author="Mihai Budiu" w:date="2016-06-02T14:50:00Z"/>
          <w:rFonts w:asciiTheme="minorHAnsi" w:eastAsiaTheme="minorEastAsia" w:hAnsiTheme="minorHAnsi" w:cstheme="minorBidi"/>
          <w:noProof/>
          <w:sz w:val="22"/>
          <w:szCs w:val="22"/>
        </w:rPr>
      </w:pPr>
      <w:ins w:id="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"_Toc452642387"</w:instrText>
        </w:r>
        <w:r w:rsidRPr="00250F44">
          <w:rPr>
            <w:rStyle w:val="Hyperlink"/>
            <w:noProof/>
          </w:rPr>
          <w:instrText xml:space="preserve"> </w:instrText>
        </w:r>
        <w:r w:rsidRPr="00250F44">
          <w:rPr>
            <w:rStyle w:val="Hyperlink"/>
            <w:noProof/>
          </w:rPr>
          <w:fldChar w:fldCharType="separate"/>
        </w:r>
        <w:r w:rsidRPr="00250F44">
          <w:rPr>
            <w:rStyle w:val="Hyperlink"/>
            <w:noProof/>
          </w:rPr>
          <w:t>7.1</w:t>
        </w:r>
        <w:r>
          <w:rPr>
            <w:rFonts w:asciiTheme="minorHAnsi" w:eastAsiaTheme="minorEastAsia" w:hAnsiTheme="minorHAnsi" w:cstheme="minorBidi"/>
            <w:noProof/>
            <w:sz w:val="22"/>
            <w:szCs w:val="22"/>
          </w:rPr>
          <w:tab/>
        </w:r>
        <w:r w:rsidRPr="00250F44">
          <w:rPr>
            <w:rStyle w:val="Hyperlink"/>
            <w:noProof/>
          </w:rPr>
          <w:t>Simple Switch architecture declaration</w:t>
        </w:r>
        <w:r>
          <w:rPr>
            <w:noProof/>
            <w:webHidden/>
          </w:rPr>
          <w:tab/>
        </w:r>
        <w:r>
          <w:rPr>
            <w:noProof/>
            <w:webHidden/>
          </w:rPr>
          <w:fldChar w:fldCharType="begin"/>
        </w:r>
        <w:r>
          <w:rPr>
            <w:noProof/>
            <w:webHidden/>
          </w:rPr>
          <w:instrText xml:space="preserve"> PAGEREF _Toc452642387 \h </w:instrText>
        </w:r>
      </w:ins>
      <w:r>
        <w:rPr>
          <w:noProof/>
          <w:webHidden/>
        </w:rPr>
      </w:r>
      <w:r>
        <w:rPr>
          <w:noProof/>
          <w:webHidden/>
        </w:rPr>
        <w:fldChar w:fldCharType="separate"/>
      </w:r>
      <w:ins w:id="73" w:author="Mihai Budiu" w:date="2016-06-02T15:32:00Z">
        <w:r w:rsidR="00B115C1">
          <w:rPr>
            <w:noProof/>
            <w:webHidden/>
          </w:rPr>
          <w:t>19</w:t>
        </w:r>
      </w:ins>
      <w:ins w:id="74" w:author="Mihai Budiu" w:date="2016-06-02T14:50:00Z">
        <w:r>
          <w:rPr>
            <w:noProof/>
            <w:webHidden/>
          </w:rPr>
          <w:fldChar w:fldCharType="end"/>
        </w:r>
        <w:r w:rsidRPr="00250F44">
          <w:rPr>
            <w:rStyle w:val="Hyperlink"/>
            <w:noProof/>
          </w:rPr>
          <w:fldChar w:fldCharType="end"/>
        </w:r>
      </w:ins>
    </w:p>
    <w:p w14:paraId="3EBA3A6F" w14:textId="1A94F336" w:rsidR="00C116C4" w:rsidRDefault="00C116C4">
      <w:pPr>
        <w:pStyle w:val="TOC2"/>
        <w:tabs>
          <w:tab w:val="left" w:pos="960"/>
          <w:tab w:val="right" w:leader="dot" w:pos="8630"/>
        </w:tabs>
        <w:rPr>
          <w:ins w:id="75" w:author="Mihai Budiu" w:date="2016-06-02T14:50:00Z"/>
          <w:rFonts w:asciiTheme="minorHAnsi" w:eastAsiaTheme="minorEastAsia" w:hAnsiTheme="minorHAnsi" w:cstheme="minorBidi"/>
          <w:noProof/>
          <w:sz w:val="22"/>
          <w:szCs w:val="22"/>
        </w:rPr>
      </w:pPr>
      <w:ins w:id="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"_Toc452642388"</w:instrText>
        </w:r>
        <w:r w:rsidRPr="00250F44">
          <w:rPr>
            <w:rStyle w:val="Hyperlink"/>
            <w:noProof/>
          </w:rPr>
          <w:instrText xml:space="preserve"> </w:instrText>
        </w:r>
        <w:r w:rsidRPr="00250F44">
          <w:rPr>
            <w:rStyle w:val="Hyperlink"/>
            <w:noProof/>
          </w:rPr>
          <w:fldChar w:fldCharType="separate"/>
        </w:r>
        <w:r w:rsidRPr="00250F44">
          <w:rPr>
            <w:rStyle w:val="Hyperlink"/>
            <w:noProof/>
          </w:rPr>
          <w:t>7.2</w:t>
        </w:r>
        <w:r>
          <w:rPr>
            <w:rFonts w:asciiTheme="minorHAnsi" w:eastAsiaTheme="minorEastAsia" w:hAnsiTheme="minorHAnsi" w:cstheme="minorBidi"/>
            <w:noProof/>
            <w:sz w:val="22"/>
            <w:szCs w:val="22"/>
          </w:rPr>
          <w:tab/>
        </w:r>
        <w:r w:rsidRPr="00250F44">
          <w:rPr>
            <w:rStyle w:val="Hyperlink"/>
            <w:noProof/>
          </w:rPr>
          <w:t>Simple Switch data plane architecture description</w:t>
        </w:r>
        <w:r>
          <w:rPr>
            <w:noProof/>
            <w:webHidden/>
          </w:rPr>
          <w:tab/>
        </w:r>
        <w:r>
          <w:rPr>
            <w:noProof/>
            <w:webHidden/>
          </w:rPr>
          <w:fldChar w:fldCharType="begin"/>
        </w:r>
        <w:r>
          <w:rPr>
            <w:noProof/>
            <w:webHidden/>
          </w:rPr>
          <w:instrText xml:space="preserve"> PAGEREF _Toc452642388 \h </w:instrText>
        </w:r>
      </w:ins>
      <w:r>
        <w:rPr>
          <w:noProof/>
          <w:webHidden/>
        </w:rPr>
      </w:r>
      <w:r>
        <w:rPr>
          <w:noProof/>
          <w:webHidden/>
        </w:rPr>
        <w:fldChar w:fldCharType="separate"/>
      </w:r>
      <w:ins w:id="77" w:author="Mihai Budiu" w:date="2016-06-02T15:32:00Z">
        <w:r w:rsidR="00B115C1">
          <w:rPr>
            <w:noProof/>
            <w:webHidden/>
          </w:rPr>
          <w:t>22</w:t>
        </w:r>
      </w:ins>
      <w:ins w:id="78" w:author="Mihai Budiu" w:date="2016-06-02T14:50:00Z">
        <w:r>
          <w:rPr>
            <w:noProof/>
            <w:webHidden/>
          </w:rPr>
          <w:fldChar w:fldCharType="end"/>
        </w:r>
        <w:r w:rsidRPr="00250F44">
          <w:rPr>
            <w:rStyle w:val="Hyperlink"/>
            <w:noProof/>
          </w:rPr>
          <w:fldChar w:fldCharType="end"/>
        </w:r>
      </w:ins>
    </w:p>
    <w:p w14:paraId="09608866" w14:textId="565EACDA" w:rsidR="00C116C4" w:rsidRDefault="00C116C4">
      <w:pPr>
        <w:pStyle w:val="TOC3"/>
        <w:tabs>
          <w:tab w:val="left" w:pos="1200"/>
          <w:tab w:val="right" w:leader="dot" w:pos="8630"/>
        </w:tabs>
        <w:rPr>
          <w:ins w:id="79" w:author="Mihai Budiu" w:date="2016-06-02T14:50:00Z"/>
          <w:rFonts w:asciiTheme="minorHAnsi" w:eastAsiaTheme="minorEastAsia" w:hAnsiTheme="minorHAnsi" w:cstheme="minorBidi"/>
          <w:noProof/>
          <w:sz w:val="22"/>
          <w:szCs w:val="22"/>
        </w:rPr>
      </w:pPr>
      <w:ins w:id="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"_Toc452642389"</w:instrText>
        </w:r>
        <w:r w:rsidRPr="00250F44">
          <w:rPr>
            <w:rStyle w:val="Hyperlink"/>
            <w:noProof/>
          </w:rPr>
          <w:instrText xml:space="preserve"> </w:instrText>
        </w:r>
        <w:r w:rsidRPr="00250F44">
          <w:rPr>
            <w:rStyle w:val="Hyperlink"/>
            <w:noProof/>
          </w:rPr>
          <w:fldChar w:fldCharType="separate"/>
        </w:r>
        <w:r w:rsidRPr="00250F44">
          <w:rPr>
            <w:rStyle w:val="Hyperlink"/>
            <w:noProof/>
          </w:rPr>
          <w:t>7.2.1</w:t>
        </w:r>
        <w:r>
          <w:rPr>
            <w:rFonts w:asciiTheme="minorHAnsi" w:eastAsiaTheme="minorEastAsia" w:hAnsiTheme="minorHAnsi" w:cstheme="minorBidi"/>
            <w:noProof/>
            <w:sz w:val="22"/>
            <w:szCs w:val="22"/>
          </w:rPr>
          <w:tab/>
        </w:r>
        <w:r w:rsidRPr="00250F44">
          <w:rPr>
            <w:rStyle w:val="Hyperlink"/>
            <w:noProof/>
          </w:rPr>
          <w:t>The arbiter block</w:t>
        </w:r>
        <w:r>
          <w:rPr>
            <w:noProof/>
            <w:webHidden/>
          </w:rPr>
          <w:tab/>
        </w:r>
        <w:r>
          <w:rPr>
            <w:noProof/>
            <w:webHidden/>
          </w:rPr>
          <w:fldChar w:fldCharType="begin"/>
        </w:r>
        <w:r>
          <w:rPr>
            <w:noProof/>
            <w:webHidden/>
          </w:rPr>
          <w:instrText xml:space="preserve"> PAGEREF _Toc452642389 \h </w:instrText>
        </w:r>
      </w:ins>
      <w:r>
        <w:rPr>
          <w:noProof/>
          <w:webHidden/>
        </w:rPr>
      </w:r>
      <w:r>
        <w:rPr>
          <w:noProof/>
          <w:webHidden/>
        </w:rPr>
        <w:fldChar w:fldCharType="separate"/>
      </w:r>
      <w:ins w:id="81" w:author="Mihai Budiu" w:date="2016-06-02T15:32:00Z">
        <w:r w:rsidR="00B115C1">
          <w:rPr>
            <w:noProof/>
            <w:webHidden/>
          </w:rPr>
          <w:t>22</w:t>
        </w:r>
      </w:ins>
      <w:ins w:id="82" w:author="Mihai Budiu" w:date="2016-06-02T14:50:00Z">
        <w:r>
          <w:rPr>
            <w:noProof/>
            <w:webHidden/>
          </w:rPr>
          <w:fldChar w:fldCharType="end"/>
        </w:r>
        <w:r w:rsidRPr="00250F44">
          <w:rPr>
            <w:rStyle w:val="Hyperlink"/>
            <w:noProof/>
          </w:rPr>
          <w:fldChar w:fldCharType="end"/>
        </w:r>
      </w:ins>
    </w:p>
    <w:p w14:paraId="575D5CE3" w14:textId="5D825486" w:rsidR="00C116C4" w:rsidRDefault="00C116C4">
      <w:pPr>
        <w:pStyle w:val="TOC3"/>
        <w:tabs>
          <w:tab w:val="left" w:pos="1200"/>
          <w:tab w:val="right" w:leader="dot" w:pos="8630"/>
        </w:tabs>
        <w:rPr>
          <w:ins w:id="83" w:author="Mihai Budiu" w:date="2016-06-02T14:50:00Z"/>
          <w:rFonts w:asciiTheme="minorHAnsi" w:eastAsiaTheme="minorEastAsia" w:hAnsiTheme="minorHAnsi" w:cstheme="minorBidi"/>
          <w:noProof/>
          <w:sz w:val="22"/>
          <w:szCs w:val="22"/>
        </w:rPr>
      </w:pPr>
      <w:ins w:id="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"_Toc452642390"</w:instrText>
        </w:r>
        <w:r w:rsidRPr="00250F44">
          <w:rPr>
            <w:rStyle w:val="Hyperlink"/>
            <w:noProof/>
          </w:rPr>
          <w:instrText xml:space="preserve"> </w:instrText>
        </w:r>
        <w:r w:rsidRPr="00250F44">
          <w:rPr>
            <w:rStyle w:val="Hyperlink"/>
            <w:noProof/>
          </w:rPr>
          <w:fldChar w:fldCharType="separate"/>
        </w:r>
        <w:r w:rsidRPr="00250F44">
          <w:rPr>
            <w:rStyle w:val="Hyperlink"/>
            <w:noProof/>
          </w:rPr>
          <w:t>7.2.2</w:t>
        </w:r>
        <w:r>
          <w:rPr>
            <w:rFonts w:asciiTheme="minorHAnsi" w:eastAsiaTheme="minorEastAsia" w:hAnsiTheme="minorHAnsi" w:cstheme="minorBidi"/>
            <w:noProof/>
            <w:sz w:val="22"/>
            <w:szCs w:val="22"/>
          </w:rPr>
          <w:tab/>
        </w:r>
        <w:r w:rsidRPr="00250F44">
          <w:rPr>
            <w:rStyle w:val="Hyperlink"/>
            <w:noProof/>
          </w:rPr>
          <w:t>The parser runtime block</w:t>
        </w:r>
        <w:r>
          <w:rPr>
            <w:noProof/>
            <w:webHidden/>
          </w:rPr>
          <w:tab/>
        </w:r>
        <w:r>
          <w:rPr>
            <w:noProof/>
            <w:webHidden/>
          </w:rPr>
          <w:fldChar w:fldCharType="begin"/>
        </w:r>
        <w:r>
          <w:rPr>
            <w:noProof/>
            <w:webHidden/>
          </w:rPr>
          <w:instrText xml:space="preserve"> PAGEREF _Toc452642390 \h </w:instrText>
        </w:r>
      </w:ins>
      <w:r>
        <w:rPr>
          <w:noProof/>
          <w:webHidden/>
        </w:rPr>
      </w:r>
      <w:r>
        <w:rPr>
          <w:noProof/>
          <w:webHidden/>
        </w:rPr>
        <w:fldChar w:fldCharType="separate"/>
      </w:r>
      <w:ins w:id="85" w:author="Mihai Budiu" w:date="2016-06-02T15:32:00Z">
        <w:r w:rsidR="00B115C1">
          <w:rPr>
            <w:noProof/>
            <w:webHidden/>
          </w:rPr>
          <w:t>22</w:t>
        </w:r>
      </w:ins>
      <w:ins w:id="86" w:author="Mihai Budiu" w:date="2016-06-02T14:50:00Z">
        <w:r>
          <w:rPr>
            <w:noProof/>
            <w:webHidden/>
          </w:rPr>
          <w:fldChar w:fldCharType="end"/>
        </w:r>
        <w:r w:rsidRPr="00250F44">
          <w:rPr>
            <w:rStyle w:val="Hyperlink"/>
            <w:noProof/>
          </w:rPr>
          <w:fldChar w:fldCharType="end"/>
        </w:r>
      </w:ins>
    </w:p>
    <w:p w14:paraId="33C15445" w14:textId="40A26025" w:rsidR="00C116C4" w:rsidRDefault="00C116C4">
      <w:pPr>
        <w:pStyle w:val="TOC3"/>
        <w:tabs>
          <w:tab w:val="left" w:pos="1200"/>
          <w:tab w:val="right" w:leader="dot" w:pos="8630"/>
        </w:tabs>
        <w:rPr>
          <w:ins w:id="87" w:author="Mihai Budiu" w:date="2016-06-02T14:50:00Z"/>
          <w:rFonts w:asciiTheme="minorHAnsi" w:eastAsiaTheme="minorEastAsia" w:hAnsiTheme="minorHAnsi" w:cstheme="minorBidi"/>
          <w:noProof/>
          <w:sz w:val="22"/>
          <w:szCs w:val="22"/>
        </w:rPr>
      </w:pPr>
      <w:ins w:id="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"_Toc452642391"</w:instrText>
        </w:r>
        <w:r w:rsidRPr="00250F44">
          <w:rPr>
            <w:rStyle w:val="Hyperlink"/>
            <w:noProof/>
          </w:rPr>
          <w:instrText xml:space="preserve"> </w:instrText>
        </w:r>
        <w:r w:rsidRPr="00250F44">
          <w:rPr>
            <w:rStyle w:val="Hyperlink"/>
            <w:noProof/>
          </w:rPr>
          <w:fldChar w:fldCharType="separate"/>
        </w:r>
        <w:r w:rsidRPr="00250F44">
          <w:rPr>
            <w:rStyle w:val="Hyperlink"/>
            <w:noProof/>
          </w:rPr>
          <w:t>7.2.3</w:t>
        </w:r>
        <w:r>
          <w:rPr>
            <w:rFonts w:asciiTheme="minorHAnsi" w:eastAsiaTheme="minorEastAsia" w:hAnsiTheme="minorHAnsi" w:cstheme="minorBidi"/>
            <w:noProof/>
            <w:sz w:val="22"/>
            <w:szCs w:val="22"/>
          </w:rPr>
          <w:tab/>
        </w:r>
        <w:r w:rsidRPr="00250F44">
          <w:rPr>
            <w:rStyle w:val="Hyperlink"/>
            <w:noProof/>
          </w:rPr>
          <w:t>The demux block</w:t>
        </w:r>
        <w:r>
          <w:rPr>
            <w:noProof/>
            <w:webHidden/>
          </w:rPr>
          <w:tab/>
        </w:r>
        <w:r>
          <w:rPr>
            <w:noProof/>
            <w:webHidden/>
          </w:rPr>
          <w:fldChar w:fldCharType="begin"/>
        </w:r>
        <w:r>
          <w:rPr>
            <w:noProof/>
            <w:webHidden/>
          </w:rPr>
          <w:instrText xml:space="preserve"> PAGEREF _Toc452642391 \h </w:instrText>
        </w:r>
      </w:ins>
      <w:r>
        <w:rPr>
          <w:noProof/>
          <w:webHidden/>
        </w:rPr>
      </w:r>
      <w:r>
        <w:rPr>
          <w:noProof/>
          <w:webHidden/>
        </w:rPr>
        <w:fldChar w:fldCharType="separate"/>
      </w:r>
      <w:ins w:id="89" w:author="Mihai Budiu" w:date="2016-06-02T15:32:00Z">
        <w:r w:rsidR="00B115C1">
          <w:rPr>
            <w:noProof/>
            <w:webHidden/>
          </w:rPr>
          <w:t>22</w:t>
        </w:r>
      </w:ins>
      <w:ins w:id="90" w:author="Mihai Budiu" w:date="2016-06-02T14:50:00Z">
        <w:r>
          <w:rPr>
            <w:noProof/>
            <w:webHidden/>
          </w:rPr>
          <w:fldChar w:fldCharType="end"/>
        </w:r>
        <w:r w:rsidRPr="00250F44">
          <w:rPr>
            <w:rStyle w:val="Hyperlink"/>
            <w:noProof/>
          </w:rPr>
          <w:fldChar w:fldCharType="end"/>
        </w:r>
      </w:ins>
    </w:p>
    <w:p w14:paraId="1ACAB2CF" w14:textId="76909493" w:rsidR="00C116C4" w:rsidRDefault="00C116C4">
      <w:pPr>
        <w:pStyle w:val="TOC3"/>
        <w:tabs>
          <w:tab w:val="left" w:pos="1200"/>
          <w:tab w:val="right" w:leader="dot" w:pos="8630"/>
        </w:tabs>
        <w:rPr>
          <w:ins w:id="91" w:author="Mihai Budiu" w:date="2016-06-02T14:50:00Z"/>
          <w:rFonts w:asciiTheme="minorHAnsi" w:eastAsiaTheme="minorEastAsia" w:hAnsiTheme="minorHAnsi" w:cstheme="minorBidi"/>
          <w:noProof/>
          <w:sz w:val="22"/>
          <w:szCs w:val="22"/>
        </w:rPr>
      </w:pPr>
      <w:ins w:id="92"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"_Toc452642392"</w:instrText>
        </w:r>
        <w:r w:rsidRPr="00250F44">
          <w:rPr>
            <w:rStyle w:val="Hyperlink"/>
            <w:noProof/>
          </w:rPr>
          <w:instrText xml:space="preserve"> </w:instrText>
        </w:r>
        <w:r w:rsidRPr="00250F44">
          <w:rPr>
            <w:rStyle w:val="Hyperlink"/>
            <w:noProof/>
          </w:rPr>
          <w:fldChar w:fldCharType="separate"/>
        </w:r>
        <w:r w:rsidRPr="00250F44">
          <w:rPr>
            <w:rStyle w:val="Hyperlink"/>
            <w:noProof/>
          </w:rPr>
          <w:t>7.2.4</w:t>
        </w:r>
        <w:r>
          <w:rPr>
            <w:rFonts w:asciiTheme="minorHAnsi" w:eastAsiaTheme="minorEastAsia" w:hAnsiTheme="minorHAnsi" w:cstheme="minorBidi"/>
            <w:noProof/>
            <w:sz w:val="22"/>
            <w:szCs w:val="22"/>
          </w:rPr>
          <w:tab/>
        </w:r>
        <w:r w:rsidRPr="00250F44">
          <w:rPr>
            <w:rStyle w:val="Hyperlink"/>
            <w:noProof/>
          </w:rPr>
          <w:t>Available extern blocks</w:t>
        </w:r>
        <w:r>
          <w:rPr>
            <w:noProof/>
            <w:webHidden/>
          </w:rPr>
          <w:tab/>
        </w:r>
        <w:r>
          <w:rPr>
            <w:noProof/>
            <w:webHidden/>
          </w:rPr>
          <w:fldChar w:fldCharType="begin"/>
        </w:r>
        <w:r>
          <w:rPr>
            <w:noProof/>
            <w:webHidden/>
          </w:rPr>
          <w:instrText xml:space="preserve"> PAGEREF _Toc452642392 \h </w:instrText>
        </w:r>
      </w:ins>
      <w:r>
        <w:rPr>
          <w:noProof/>
          <w:webHidden/>
        </w:rPr>
      </w:r>
      <w:r>
        <w:rPr>
          <w:noProof/>
          <w:webHidden/>
        </w:rPr>
        <w:fldChar w:fldCharType="separate"/>
      </w:r>
      <w:ins w:id="93" w:author="Mihai Budiu" w:date="2016-06-02T15:32:00Z">
        <w:r w:rsidR="00B115C1">
          <w:rPr>
            <w:noProof/>
            <w:webHidden/>
          </w:rPr>
          <w:t>23</w:t>
        </w:r>
      </w:ins>
      <w:ins w:id="94" w:author="Mihai Budiu" w:date="2016-06-02T14:50:00Z">
        <w:r>
          <w:rPr>
            <w:noProof/>
            <w:webHidden/>
          </w:rPr>
          <w:fldChar w:fldCharType="end"/>
        </w:r>
        <w:r w:rsidRPr="00250F44">
          <w:rPr>
            <w:rStyle w:val="Hyperlink"/>
            <w:noProof/>
          </w:rPr>
          <w:fldChar w:fldCharType="end"/>
        </w:r>
      </w:ins>
    </w:p>
    <w:p w14:paraId="6D3A7D92" w14:textId="128DFE43" w:rsidR="00C116C4" w:rsidRDefault="00C116C4">
      <w:pPr>
        <w:pStyle w:val="TOC2"/>
        <w:tabs>
          <w:tab w:val="left" w:pos="960"/>
          <w:tab w:val="right" w:leader="dot" w:pos="8630"/>
        </w:tabs>
        <w:rPr>
          <w:ins w:id="95" w:author="Mihai Budiu" w:date="2016-06-02T14:50:00Z"/>
          <w:rFonts w:asciiTheme="minorHAnsi" w:eastAsiaTheme="minorEastAsia" w:hAnsiTheme="minorHAnsi" w:cstheme="minorBidi"/>
          <w:noProof/>
          <w:sz w:val="22"/>
          <w:szCs w:val="22"/>
        </w:rPr>
      </w:pPr>
      <w:ins w:id="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"_Toc452642393"</w:instrText>
        </w:r>
        <w:r w:rsidRPr="00250F44">
          <w:rPr>
            <w:rStyle w:val="Hyperlink"/>
            <w:noProof/>
          </w:rPr>
          <w:instrText xml:space="preserve"> </w:instrText>
        </w:r>
        <w:r w:rsidRPr="00250F44">
          <w:rPr>
            <w:rStyle w:val="Hyperlink"/>
            <w:noProof/>
          </w:rPr>
          <w:fldChar w:fldCharType="separate"/>
        </w:r>
        <w:r w:rsidRPr="00250F44">
          <w:rPr>
            <w:rStyle w:val="Hyperlink"/>
            <w:noProof/>
          </w:rPr>
          <w:t>7.3</w:t>
        </w:r>
        <w:r>
          <w:rPr>
            <w:rFonts w:asciiTheme="minorHAnsi" w:eastAsiaTheme="minorEastAsia" w:hAnsiTheme="minorHAnsi" w:cstheme="minorBidi"/>
            <w:noProof/>
            <w:sz w:val="22"/>
            <w:szCs w:val="22"/>
          </w:rPr>
          <w:tab/>
        </w:r>
        <w:r w:rsidRPr="00250F44">
          <w:rPr>
            <w:rStyle w:val="Hyperlink"/>
            <w:noProof/>
          </w:rPr>
          <w:t>A complete program for the Simple Switch</w:t>
        </w:r>
        <w:r>
          <w:rPr>
            <w:noProof/>
            <w:webHidden/>
          </w:rPr>
          <w:tab/>
        </w:r>
        <w:r>
          <w:rPr>
            <w:noProof/>
            <w:webHidden/>
          </w:rPr>
          <w:fldChar w:fldCharType="begin"/>
        </w:r>
        <w:r>
          <w:rPr>
            <w:noProof/>
            <w:webHidden/>
          </w:rPr>
          <w:instrText xml:space="preserve"> PAGEREF _Toc452642393 \h </w:instrText>
        </w:r>
      </w:ins>
      <w:r>
        <w:rPr>
          <w:noProof/>
          <w:webHidden/>
        </w:rPr>
      </w:r>
      <w:r>
        <w:rPr>
          <w:noProof/>
          <w:webHidden/>
        </w:rPr>
        <w:fldChar w:fldCharType="separate"/>
      </w:r>
      <w:ins w:id="97" w:author="Mihai Budiu" w:date="2016-06-02T15:32:00Z">
        <w:r w:rsidR="00B115C1">
          <w:rPr>
            <w:noProof/>
            <w:webHidden/>
          </w:rPr>
          <w:t>23</w:t>
        </w:r>
      </w:ins>
      <w:ins w:id="98" w:author="Mihai Budiu" w:date="2016-06-02T14:50:00Z">
        <w:r>
          <w:rPr>
            <w:noProof/>
            <w:webHidden/>
          </w:rPr>
          <w:fldChar w:fldCharType="end"/>
        </w:r>
        <w:r w:rsidRPr="00250F44">
          <w:rPr>
            <w:rStyle w:val="Hyperlink"/>
            <w:noProof/>
          </w:rPr>
          <w:fldChar w:fldCharType="end"/>
        </w:r>
      </w:ins>
    </w:p>
    <w:p w14:paraId="77F04A17" w14:textId="38432CEE" w:rsidR="00C116C4" w:rsidRDefault="00C116C4">
      <w:pPr>
        <w:pStyle w:val="TOC1"/>
        <w:rPr>
          <w:ins w:id="99" w:author="Mihai Budiu" w:date="2016-06-02T14:50:00Z"/>
          <w:rFonts w:asciiTheme="minorHAnsi" w:eastAsiaTheme="minorEastAsia" w:hAnsiTheme="minorHAnsi" w:cstheme="minorBidi"/>
          <w:noProof/>
          <w:sz w:val="22"/>
          <w:szCs w:val="22"/>
        </w:rPr>
      </w:pPr>
      <w:ins w:id="1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"_Toc452642394"</w:instrText>
        </w:r>
        <w:r w:rsidRPr="00250F44">
          <w:rPr>
            <w:rStyle w:val="Hyperlink"/>
            <w:noProof/>
          </w:rPr>
          <w:instrText xml:space="preserve"> </w:instrText>
        </w:r>
        <w:r w:rsidRPr="00250F44">
          <w:rPr>
            <w:rStyle w:val="Hyperlink"/>
            <w:noProof/>
          </w:rPr>
          <w:fldChar w:fldCharType="separate"/>
        </w:r>
        <w:r w:rsidRPr="00250F44">
          <w:rPr>
            <w:rStyle w:val="Hyperlink"/>
            <w:noProof/>
          </w:rPr>
          <w:t>8</w:t>
        </w:r>
        <w:r>
          <w:rPr>
            <w:rFonts w:asciiTheme="minorHAnsi" w:eastAsiaTheme="minorEastAsia" w:hAnsiTheme="minorHAnsi" w:cstheme="minorBidi"/>
            <w:noProof/>
            <w:sz w:val="22"/>
            <w:szCs w:val="22"/>
          </w:rPr>
          <w:tab/>
        </w:r>
        <w:r w:rsidRPr="00250F44">
          <w:rPr>
            <w:rStyle w:val="Hyperlink"/>
            <w:noProof/>
          </w:rPr>
          <w:t>P4 Language definition</w:t>
        </w:r>
        <w:r>
          <w:rPr>
            <w:noProof/>
            <w:webHidden/>
          </w:rPr>
          <w:tab/>
        </w:r>
        <w:r>
          <w:rPr>
            <w:noProof/>
            <w:webHidden/>
          </w:rPr>
          <w:fldChar w:fldCharType="begin"/>
        </w:r>
        <w:r>
          <w:rPr>
            <w:noProof/>
            <w:webHidden/>
          </w:rPr>
          <w:instrText xml:space="preserve"> PAGEREF _Toc452642394 \h </w:instrText>
        </w:r>
      </w:ins>
      <w:r>
        <w:rPr>
          <w:noProof/>
          <w:webHidden/>
        </w:rPr>
      </w:r>
      <w:r>
        <w:rPr>
          <w:noProof/>
          <w:webHidden/>
        </w:rPr>
        <w:fldChar w:fldCharType="separate"/>
      </w:r>
      <w:ins w:id="101" w:author="Mihai Budiu" w:date="2016-06-02T15:32:00Z">
        <w:r w:rsidR="00B115C1">
          <w:rPr>
            <w:noProof/>
            <w:webHidden/>
          </w:rPr>
          <w:t>28</w:t>
        </w:r>
      </w:ins>
      <w:ins w:id="102" w:author="Mihai Budiu" w:date="2016-06-02T14:50:00Z">
        <w:r>
          <w:rPr>
            <w:noProof/>
            <w:webHidden/>
          </w:rPr>
          <w:fldChar w:fldCharType="end"/>
        </w:r>
        <w:r w:rsidRPr="00250F44">
          <w:rPr>
            <w:rStyle w:val="Hyperlink"/>
            <w:noProof/>
          </w:rPr>
          <w:fldChar w:fldCharType="end"/>
        </w:r>
      </w:ins>
    </w:p>
    <w:p w14:paraId="58573E87" w14:textId="598F6000" w:rsidR="00C116C4" w:rsidRDefault="00C116C4">
      <w:pPr>
        <w:pStyle w:val="TOC2"/>
        <w:tabs>
          <w:tab w:val="left" w:pos="960"/>
          <w:tab w:val="right" w:leader="dot" w:pos="8630"/>
        </w:tabs>
        <w:rPr>
          <w:ins w:id="103" w:author="Mihai Budiu" w:date="2016-06-02T14:50:00Z"/>
          <w:rFonts w:asciiTheme="minorHAnsi" w:eastAsiaTheme="minorEastAsia" w:hAnsiTheme="minorHAnsi" w:cstheme="minorBidi"/>
          <w:noProof/>
          <w:sz w:val="22"/>
          <w:szCs w:val="22"/>
        </w:rPr>
      </w:pPr>
      <w:ins w:id="1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"_Toc452642395"</w:instrText>
        </w:r>
        <w:r w:rsidRPr="00250F44">
          <w:rPr>
            <w:rStyle w:val="Hyperlink"/>
            <w:noProof/>
          </w:rPr>
          <w:instrText xml:space="preserve"> </w:instrText>
        </w:r>
        <w:r w:rsidRPr="00250F44">
          <w:rPr>
            <w:rStyle w:val="Hyperlink"/>
            <w:noProof/>
          </w:rPr>
          <w:fldChar w:fldCharType="separate"/>
        </w:r>
        <w:r w:rsidRPr="00250F44">
          <w:rPr>
            <w:rStyle w:val="Hyperlink"/>
            <w:noProof/>
          </w:rPr>
          <w:t>8.1</w:t>
        </w:r>
        <w:r>
          <w:rPr>
            <w:rFonts w:asciiTheme="minorHAnsi" w:eastAsiaTheme="minorEastAsia" w:hAnsiTheme="minorHAnsi" w:cstheme="minorBidi"/>
            <w:noProof/>
            <w:sz w:val="22"/>
            <w:szCs w:val="22"/>
          </w:rPr>
          <w:tab/>
        </w:r>
        <w:r w:rsidRPr="00250F44">
          <w:rPr>
            <w:rStyle w:val="Hyperlink"/>
            <w:noProof/>
          </w:rPr>
          <w:t>Syntax and semantics</w:t>
        </w:r>
        <w:r>
          <w:rPr>
            <w:noProof/>
            <w:webHidden/>
          </w:rPr>
          <w:tab/>
        </w:r>
        <w:r>
          <w:rPr>
            <w:noProof/>
            <w:webHidden/>
          </w:rPr>
          <w:fldChar w:fldCharType="begin"/>
        </w:r>
        <w:r>
          <w:rPr>
            <w:noProof/>
            <w:webHidden/>
          </w:rPr>
          <w:instrText xml:space="preserve"> PAGEREF _Toc452642395 \h </w:instrText>
        </w:r>
      </w:ins>
      <w:r>
        <w:rPr>
          <w:noProof/>
          <w:webHidden/>
        </w:rPr>
      </w:r>
      <w:r>
        <w:rPr>
          <w:noProof/>
          <w:webHidden/>
        </w:rPr>
        <w:fldChar w:fldCharType="separate"/>
      </w:r>
      <w:ins w:id="105" w:author="Mihai Budiu" w:date="2016-06-02T15:32:00Z">
        <w:r w:rsidR="00B115C1">
          <w:rPr>
            <w:noProof/>
            <w:webHidden/>
          </w:rPr>
          <w:t>28</w:t>
        </w:r>
      </w:ins>
      <w:ins w:id="106" w:author="Mihai Budiu" w:date="2016-06-02T14:50:00Z">
        <w:r>
          <w:rPr>
            <w:noProof/>
            <w:webHidden/>
          </w:rPr>
          <w:fldChar w:fldCharType="end"/>
        </w:r>
        <w:r w:rsidRPr="00250F44">
          <w:rPr>
            <w:rStyle w:val="Hyperlink"/>
            <w:noProof/>
          </w:rPr>
          <w:fldChar w:fldCharType="end"/>
        </w:r>
      </w:ins>
    </w:p>
    <w:p w14:paraId="2606A9B8" w14:textId="6B471128" w:rsidR="00C116C4" w:rsidRDefault="00C116C4">
      <w:pPr>
        <w:pStyle w:val="TOC3"/>
        <w:tabs>
          <w:tab w:val="left" w:pos="1200"/>
          <w:tab w:val="right" w:leader="dot" w:pos="8630"/>
        </w:tabs>
        <w:rPr>
          <w:ins w:id="107" w:author="Mihai Budiu" w:date="2016-06-02T14:50:00Z"/>
          <w:rFonts w:asciiTheme="minorHAnsi" w:eastAsiaTheme="minorEastAsia" w:hAnsiTheme="minorHAnsi" w:cstheme="minorBidi"/>
          <w:noProof/>
          <w:sz w:val="22"/>
          <w:szCs w:val="22"/>
        </w:rPr>
      </w:pPr>
      <w:ins w:id="1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"_Toc452642396"</w:instrText>
        </w:r>
        <w:r w:rsidRPr="00250F44">
          <w:rPr>
            <w:rStyle w:val="Hyperlink"/>
            <w:noProof/>
          </w:rPr>
          <w:instrText xml:space="preserve"> </w:instrText>
        </w:r>
        <w:r w:rsidRPr="00250F44">
          <w:rPr>
            <w:rStyle w:val="Hyperlink"/>
            <w:noProof/>
          </w:rPr>
          <w:fldChar w:fldCharType="separate"/>
        </w:r>
        <w:r w:rsidRPr="00250F44">
          <w:rPr>
            <w:rStyle w:val="Hyperlink"/>
            <w:noProof/>
          </w:rPr>
          <w:t>8.1.1</w:t>
        </w:r>
        <w:r>
          <w:rPr>
            <w:rFonts w:asciiTheme="minorHAnsi" w:eastAsiaTheme="minorEastAsia" w:hAnsiTheme="minorHAnsi" w:cstheme="minorBidi"/>
            <w:noProof/>
            <w:sz w:val="22"/>
            <w:szCs w:val="22"/>
          </w:rPr>
          <w:tab/>
        </w:r>
        <w:r w:rsidRPr="00250F44">
          <w:rPr>
            <w:rStyle w:val="Hyperlink"/>
            <w:noProof/>
          </w:rPr>
          <w:t>Grammar</w:t>
        </w:r>
        <w:r>
          <w:rPr>
            <w:noProof/>
            <w:webHidden/>
          </w:rPr>
          <w:tab/>
        </w:r>
        <w:r>
          <w:rPr>
            <w:noProof/>
            <w:webHidden/>
          </w:rPr>
          <w:fldChar w:fldCharType="begin"/>
        </w:r>
        <w:r>
          <w:rPr>
            <w:noProof/>
            <w:webHidden/>
          </w:rPr>
          <w:instrText xml:space="preserve"> PAGEREF _Toc452642396 \h </w:instrText>
        </w:r>
      </w:ins>
      <w:r>
        <w:rPr>
          <w:noProof/>
          <w:webHidden/>
        </w:rPr>
      </w:r>
      <w:r>
        <w:rPr>
          <w:noProof/>
          <w:webHidden/>
        </w:rPr>
        <w:fldChar w:fldCharType="separate"/>
      </w:r>
      <w:ins w:id="109" w:author="Mihai Budiu" w:date="2016-06-02T15:32:00Z">
        <w:r w:rsidR="00B115C1">
          <w:rPr>
            <w:noProof/>
            <w:webHidden/>
          </w:rPr>
          <w:t>28</w:t>
        </w:r>
      </w:ins>
      <w:ins w:id="110" w:author="Mihai Budiu" w:date="2016-06-02T14:50:00Z">
        <w:r>
          <w:rPr>
            <w:noProof/>
            <w:webHidden/>
          </w:rPr>
          <w:fldChar w:fldCharType="end"/>
        </w:r>
        <w:r w:rsidRPr="00250F44">
          <w:rPr>
            <w:rStyle w:val="Hyperlink"/>
            <w:noProof/>
          </w:rPr>
          <w:fldChar w:fldCharType="end"/>
        </w:r>
      </w:ins>
    </w:p>
    <w:p w14:paraId="68A9C82A" w14:textId="57957E64" w:rsidR="00C116C4" w:rsidRDefault="00C116C4">
      <w:pPr>
        <w:pStyle w:val="TOC3"/>
        <w:tabs>
          <w:tab w:val="left" w:pos="1200"/>
          <w:tab w:val="right" w:leader="dot" w:pos="8630"/>
        </w:tabs>
        <w:rPr>
          <w:ins w:id="111" w:author="Mihai Budiu" w:date="2016-06-02T14:50:00Z"/>
          <w:rFonts w:asciiTheme="minorHAnsi" w:eastAsiaTheme="minorEastAsia" w:hAnsiTheme="minorHAnsi" w:cstheme="minorBidi"/>
          <w:noProof/>
          <w:sz w:val="22"/>
          <w:szCs w:val="22"/>
        </w:rPr>
      </w:pPr>
      <w:ins w:id="1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"_Toc452642397"</w:instrText>
        </w:r>
        <w:r w:rsidRPr="00250F44">
          <w:rPr>
            <w:rStyle w:val="Hyperlink"/>
            <w:noProof/>
          </w:rPr>
          <w:instrText xml:space="preserve"> </w:instrText>
        </w:r>
        <w:r w:rsidRPr="00250F44">
          <w:rPr>
            <w:rStyle w:val="Hyperlink"/>
            <w:noProof/>
          </w:rPr>
          <w:fldChar w:fldCharType="separate"/>
        </w:r>
        <w:r w:rsidRPr="00250F44">
          <w:rPr>
            <w:rStyle w:val="Hyperlink"/>
            <w:noProof/>
          </w:rPr>
          <w:t>8.1.2</w:t>
        </w:r>
        <w:r>
          <w:rPr>
            <w:rFonts w:asciiTheme="minorHAnsi" w:eastAsiaTheme="minorEastAsia" w:hAnsiTheme="minorHAnsi" w:cstheme="minorBidi"/>
            <w:noProof/>
            <w:sz w:val="22"/>
            <w:szCs w:val="22"/>
          </w:rPr>
          <w:tab/>
        </w:r>
        <w:r w:rsidRPr="00250F44">
          <w:rPr>
            <w:rStyle w:val="Hyperlink"/>
            <w:noProof/>
          </w:rPr>
          <w:t>Semantics and the P4 abstract machines</w:t>
        </w:r>
        <w:r>
          <w:rPr>
            <w:noProof/>
            <w:webHidden/>
          </w:rPr>
          <w:tab/>
        </w:r>
        <w:r>
          <w:rPr>
            <w:noProof/>
            <w:webHidden/>
          </w:rPr>
          <w:fldChar w:fldCharType="begin"/>
        </w:r>
        <w:r>
          <w:rPr>
            <w:noProof/>
            <w:webHidden/>
          </w:rPr>
          <w:instrText xml:space="preserve"> PAGEREF _Toc452642397 \h </w:instrText>
        </w:r>
      </w:ins>
      <w:r>
        <w:rPr>
          <w:noProof/>
          <w:webHidden/>
        </w:rPr>
      </w:r>
      <w:r>
        <w:rPr>
          <w:noProof/>
          <w:webHidden/>
        </w:rPr>
        <w:fldChar w:fldCharType="separate"/>
      </w:r>
      <w:ins w:id="113" w:author="Mihai Budiu" w:date="2016-06-02T15:32:00Z">
        <w:r w:rsidR="00B115C1">
          <w:rPr>
            <w:noProof/>
            <w:webHidden/>
          </w:rPr>
          <w:t>29</w:t>
        </w:r>
      </w:ins>
      <w:ins w:id="114" w:author="Mihai Budiu" w:date="2016-06-02T14:50:00Z">
        <w:r>
          <w:rPr>
            <w:noProof/>
            <w:webHidden/>
          </w:rPr>
          <w:fldChar w:fldCharType="end"/>
        </w:r>
        <w:r w:rsidRPr="00250F44">
          <w:rPr>
            <w:rStyle w:val="Hyperlink"/>
            <w:noProof/>
          </w:rPr>
          <w:fldChar w:fldCharType="end"/>
        </w:r>
      </w:ins>
    </w:p>
    <w:p w14:paraId="5470E8AB" w14:textId="7417287A" w:rsidR="00C116C4" w:rsidRDefault="00C116C4">
      <w:pPr>
        <w:pStyle w:val="TOC2"/>
        <w:tabs>
          <w:tab w:val="left" w:pos="960"/>
          <w:tab w:val="right" w:leader="dot" w:pos="8630"/>
        </w:tabs>
        <w:rPr>
          <w:ins w:id="115" w:author="Mihai Budiu" w:date="2016-06-02T14:50:00Z"/>
          <w:rFonts w:asciiTheme="minorHAnsi" w:eastAsiaTheme="minorEastAsia" w:hAnsiTheme="minorHAnsi" w:cstheme="minorBidi"/>
          <w:noProof/>
          <w:sz w:val="22"/>
          <w:szCs w:val="22"/>
        </w:rPr>
      </w:pPr>
      <w:ins w:id="1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"_Toc452642398"</w:instrText>
        </w:r>
        <w:r w:rsidRPr="00250F44">
          <w:rPr>
            <w:rStyle w:val="Hyperlink"/>
            <w:noProof/>
          </w:rPr>
          <w:instrText xml:space="preserve"> </w:instrText>
        </w:r>
        <w:r w:rsidRPr="00250F44">
          <w:rPr>
            <w:rStyle w:val="Hyperlink"/>
            <w:noProof/>
          </w:rPr>
          <w:fldChar w:fldCharType="separate"/>
        </w:r>
        <w:r w:rsidRPr="00250F44">
          <w:rPr>
            <w:rStyle w:val="Hyperlink"/>
            <w:noProof/>
          </w:rPr>
          <w:t>8.2</w:t>
        </w:r>
        <w:r>
          <w:rPr>
            <w:rFonts w:asciiTheme="minorHAnsi" w:eastAsiaTheme="minorEastAsia" w:hAnsiTheme="minorHAnsi" w:cstheme="minorBidi"/>
            <w:noProof/>
            <w:sz w:val="22"/>
            <w:szCs w:val="22"/>
          </w:rPr>
          <w:tab/>
        </w:r>
        <w:r w:rsidRPr="00250F44">
          <w:rPr>
            <w:rStyle w:val="Hyperlink"/>
            <w:noProof/>
          </w:rPr>
          <w:t>Preprocessing</w:t>
        </w:r>
        <w:r>
          <w:rPr>
            <w:noProof/>
            <w:webHidden/>
          </w:rPr>
          <w:tab/>
        </w:r>
        <w:r>
          <w:rPr>
            <w:noProof/>
            <w:webHidden/>
          </w:rPr>
          <w:fldChar w:fldCharType="begin"/>
        </w:r>
        <w:r>
          <w:rPr>
            <w:noProof/>
            <w:webHidden/>
          </w:rPr>
          <w:instrText xml:space="preserve"> PAGEREF _Toc452642398 \h </w:instrText>
        </w:r>
      </w:ins>
      <w:r>
        <w:rPr>
          <w:noProof/>
          <w:webHidden/>
        </w:rPr>
      </w:r>
      <w:r>
        <w:rPr>
          <w:noProof/>
          <w:webHidden/>
        </w:rPr>
        <w:fldChar w:fldCharType="separate"/>
      </w:r>
      <w:ins w:id="117" w:author="Mihai Budiu" w:date="2016-06-02T15:32:00Z">
        <w:r w:rsidR="00B115C1">
          <w:rPr>
            <w:noProof/>
            <w:webHidden/>
          </w:rPr>
          <w:t>29</w:t>
        </w:r>
      </w:ins>
      <w:ins w:id="118" w:author="Mihai Budiu" w:date="2016-06-02T14:50:00Z">
        <w:r>
          <w:rPr>
            <w:noProof/>
            <w:webHidden/>
          </w:rPr>
          <w:fldChar w:fldCharType="end"/>
        </w:r>
        <w:r w:rsidRPr="00250F44">
          <w:rPr>
            <w:rStyle w:val="Hyperlink"/>
            <w:noProof/>
          </w:rPr>
          <w:fldChar w:fldCharType="end"/>
        </w:r>
      </w:ins>
    </w:p>
    <w:p w14:paraId="0A9ADA2A" w14:textId="033F10FE" w:rsidR="00C116C4" w:rsidRDefault="00C116C4">
      <w:pPr>
        <w:pStyle w:val="TOC3"/>
        <w:tabs>
          <w:tab w:val="left" w:pos="1200"/>
          <w:tab w:val="right" w:leader="dot" w:pos="8630"/>
        </w:tabs>
        <w:rPr>
          <w:ins w:id="119" w:author="Mihai Budiu" w:date="2016-06-02T14:50:00Z"/>
          <w:rFonts w:asciiTheme="minorHAnsi" w:eastAsiaTheme="minorEastAsia" w:hAnsiTheme="minorHAnsi" w:cstheme="minorBidi"/>
          <w:noProof/>
          <w:sz w:val="22"/>
          <w:szCs w:val="22"/>
        </w:rPr>
      </w:pPr>
      <w:ins w:id="1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"_Toc452642399"</w:instrText>
        </w:r>
        <w:r w:rsidRPr="00250F44">
          <w:rPr>
            <w:rStyle w:val="Hyperlink"/>
            <w:noProof/>
          </w:rPr>
          <w:instrText xml:space="preserve"> </w:instrText>
        </w:r>
        <w:r w:rsidRPr="00250F44">
          <w:rPr>
            <w:rStyle w:val="Hyperlink"/>
            <w:noProof/>
          </w:rPr>
          <w:fldChar w:fldCharType="separate"/>
        </w:r>
        <w:r w:rsidRPr="00250F44">
          <w:rPr>
            <w:rStyle w:val="Hyperlink"/>
            <w:noProof/>
          </w:rPr>
          <w:t>8.2.1</w:t>
        </w:r>
        <w:r>
          <w:rPr>
            <w:rFonts w:asciiTheme="minorHAnsi" w:eastAsiaTheme="minorEastAsia" w:hAnsiTheme="minorHAnsi" w:cstheme="minorBidi"/>
            <w:noProof/>
            <w:sz w:val="22"/>
            <w:szCs w:val="22"/>
          </w:rPr>
          <w:tab/>
        </w:r>
        <w:r w:rsidRPr="00250F44">
          <w:rPr>
            <w:rStyle w:val="Hyperlink"/>
            <w:noProof/>
          </w:rPr>
          <w:t>P4 core library</w:t>
        </w:r>
        <w:r>
          <w:rPr>
            <w:noProof/>
            <w:webHidden/>
          </w:rPr>
          <w:tab/>
        </w:r>
        <w:r>
          <w:rPr>
            <w:noProof/>
            <w:webHidden/>
          </w:rPr>
          <w:fldChar w:fldCharType="begin"/>
        </w:r>
        <w:r>
          <w:rPr>
            <w:noProof/>
            <w:webHidden/>
          </w:rPr>
          <w:instrText xml:space="preserve"> PAGEREF _Toc452642399 \h </w:instrText>
        </w:r>
      </w:ins>
      <w:r>
        <w:rPr>
          <w:noProof/>
          <w:webHidden/>
        </w:rPr>
      </w:r>
      <w:r>
        <w:rPr>
          <w:noProof/>
          <w:webHidden/>
        </w:rPr>
        <w:fldChar w:fldCharType="separate"/>
      </w:r>
      <w:ins w:id="121" w:author="Mihai Budiu" w:date="2016-06-02T15:32:00Z">
        <w:r w:rsidR="00B115C1">
          <w:rPr>
            <w:noProof/>
            <w:webHidden/>
          </w:rPr>
          <w:t>29</w:t>
        </w:r>
      </w:ins>
      <w:ins w:id="122" w:author="Mihai Budiu" w:date="2016-06-02T14:50:00Z">
        <w:r>
          <w:rPr>
            <w:noProof/>
            <w:webHidden/>
          </w:rPr>
          <w:fldChar w:fldCharType="end"/>
        </w:r>
        <w:r w:rsidRPr="00250F44">
          <w:rPr>
            <w:rStyle w:val="Hyperlink"/>
            <w:noProof/>
          </w:rPr>
          <w:fldChar w:fldCharType="end"/>
        </w:r>
      </w:ins>
    </w:p>
    <w:p w14:paraId="71B04244" w14:textId="25D4B277" w:rsidR="00C116C4" w:rsidRDefault="00C116C4">
      <w:pPr>
        <w:pStyle w:val="TOC2"/>
        <w:tabs>
          <w:tab w:val="left" w:pos="960"/>
          <w:tab w:val="right" w:leader="dot" w:pos="8630"/>
        </w:tabs>
        <w:rPr>
          <w:ins w:id="123" w:author="Mihai Budiu" w:date="2016-06-02T14:50:00Z"/>
          <w:rFonts w:asciiTheme="minorHAnsi" w:eastAsiaTheme="minorEastAsia" w:hAnsiTheme="minorHAnsi" w:cstheme="minorBidi"/>
          <w:noProof/>
          <w:sz w:val="22"/>
          <w:szCs w:val="22"/>
        </w:rPr>
      </w:pPr>
      <w:ins w:id="1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"_Toc452642400"</w:instrText>
        </w:r>
        <w:r w:rsidRPr="00250F44">
          <w:rPr>
            <w:rStyle w:val="Hyperlink"/>
            <w:noProof/>
          </w:rPr>
          <w:instrText xml:space="preserve"> </w:instrText>
        </w:r>
        <w:r w:rsidRPr="00250F44">
          <w:rPr>
            <w:rStyle w:val="Hyperlink"/>
            <w:noProof/>
          </w:rPr>
          <w:fldChar w:fldCharType="separate"/>
        </w:r>
        <w:r w:rsidRPr="00250F44">
          <w:rPr>
            <w:rStyle w:val="Hyperlink"/>
            <w:noProof/>
          </w:rPr>
          <w:t>8.3</w:t>
        </w:r>
        <w:r>
          <w:rPr>
            <w:rFonts w:asciiTheme="minorHAnsi" w:eastAsiaTheme="minorEastAsia" w:hAnsiTheme="minorHAnsi" w:cstheme="minorBidi"/>
            <w:noProof/>
            <w:sz w:val="22"/>
            <w:szCs w:val="22"/>
          </w:rPr>
          <w:tab/>
        </w:r>
        <w:r w:rsidRPr="00250F44">
          <w:rPr>
            <w:rStyle w:val="Hyperlink"/>
            <w:noProof/>
          </w:rPr>
          <w:t>Lexical constructs</w:t>
        </w:r>
        <w:r>
          <w:rPr>
            <w:noProof/>
            <w:webHidden/>
          </w:rPr>
          <w:tab/>
        </w:r>
        <w:r>
          <w:rPr>
            <w:noProof/>
            <w:webHidden/>
          </w:rPr>
          <w:fldChar w:fldCharType="begin"/>
        </w:r>
        <w:r>
          <w:rPr>
            <w:noProof/>
            <w:webHidden/>
          </w:rPr>
          <w:instrText xml:space="preserve"> PAGEREF _Toc452642400 \h </w:instrText>
        </w:r>
      </w:ins>
      <w:r>
        <w:rPr>
          <w:noProof/>
          <w:webHidden/>
        </w:rPr>
      </w:r>
      <w:r>
        <w:rPr>
          <w:noProof/>
          <w:webHidden/>
        </w:rPr>
        <w:fldChar w:fldCharType="separate"/>
      </w:r>
      <w:ins w:id="125" w:author="Mihai Budiu" w:date="2016-06-02T15:32:00Z">
        <w:r w:rsidR="00B115C1">
          <w:rPr>
            <w:noProof/>
            <w:webHidden/>
          </w:rPr>
          <w:t>30</w:t>
        </w:r>
      </w:ins>
      <w:ins w:id="126" w:author="Mihai Budiu" w:date="2016-06-02T14:50:00Z">
        <w:r>
          <w:rPr>
            <w:noProof/>
            <w:webHidden/>
          </w:rPr>
          <w:fldChar w:fldCharType="end"/>
        </w:r>
        <w:r w:rsidRPr="00250F44">
          <w:rPr>
            <w:rStyle w:val="Hyperlink"/>
            <w:noProof/>
          </w:rPr>
          <w:fldChar w:fldCharType="end"/>
        </w:r>
      </w:ins>
    </w:p>
    <w:p w14:paraId="11EB0FB6" w14:textId="64C4AC69" w:rsidR="00C116C4" w:rsidRDefault="00C116C4">
      <w:pPr>
        <w:pStyle w:val="TOC3"/>
        <w:tabs>
          <w:tab w:val="left" w:pos="1200"/>
          <w:tab w:val="right" w:leader="dot" w:pos="8630"/>
        </w:tabs>
        <w:rPr>
          <w:ins w:id="127" w:author="Mihai Budiu" w:date="2016-06-02T14:50:00Z"/>
          <w:rFonts w:asciiTheme="minorHAnsi" w:eastAsiaTheme="minorEastAsia" w:hAnsiTheme="minorHAnsi" w:cstheme="minorBidi"/>
          <w:noProof/>
          <w:sz w:val="22"/>
          <w:szCs w:val="22"/>
        </w:rPr>
      </w:pPr>
      <w:ins w:id="1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"_Toc452642401"</w:instrText>
        </w:r>
        <w:r w:rsidRPr="00250F44">
          <w:rPr>
            <w:rStyle w:val="Hyperlink"/>
            <w:noProof/>
          </w:rPr>
          <w:instrText xml:space="preserve"> </w:instrText>
        </w:r>
        <w:r w:rsidRPr="00250F44">
          <w:rPr>
            <w:rStyle w:val="Hyperlink"/>
            <w:noProof/>
          </w:rPr>
          <w:fldChar w:fldCharType="separate"/>
        </w:r>
        <w:r w:rsidRPr="00250F44">
          <w:rPr>
            <w:rStyle w:val="Hyperlink"/>
            <w:noProof/>
          </w:rPr>
          <w:t>8.3.1</w:t>
        </w:r>
        <w:r>
          <w:rPr>
            <w:rFonts w:asciiTheme="minorHAnsi" w:eastAsiaTheme="minorEastAsia" w:hAnsiTheme="minorHAnsi" w:cstheme="minorBidi"/>
            <w:noProof/>
            <w:sz w:val="22"/>
            <w:szCs w:val="22"/>
          </w:rPr>
          <w:tab/>
        </w:r>
        <w:r w:rsidRPr="00250F44">
          <w:rPr>
            <w:rStyle w:val="Hyperlink"/>
            <w:noProof/>
          </w:rPr>
          <w:t>Comments</w:t>
        </w:r>
        <w:r>
          <w:rPr>
            <w:noProof/>
            <w:webHidden/>
          </w:rPr>
          <w:tab/>
        </w:r>
        <w:r>
          <w:rPr>
            <w:noProof/>
            <w:webHidden/>
          </w:rPr>
          <w:fldChar w:fldCharType="begin"/>
        </w:r>
        <w:r>
          <w:rPr>
            <w:noProof/>
            <w:webHidden/>
          </w:rPr>
          <w:instrText xml:space="preserve"> PAGEREF _Toc452642401 \h </w:instrText>
        </w:r>
      </w:ins>
      <w:r>
        <w:rPr>
          <w:noProof/>
          <w:webHidden/>
        </w:rPr>
      </w:r>
      <w:r>
        <w:rPr>
          <w:noProof/>
          <w:webHidden/>
        </w:rPr>
        <w:fldChar w:fldCharType="separate"/>
      </w:r>
      <w:ins w:id="129" w:author="Mihai Budiu" w:date="2016-06-02T15:32:00Z">
        <w:r w:rsidR="00B115C1">
          <w:rPr>
            <w:noProof/>
            <w:webHidden/>
          </w:rPr>
          <w:t>30</w:t>
        </w:r>
      </w:ins>
      <w:ins w:id="130" w:author="Mihai Budiu" w:date="2016-06-02T14:50:00Z">
        <w:r>
          <w:rPr>
            <w:noProof/>
            <w:webHidden/>
          </w:rPr>
          <w:fldChar w:fldCharType="end"/>
        </w:r>
        <w:r w:rsidRPr="00250F44">
          <w:rPr>
            <w:rStyle w:val="Hyperlink"/>
            <w:noProof/>
          </w:rPr>
          <w:fldChar w:fldCharType="end"/>
        </w:r>
      </w:ins>
    </w:p>
    <w:p w14:paraId="01C666E7" w14:textId="552CE2BA" w:rsidR="00C116C4" w:rsidRDefault="00C116C4">
      <w:pPr>
        <w:pStyle w:val="TOC3"/>
        <w:tabs>
          <w:tab w:val="left" w:pos="1200"/>
          <w:tab w:val="right" w:leader="dot" w:pos="8630"/>
        </w:tabs>
        <w:rPr>
          <w:ins w:id="131" w:author="Mihai Budiu" w:date="2016-06-02T14:50:00Z"/>
          <w:rFonts w:asciiTheme="minorHAnsi" w:eastAsiaTheme="minorEastAsia" w:hAnsiTheme="minorHAnsi" w:cstheme="minorBidi"/>
          <w:noProof/>
          <w:sz w:val="22"/>
          <w:szCs w:val="22"/>
        </w:rPr>
      </w:pPr>
      <w:ins w:id="1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"_Toc452642402"</w:instrText>
        </w:r>
        <w:r w:rsidRPr="00250F44">
          <w:rPr>
            <w:rStyle w:val="Hyperlink"/>
            <w:noProof/>
          </w:rPr>
          <w:instrText xml:space="preserve"> </w:instrText>
        </w:r>
        <w:r w:rsidRPr="00250F44">
          <w:rPr>
            <w:rStyle w:val="Hyperlink"/>
            <w:noProof/>
          </w:rPr>
          <w:fldChar w:fldCharType="separate"/>
        </w:r>
        <w:r w:rsidRPr="00250F44">
          <w:rPr>
            <w:rStyle w:val="Hyperlink"/>
            <w:noProof/>
          </w:rPr>
          <w:t>8.3.2</w:t>
        </w:r>
        <w:r>
          <w:rPr>
            <w:rFonts w:asciiTheme="minorHAnsi" w:eastAsiaTheme="minorEastAsia" w:hAnsiTheme="minorHAnsi" w:cstheme="minorBidi"/>
            <w:noProof/>
            <w:sz w:val="22"/>
            <w:szCs w:val="22"/>
          </w:rPr>
          <w:tab/>
        </w:r>
        <w:r w:rsidRPr="00250F44">
          <w:rPr>
            <w:rStyle w:val="Hyperlink"/>
            <w:noProof/>
          </w:rPr>
          <w:t>Literal constants</w:t>
        </w:r>
        <w:r>
          <w:rPr>
            <w:noProof/>
            <w:webHidden/>
          </w:rPr>
          <w:tab/>
        </w:r>
        <w:r>
          <w:rPr>
            <w:noProof/>
            <w:webHidden/>
          </w:rPr>
          <w:fldChar w:fldCharType="begin"/>
        </w:r>
        <w:r>
          <w:rPr>
            <w:noProof/>
            <w:webHidden/>
          </w:rPr>
          <w:instrText xml:space="preserve"> PAGEREF _Toc452642402 \h </w:instrText>
        </w:r>
      </w:ins>
      <w:r>
        <w:rPr>
          <w:noProof/>
          <w:webHidden/>
        </w:rPr>
      </w:r>
      <w:r>
        <w:rPr>
          <w:noProof/>
          <w:webHidden/>
        </w:rPr>
        <w:fldChar w:fldCharType="separate"/>
      </w:r>
      <w:ins w:id="133" w:author="Mihai Budiu" w:date="2016-06-02T15:32:00Z">
        <w:r w:rsidR="00B115C1">
          <w:rPr>
            <w:noProof/>
            <w:webHidden/>
          </w:rPr>
          <w:t>30</w:t>
        </w:r>
      </w:ins>
      <w:ins w:id="134" w:author="Mihai Budiu" w:date="2016-06-02T14:50:00Z">
        <w:r>
          <w:rPr>
            <w:noProof/>
            <w:webHidden/>
          </w:rPr>
          <w:fldChar w:fldCharType="end"/>
        </w:r>
        <w:r w:rsidRPr="00250F44">
          <w:rPr>
            <w:rStyle w:val="Hyperlink"/>
            <w:noProof/>
          </w:rPr>
          <w:fldChar w:fldCharType="end"/>
        </w:r>
      </w:ins>
    </w:p>
    <w:p w14:paraId="33665EB8" w14:textId="3BDF3931" w:rsidR="00C116C4" w:rsidRDefault="00C116C4">
      <w:pPr>
        <w:pStyle w:val="TOC2"/>
        <w:tabs>
          <w:tab w:val="left" w:pos="960"/>
          <w:tab w:val="right" w:leader="dot" w:pos="8630"/>
        </w:tabs>
        <w:rPr>
          <w:ins w:id="135" w:author="Mihai Budiu" w:date="2016-06-02T14:50:00Z"/>
          <w:rFonts w:asciiTheme="minorHAnsi" w:eastAsiaTheme="minorEastAsia" w:hAnsiTheme="minorHAnsi" w:cstheme="minorBidi"/>
          <w:noProof/>
          <w:sz w:val="22"/>
          <w:szCs w:val="22"/>
        </w:rPr>
      </w:pPr>
      <w:ins w:id="1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"_Toc452642403"</w:instrText>
        </w:r>
        <w:r w:rsidRPr="00250F44">
          <w:rPr>
            <w:rStyle w:val="Hyperlink"/>
            <w:noProof/>
          </w:rPr>
          <w:instrText xml:space="preserve"> </w:instrText>
        </w:r>
        <w:r w:rsidRPr="00250F44">
          <w:rPr>
            <w:rStyle w:val="Hyperlink"/>
            <w:noProof/>
          </w:rPr>
          <w:fldChar w:fldCharType="separate"/>
        </w:r>
        <w:r w:rsidRPr="00250F44">
          <w:rPr>
            <w:rStyle w:val="Hyperlink"/>
            <w:noProof/>
          </w:rPr>
          <w:t>8.4</w:t>
        </w:r>
        <w:r>
          <w:rPr>
            <w:rFonts w:asciiTheme="minorHAnsi" w:eastAsiaTheme="minorEastAsia" w:hAnsiTheme="minorHAnsi" w:cstheme="minorBidi"/>
            <w:noProof/>
            <w:sz w:val="22"/>
            <w:szCs w:val="22"/>
          </w:rPr>
          <w:tab/>
        </w:r>
        <w:r w:rsidRPr="00250F44">
          <w:rPr>
            <w:rStyle w:val="Hyperlink"/>
            <w:noProof/>
          </w:rPr>
          <w:t>Naming conventions</w:t>
        </w:r>
        <w:r>
          <w:rPr>
            <w:noProof/>
            <w:webHidden/>
          </w:rPr>
          <w:tab/>
        </w:r>
        <w:r>
          <w:rPr>
            <w:noProof/>
            <w:webHidden/>
          </w:rPr>
          <w:fldChar w:fldCharType="begin"/>
        </w:r>
        <w:r>
          <w:rPr>
            <w:noProof/>
            <w:webHidden/>
          </w:rPr>
          <w:instrText xml:space="preserve"> PAGEREF _Toc452642403 \h </w:instrText>
        </w:r>
      </w:ins>
      <w:r>
        <w:rPr>
          <w:noProof/>
          <w:webHidden/>
        </w:rPr>
      </w:r>
      <w:r>
        <w:rPr>
          <w:noProof/>
          <w:webHidden/>
        </w:rPr>
        <w:fldChar w:fldCharType="separate"/>
      </w:r>
      <w:ins w:id="137" w:author="Mihai Budiu" w:date="2016-06-02T15:32:00Z">
        <w:r w:rsidR="00B115C1">
          <w:rPr>
            <w:noProof/>
            <w:webHidden/>
          </w:rPr>
          <w:t>31</w:t>
        </w:r>
      </w:ins>
      <w:ins w:id="138" w:author="Mihai Budiu" w:date="2016-06-02T14:50:00Z">
        <w:r>
          <w:rPr>
            <w:noProof/>
            <w:webHidden/>
          </w:rPr>
          <w:fldChar w:fldCharType="end"/>
        </w:r>
        <w:r w:rsidRPr="00250F44">
          <w:rPr>
            <w:rStyle w:val="Hyperlink"/>
            <w:noProof/>
          </w:rPr>
          <w:fldChar w:fldCharType="end"/>
        </w:r>
      </w:ins>
    </w:p>
    <w:p w14:paraId="794C9887" w14:textId="21F76C0D" w:rsidR="00C116C4" w:rsidRDefault="00C116C4">
      <w:pPr>
        <w:pStyle w:val="TOC2"/>
        <w:tabs>
          <w:tab w:val="left" w:pos="960"/>
          <w:tab w:val="right" w:leader="dot" w:pos="8630"/>
        </w:tabs>
        <w:rPr>
          <w:ins w:id="139" w:author="Mihai Budiu" w:date="2016-06-02T14:50:00Z"/>
          <w:rFonts w:asciiTheme="minorHAnsi" w:eastAsiaTheme="minorEastAsia" w:hAnsiTheme="minorHAnsi" w:cstheme="minorBidi"/>
          <w:noProof/>
          <w:sz w:val="22"/>
          <w:szCs w:val="22"/>
        </w:rPr>
      </w:pPr>
      <w:ins w:id="1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"_Toc452642404"</w:instrText>
        </w:r>
        <w:r w:rsidRPr="00250F44">
          <w:rPr>
            <w:rStyle w:val="Hyperlink"/>
            <w:noProof/>
          </w:rPr>
          <w:instrText xml:space="preserve"> </w:instrText>
        </w:r>
        <w:r w:rsidRPr="00250F44">
          <w:rPr>
            <w:rStyle w:val="Hyperlink"/>
            <w:noProof/>
          </w:rPr>
          <w:fldChar w:fldCharType="separate"/>
        </w:r>
        <w:r w:rsidRPr="00250F44">
          <w:rPr>
            <w:rStyle w:val="Hyperlink"/>
            <w:noProof/>
          </w:rPr>
          <w:t>8.5</w:t>
        </w:r>
        <w:r>
          <w:rPr>
            <w:rFonts w:asciiTheme="minorHAnsi" w:eastAsiaTheme="minorEastAsia" w:hAnsiTheme="minorHAnsi" w:cstheme="minorBidi"/>
            <w:noProof/>
            <w:sz w:val="22"/>
            <w:szCs w:val="22"/>
          </w:rPr>
          <w:tab/>
        </w:r>
        <w:r w:rsidRPr="00250F44">
          <w:rPr>
            <w:rStyle w:val="Hyperlink"/>
            <w:noProof/>
          </w:rPr>
          <w:t>P4 Program structure</w:t>
        </w:r>
        <w:r>
          <w:rPr>
            <w:noProof/>
            <w:webHidden/>
          </w:rPr>
          <w:tab/>
        </w:r>
        <w:r>
          <w:rPr>
            <w:noProof/>
            <w:webHidden/>
          </w:rPr>
          <w:fldChar w:fldCharType="begin"/>
        </w:r>
        <w:r>
          <w:rPr>
            <w:noProof/>
            <w:webHidden/>
          </w:rPr>
          <w:instrText xml:space="preserve"> PAGEREF _Toc452642404 \h </w:instrText>
        </w:r>
      </w:ins>
      <w:r>
        <w:rPr>
          <w:noProof/>
          <w:webHidden/>
        </w:rPr>
      </w:r>
      <w:r>
        <w:rPr>
          <w:noProof/>
          <w:webHidden/>
        </w:rPr>
        <w:fldChar w:fldCharType="separate"/>
      </w:r>
      <w:ins w:id="141" w:author="Mihai Budiu" w:date="2016-06-02T15:32:00Z">
        <w:r w:rsidR="00B115C1">
          <w:rPr>
            <w:noProof/>
            <w:webHidden/>
          </w:rPr>
          <w:t>31</w:t>
        </w:r>
      </w:ins>
      <w:ins w:id="142" w:author="Mihai Budiu" w:date="2016-06-02T14:50:00Z">
        <w:r>
          <w:rPr>
            <w:noProof/>
            <w:webHidden/>
          </w:rPr>
          <w:fldChar w:fldCharType="end"/>
        </w:r>
        <w:r w:rsidRPr="00250F44">
          <w:rPr>
            <w:rStyle w:val="Hyperlink"/>
            <w:noProof/>
          </w:rPr>
          <w:fldChar w:fldCharType="end"/>
        </w:r>
      </w:ins>
    </w:p>
    <w:p w14:paraId="0A84622A" w14:textId="5651E657" w:rsidR="00C116C4" w:rsidRDefault="00C116C4">
      <w:pPr>
        <w:pStyle w:val="TOC3"/>
        <w:tabs>
          <w:tab w:val="left" w:pos="1200"/>
          <w:tab w:val="right" w:leader="dot" w:pos="8630"/>
        </w:tabs>
        <w:rPr>
          <w:ins w:id="143" w:author="Mihai Budiu" w:date="2016-06-02T14:50:00Z"/>
          <w:rFonts w:asciiTheme="minorHAnsi" w:eastAsiaTheme="minorEastAsia" w:hAnsiTheme="minorHAnsi" w:cstheme="minorBidi"/>
          <w:noProof/>
          <w:sz w:val="22"/>
          <w:szCs w:val="22"/>
        </w:rPr>
      </w:pPr>
      <w:ins w:id="1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"_Toc452642405"</w:instrText>
        </w:r>
        <w:r w:rsidRPr="00250F44">
          <w:rPr>
            <w:rStyle w:val="Hyperlink"/>
            <w:noProof/>
          </w:rPr>
          <w:instrText xml:space="preserve"> </w:instrText>
        </w:r>
        <w:r w:rsidRPr="00250F44">
          <w:rPr>
            <w:rStyle w:val="Hyperlink"/>
            <w:noProof/>
          </w:rPr>
          <w:fldChar w:fldCharType="separate"/>
        </w:r>
        <w:r w:rsidRPr="00250F44">
          <w:rPr>
            <w:rStyle w:val="Hyperlink"/>
            <w:noProof/>
          </w:rPr>
          <w:t>8.5.1</w:t>
        </w:r>
        <w:r>
          <w:rPr>
            <w:rFonts w:asciiTheme="minorHAnsi" w:eastAsiaTheme="minorEastAsia" w:hAnsiTheme="minorHAnsi" w:cstheme="minorBidi"/>
            <w:noProof/>
            <w:sz w:val="22"/>
            <w:szCs w:val="22"/>
          </w:rPr>
          <w:tab/>
        </w:r>
        <w:r w:rsidRPr="00250F44">
          <w:rPr>
            <w:rStyle w:val="Hyperlink"/>
            <w:noProof/>
          </w:rPr>
          <w:t>Scopes</w:t>
        </w:r>
        <w:r>
          <w:rPr>
            <w:noProof/>
            <w:webHidden/>
          </w:rPr>
          <w:tab/>
        </w:r>
        <w:r>
          <w:rPr>
            <w:noProof/>
            <w:webHidden/>
          </w:rPr>
          <w:fldChar w:fldCharType="begin"/>
        </w:r>
        <w:r>
          <w:rPr>
            <w:noProof/>
            <w:webHidden/>
          </w:rPr>
          <w:instrText xml:space="preserve"> PAGEREF _Toc452642405 \h </w:instrText>
        </w:r>
      </w:ins>
      <w:r>
        <w:rPr>
          <w:noProof/>
          <w:webHidden/>
        </w:rPr>
      </w:r>
      <w:r>
        <w:rPr>
          <w:noProof/>
          <w:webHidden/>
        </w:rPr>
        <w:fldChar w:fldCharType="separate"/>
      </w:r>
      <w:ins w:id="145" w:author="Mihai Budiu" w:date="2016-06-02T15:32:00Z">
        <w:r w:rsidR="00B115C1">
          <w:rPr>
            <w:noProof/>
            <w:webHidden/>
          </w:rPr>
          <w:t>32</w:t>
        </w:r>
      </w:ins>
      <w:ins w:id="146" w:author="Mihai Budiu" w:date="2016-06-02T14:50:00Z">
        <w:r>
          <w:rPr>
            <w:noProof/>
            <w:webHidden/>
          </w:rPr>
          <w:fldChar w:fldCharType="end"/>
        </w:r>
        <w:r w:rsidRPr="00250F44">
          <w:rPr>
            <w:rStyle w:val="Hyperlink"/>
            <w:noProof/>
          </w:rPr>
          <w:fldChar w:fldCharType="end"/>
        </w:r>
      </w:ins>
    </w:p>
    <w:p w14:paraId="13B6A71F" w14:textId="76EC2672" w:rsidR="00C116C4" w:rsidRDefault="00C116C4">
      <w:pPr>
        <w:pStyle w:val="TOC3"/>
        <w:tabs>
          <w:tab w:val="left" w:pos="1200"/>
          <w:tab w:val="right" w:leader="dot" w:pos="8630"/>
        </w:tabs>
        <w:rPr>
          <w:ins w:id="147" w:author="Mihai Budiu" w:date="2016-06-02T14:50:00Z"/>
          <w:rFonts w:asciiTheme="minorHAnsi" w:eastAsiaTheme="minorEastAsia" w:hAnsiTheme="minorHAnsi" w:cstheme="minorBidi"/>
          <w:noProof/>
          <w:sz w:val="22"/>
          <w:szCs w:val="22"/>
        </w:rPr>
      </w:pPr>
      <w:ins w:id="1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"_Toc452642406"</w:instrText>
        </w:r>
        <w:r w:rsidRPr="00250F44">
          <w:rPr>
            <w:rStyle w:val="Hyperlink"/>
            <w:noProof/>
          </w:rPr>
          <w:instrText xml:space="preserve"> </w:instrText>
        </w:r>
        <w:r w:rsidRPr="00250F44">
          <w:rPr>
            <w:rStyle w:val="Hyperlink"/>
            <w:noProof/>
          </w:rPr>
          <w:fldChar w:fldCharType="separate"/>
        </w:r>
        <w:r w:rsidRPr="00250F44">
          <w:rPr>
            <w:rStyle w:val="Hyperlink"/>
            <w:noProof/>
          </w:rPr>
          <w:t>8.5.2</w:t>
        </w:r>
        <w:r>
          <w:rPr>
            <w:rFonts w:asciiTheme="minorHAnsi" w:eastAsiaTheme="minorEastAsia" w:hAnsiTheme="minorHAnsi" w:cstheme="minorBidi"/>
            <w:noProof/>
            <w:sz w:val="22"/>
            <w:szCs w:val="22"/>
          </w:rPr>
          <w:tab/>
        </w:r>
        <w:r w:rsidRPr="00250F44">
          <w:rPr>
            <w:rStyle w:val="Hyperlink"/>
            <w:noProof/>
          </w:rPr>
          <w:t>Stateful elements</w:t>
        </w:r>
        <w:r>
          <w:rPr>
            <w:noProof/>
            <w:webHidden/>
          </w:rPr>
          <w:tab/>
        </w:r>
        <w:r>
          <w:rPr>
            <w:noProof/>
            <w:webHidden/>
          </w:rPr>
          <w:fldChar w:fldCharType="begin"/>
        </w:r>
        <w:r>
          <w:rPr>
            <w:noProof/>
            <w:webHidden/>
          </w:rPr>
          <w:instrText xml:space="preserve"> PAGEREF _Toc452642406 \h </w:instrText>
        </w:r>
      </w:ins>
      <w:r>
        <w:rPr>
          <w:noProof/>
          <w:webHidden/>
        </w:rPr>
      </w:r>
      <w:r>
        <w:rPr>
          <w:noProof/>
          <w:webHidden/>
        </w:rPr>
        <w:fldChar w:fldCharType="separate"/>
      </w:r>
      <w:ins w:id="149" w:author="Mihai Budiu" w:date="2016-06-02T15:32:00Z">
        <w:r w:rsidR="00B115C1">
          <w:rPr>
            <w:noProof/>
            <w:webHidden/>
          </w:rPr>
          <w:t>32</w:t>
        </w:r>
      </w:ins>
      <w:ins w:id="150" w:author="Mihai Budiu" w:date="2016-06-02T14:50:00Z">
        <w:r>
          <w:rPr>
            <w:noProof/>
            <w:webHidden/>
          </w:rPr>
          <w:fldChar w:fldCharType="end"/>
        </w:r>
        <w:r w:rsidRPr="00250F44">
          <w:rPr>
            <w:rStyle w:val="Hyperlink"/>
            <w:noProof/>
          </w:rPr>
          <w:fldChar w:fldCharType="end"/>
        </w:r>
      </w:ins>
    </w:p>
    <w:p w14:paraId="61361D23" w14:textId="3FA8D630" w:rsidR="00C116C4" w:rsidRDefault="00C116C4">
      <w:pPr>
        <w:pStyle w:val="TOC2"/>
        <w:tabs>
          <w:tab w:val="left" w:pos="960"/>
          <w:tab w:val="right" w:leader="dot" w:pos="8630"/>
        </w:tabs>
        <w:rPr>
          <w:ins w:id="151" w:author="Mihai Budiu" w:date="2016-06-02T14:50:00Z"/>
          <w:rFonts w:asciiTheme="minorHAnsi" w:eastAsiaTheme="minorEastAsia" w:hAnsiTheme="minorHAnsi" w:cstheme="minorBidi"/>
          <w:noProof/>
          <w:sz w:val="22"/>
          <w:szCs w:val="22"/>
        </w:rPr>
      </w:pPr>
      <w:ins w:id="1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"_Toc452642407"</w:instrText>
        </w:r>
        <w:r w:rsidRPr="00250F44">
          <w:rPr>
            <w:rStyle w:val="Hyperlink"/>
            <w:noProof/>
          </w:rPr>
          <w:instrText xml:space="preserve"> </w:instrText>
        </w:r>
        <w:r w:rsidRPr="00250F44">
          <w:rPr>
            <w:rStyle w:val="Hyperlink"/>
            <w:noProof/>
          </w:rPr>
          <w:fldChar w:fldCharType="separate"/>
        </w:r>
        <w:r w:rsidRPr="00250F44">
          <w:rPr>
            <w:rStyle w:val="Hyperlink"/>
            <w:noProof/>
          </w:rPr>
          <w:t>8.6</w:t>
        </w:r>
        <w:r>
          <w:rPr>
            <w:rFonts w:asciiTheme="minorHAnsi" w:eastAsiaTheme="minorEastAsia" w:hAnsiTheme="minorHAnsi" w:cstheme="minorBidi"/>
            <w:noProof/>
            <w:sz w:val="22"/>
            <w:szCs w:val="22"/>
          </w:rPr>
          <w:tab/>
        </w:r>
        <w:r w:rsidRPr="00250F44">
          <w:rPr>
            <w:rStyle w:val="Hyperlink"/>
            <w:noProof/>
          </w:rPr>
          <w:t>Calling convention: call by copy in/copy out</w:t>
        </w:r>
        <w:r>
          <w:rPr>
            <w:noProof/>
            <w:webHidden/>
          </w:rPr>
          <w:tab/>
        </w:r>
        <w:r>
          <w:rPr>
            <w:noProof/>
            <w:webHidden/>
          </w:rPr>
          <w:fldChar w:fldCharType="begin"/>
        </w:r>
        <w:r>
          <w:rPr>
            <w:noProof/>
            <w:webHidden/>
          </w:rPr>
          <w:instrText xml:space="preserve"> PAGEREF _Toc452642407 \h </w:instrText>
        </w:r>
      </w:ins>
      <w:r>
        <w:rPr>
          <w:noProof/>
          <w:webHidden/>
        </w:rPr>
      </w:r>
      <w:r>
        <w:rPr>
          <w:noProof/>
          <w:webHidden/>
        </w:rPr>
        <w:fldChar w:fldCharType="separate"/>
      </w:r>
      <w:ins w:id="153" w:author="Mihai Budiu" w:date="2016-06-02T15:32:00Z">
        <w:r w:rsidR="00B115C1">
          <w:rPr>
            <w:noProof/>
            <w:webHidden/>
          </w:rPr>
          <w:t>33</w:t>
        </w:r>
      </w:ins>
      <w:ins w:id="154" w:author="Mihai Budiu" w:date="2016-06-02T14:50:00Z">
        <w:r>
          <w:rPr>
            <w:noProof/>
            <w:webHidden/>
          </w:rPr>
          <w:fldChar w:fldCharType="end"/>
        </w:r>
        <w:r w:rsidRPr="00250F44">
          <w:rPr>
            <w:rStyle w:val="Hyperlink"/>
            <w:noProof/>
          </w:rPr>
          <w:fldChar w:fldCharType="end"/>
        </w:r>
      </w:ins>
    </w:p>
    <w:p w14:paraId="7408AF7D" w14:textId="3B40E4AF" w:rsidR="00C116C4" w:rsidRDefault="00C116C4">
      <w:pPr>
        <w:pStyle w:val="TOC2"/>
        <w:tabs>
          <w:tab w:val="left" w:pos="960"/>
          <w:tab w:val="right" w:leader="dot" w:pos="8630"/>
        </w:tabs>
        <w:rPr>
          <w:ins w:id="155" w:author="Mihai Budiu" w:date="2016-06-02T14:50:00Z"/>
          <w:rFonts w:asciiTheme="minorHAnsi" w:eastAsiaTheme="minorEastAsia" w:hAnsiTheme="minorHAnsi" w:cstheme="minorBidi"/>
          <w:noProof/>
          <w:sz w:val="22"/>
          <w:szCs w:val="22"/>
        </w:rPr>
      </w:pPr>
      <w:ins w:id="1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"_Toc452642408"</w:instrText>
        </w:r>
        <w:r w:rsidRPr="00250F44">
          <w:rPr>
            <w:rStyle w:val="Hyperlink"/>
            <w:noProof/>
          </w:rPr>
          <w:instrText xml:space="preserve"> </w:instrText>
        </w:r>
        <w:r w:rsidRPr="00250F44">
          <w:rPr>
            <w:rStyle w:val="Hyperlink"/>
            <w:noProof/>
          </w:rPr>
          <w:fldChar w:fldCharType="separate"/>
        </w:r>
        <w:r w:rsidRPr="00250F44">
          <w:rPr>
            <w:rStyle w:val="Hyperlink"/>
            <w:noProof/>
          </w:rPr>
          <w:t>8.7</w:t>
        </w:r>
        <w:r>
          <w:rPr>
            <w:rFonts w:asciiTheme="minorHAnsi" w:eastAsiaTheme="minorEastAsia" w:hAnsiTheme="minorHAnsi" w:cstheme="minorBidi"/>
            <w:noProof/>
            <w:sz w:val="22"/>
            <w:szCs w:val="22"/>
          </w:rPr>
          <w:tab/>
        </w:r>
        <w:r w:rsidRPr="00250F44">
          <w:rPr>
            <w:rStyle w:val="Hyperlink"/>
            <w:noProof/>
          </w:rPr>
          <w:t>Paths</w:t>
        </w:r>
        <w:r>
          <w:rPr>
            <w:noProof/>
            <w:webHidden/>
          </w:rPr>
          <w:tab/>
        </w:r>
        <w:r>
          <w:rPr>
            <w:noProof/>
            <w:webHidden/>
          </w:rPr>
          <w:fldChar w:fldCharType="begin"/>
        </w:r>
        <w:r>
          <w:rPr>
            <w:noProof/>
            <w:webHidden/>
          </w:rPr>
          <w:instrText xml:space="preserve"> PAGEREF _Toc452642408 \h </w:instrText>
        </w:r>
      </w:ins>
      <w:r>
        <w:rPr>
          <w:noProof/>
          <w:webHidden/>
        </w:rPr>
      </w:r>
      <w:r>
        <w:rPr>
          <w:noProof/>
          <w:webHidden/>
        </w:rPr>
        <w:fldChar w:fldCharType="separate"/>
      </w:r>
      <w:ins w:id="157" w:author="Mihai Budiu" w:date="2016-06-02T15:32:00Z">
        <w:r w:rsidR="00B115C1">
          <w:rPr>
            <w:noProof/>
            <w:webHidden/>
          </w:rPr>
          <w:t>34</w:t>
        </w:r>
      </w:ins>
      <w:ins w:id="158" w:author="Mihai Budiu" w:date="2016-06-02T14:50:00Z">
        <w:r>
          <w:rPr>
            <w:noProof/>
            <w:webHidden/>
          </w:rPr>
          <w:fldChar w:fldCharType="end"/>
        </w:r>
        <w:r w:rsidRPr="00250F44">
          <w:rPr>
            <w:rStyle w:val="Hyperlink"/>
            <w:noProof/>
          </w:rPr>
          <w:fldChar w:fldCharType="end"/>
        </w:r>
      </w:ins>
    </w:p>
    <w:p w14:paraId="0C413E35" w14:textId="1A32D85F" w:rsidR="00C116C4" w:rsidRDefault="00C116C4">
      <w:pPr>
        <w:pStyle w:val="TOC3"/>
        <w:tabs>
          <w:tab w:val="left" w:pos="1200"/>
          <w:tab w:val="right" w:leader="dot" w:pos="8630"/>
        </w:tabs>
        <w:rPr>
          <w:ins w:id="159" w:author="Mihai Budiu" w:date="2016-06-02T14:50:00Z"/>
          <w:rFonts w:asciiTheme="minorHAnsi" w:eastAsiaTheme="minorEastAsia" w:hAnsiTheme="minorHAnsi" w:cstheme="minorBidi"/>
          <w:noProof/>
          <w:sz w:val="22"/>
          <w:szCs w:val="22"/>
        </w:rPr>
      </w:pPr>
      <w:ins w:id="1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"_Toc452642409"</w:instrText>
        </w:r>
        <w:r w:rsidRPr="00250F44">
          <w:rPr>
            <w:rStyle w:val="Hyperlink"/>
            <w:noProof/>
          </w:rPr>
          <w:instrText xml:space="preserve"> </w:instrText>
        </w:r>
        <w:r w:rsidRPr="00250F44">
          <w:rPr>
            <w:rStyle w:val="Hyperlink"/>
            <w:noProof/>
          </w:rPr>
          <w:fldChar w:fldCharType="separate"/>
        </w:r>
        <w:r w:rsidRPr="00250F44">
          <w:rPr>
            <w:rStyle w:val="Hyperlink"/>
            <w:noProof/>
          </w:rPr>
          <w:t>8.7.1</w:t>
        </w:r>
        <w:r>
          <w:rPr>
            <w:rFonts w:asciiTheme="minorHAnsi" w:eastAsiaTheme="minorEastAsia" w:hAnsiTheme="minorHAnsi" w:cstheme="minorBidi"/>
            <w:noProof/>
            <w:sz w:val="22"/>
            <w:szCs w:val="22"/>
          </w:rPr>
          <w:tab/>
        </w:r>
        <w:r w:rsidRPr="00250F44">
          <w:rPr>
            <w:rStyle w:val="Hyperlink"/>
            <w:noProof/>
          </w:rPr>
          <w:t>Name resolution rules</w:t>
        </w:r>
        <w:r>
          <w:rPr>
            <w:noProof/>
            <w:webHidden/>
          </w:rPr>
          <w:tab/>
        </w:r>
        <w:r>
          <w:rPr>
            <w:noProof/>
            <w:webHidden/>
          </w:rPr>
          <w:fldChar w:fldCharType="begin"/>
        </w:r>
        <w:r>
          <w:rPr>
            <w:noProof/>
            <w:webHidden/>
          </w:rPr>
          <w:instrText xml:space="preserve"> PAGEREF _Toc452642409 \h </w:instrText>
        </w:r>
      </w:ins>
      <w:r>
        <w:rPr>
          <w:noProof/>
          <w:webHidden/>
        </w:rPr>
      </w:r>
      <w:r>
        <w:rPr>
          <w:noProof/>
          <w:webHidden/>
        </w:rPr>
        <w:fldChar w:fldCharType="separate"/>
      </w:r>
      <w:ins w:id="161" w:author="Mihai Budiu" w:date="2016-06-02T15:32:00Z">
        <w:r w:rsidR="00B115C1">
          <w:rPr>
            <w:noProof/>
            <w:webHidden/>
          </w:rPr>
          <w:t>35</w:t>
        </w:r>
      </w:ins>
      <w:ins w:id="162" w:author="Mihai Budiu" w:date="2016-06-02T14:50:00Z">
        <w:r>
          <w:rPr>
            <w:noProof/>
            <w:webHidden/>
          </w:rPr>
          <w:fldChar w:fldCharType="end"/>
        </w:r>
        <w:r w:rsidRPr="00250F44">
          <w:rPr>
            <w:rStyle w:val="Hyperlink"/>
            <w:noProof/>
          </w:rPr>
          <w:fldChar w:fldCharType="end"/>
        </w:r>
      </w:ins>
    </w:p>
    <w:p w14:paraId="3DFC2B08" w14:textId="576992CC" w:rsidR="00C116C4" w:rsidRDefault="00C116C4">
      <w:pPr>
        <w:pStyle w:val="TOC3"/>
        <w:tabs>
          <w:tab w:val="left" w:pos="1200"/>
          <w:tab w:val="right" w:leader="dot" w:pos="8630"/>
        </w:tabs>
        <w:rPr>
          <w:ins w:id="163" w:author="Mihai Budiu" w:date="2016-06-02T14:50:00Z"/>
          <w:rFonts w:asciiTheme="minorHAnsi" w:eastAsiaTheme="minorEastAsia" w:hAnsiTheme="minorHAnsi" w:cstheme="minorBidi"/>
          <w:noProof/>
          <w:sz w:val="22"/>
          <w:szCs w:val="22"/>
        </w:rPr>
      </w:pPr>
      <w:ins w:id="1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"_Toc452642410"</w:instrText>
        </w:r>
        <w:r w:rsidRPr="00250F44">
          <w:rPr>
            <w:rStyle w:val="Hyperlink"/>
            <w:noProof/>
          </w:rPr>
          <w:instrText xml:space="preserve"> </w:instrText>
        </w:r>
        <w:r w:rsidRPr="00250F44">
          <w:rPr>
            <w:rStyle w:val="Hyperlink"/>
            <w:noProof/>
          </w:rPr>
          <w:fldChar w:fldCharType="separate"/>
        </w:r>
        <w:r w:rsidRPr="00250F44">
          <w:rPr>
            <w:rStyle w:val="Hyperlink"/>
            <w:noProof/>
          </w:rPr>
          <w:t>8.7.2</w:t>
        </w:r>
        <w:r>
          <w:rPr>
            <w:rFonts w:asciiTheme="minorHAnsi" w:eastAsiaTheme="minorEastAsia" w:hAnsiTheme="minorHAnsi" w:cstheme="minorBidi"/>
            <w:noProof/>
            <w:sz w:val="22"/>
            <w:szCs w:val="22"/>
          </w:rPr>
          <w:tab/>
        </w:r>
        <w:r w:rsidRPr="00250F44">
          <w:rPr>
            <w:rStyle w:val="Hyperlink"/>
            <w:noProof/>
          </w:rPr>
          <w:t>Visibility</w:t>
        </w:r>
        <w:r>
          <w:rPr>
            <w:noProof/>
            <w:webHidden/>
          </w:rPr>
          <w:tab/>
        </w:r>
        <w:r>
          <w:rPr>
            <w:noProof/>
            <w:webHidden/>
          </w:rPr>
          <w:fldChar w:fldCharType="begin"/>
        </w:r>
        <w:r>
          <w:rPr>
            <w:noProof/>
            <w:webHidden/>
          </w:rPr>
          <w:instrText xml:space="preserve"> PAGEREF _Toc452642410 \h </w:instrText>
        </w:r>
      </w:ins>
      <w:r>
        <w:rPr>
          <w:noProof/>
          <w:webHidden/>
        </w:rPr>
      </w:r>
      <w:r>
        <w:rPr>
          <w:noProof/>
          <w:webHidden/>
        </w:rPr>
        <w:fldChar w:fldCharType="separate"/>
      </w:r>
      <w:ins w:id="165" w:author="Mihai Budiu" w:date="2016-06-02T15:32:00Z">
        <w:r w:rsidR="00B115C1">
          <w:rPr>
            <w:noProof/>
            <w:webHidden/>
          </w:rPr>
          <w:t>35</w:t>
        </w:r>
      </w:ins>
      <w:ins w:id="166" w:author="Mihai Budiu" w:date="2016-06-02T14:50:00Z">
        <w:r>
          <w:rPr>
            <w:noProof/>
            <w:webHidden/>
          </w:rPr>
          <w:fldChar w:fldCharType="end"/>
        </w:r>
        <w:r w:rsidRPr="00250F44">
          <w:rPr>
            <w:rStyle w:val="Hyperlink"/>
            <w:noProof/>
          </w:rPr>
          <w:fldChar w:fldCharType="end"/>
        </w:r>
      </w:ins>
    </w:p>
    <w:p w14:paraId="0E0B9917" w14:textId="32FB2F09" w:rsidR="00C116C4" w:rsidRDefault="00C116C4">
      <w:pPr>
        <w:pStyle w:val="TOC1"/>
        <w:rPr>
          <w:ins w:id="167" w:author="Mihai Budiu" w:date="2016-06-02T14:50:00Z"/>
          <w:rFonts w:asciiTheme="minorHAnsi" w:eastAsiaTheme="minorEastAsia" w:hAnsiTheme="minorHAnsi" w:cstheme="minorBidi"/>
          <w:noProof/>
          <w:sz w:val="22"/>
          <w:szCs w:val="22"/>
        </w:rPr>
      </w:pPr>
      <w:ins w:id="1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"_Toc452642411"</w:instrText>
        </w:r>
        <w:r w:rsidRPr="00250F44">
          <w:rPr>
            <w:rStyle w:val="Hyperlink"/>
            <w:noProof/>
          </w:rPr>
          <w:instrText xml:space="preserve"> </w:instrText>
        </w:r>
        <w:r w:rsidRPr="00250F44">
          <w:rPr>
            <w:rStyle w:val="Hyperlink"/>
            <w:noProof/>
          </w:rPr>
          <w:fldChar w:fldCharType="separate"/>
        </w:r>
        <w:r w:rsidRPr="00250F44">
          <w:rPr>
            <w:rStyle w:val="Hyperlink"/>
            <w:noProof/>
          </w:rPr>
          <w:t>9</w:t>
        </w:r>
        <w:r>
          <w:rPr>
            <w:rFonts w:asciiTheme="minorHAnsi" w:eastAsiaTheme="minorEastAsia" w:hAnsiTheme="minorHAnsi" w:cstheme="minorBidi"/>
            <w:noProof/>
            <w:sz w:val="22"/>
            <w:szCs w:val="22"/>
          </w:rPr>
          <w:tab/>
        </w:r>
        <w:r w:rsidRPr="00250F44">
          <w:rPr>
            <w:rStyle w:val="Hyperlink"/>
            <w:noProof/>
          </w:rPr>
          <w:t>P4 data types</w:t>
        </w:r>
        <w:r>
          <w:rPr>
            <w:noProof/>
            <w:webHidden/>
          </w:rPr>
          <w:tab/>
        </w:r>
        <w:r>
          <w:rPr>
            <w:noProof/>
            <w:webHidden/>
          </w:rPr>
          <w:fldChar w:fldCharType="begin"/>
        </w:r>
        <w:r>
          <w:rPr>
            <w:noProof/>
            <w:webHidden/>
          </w:rPr>
          <w:instrText xml:space="preserve"> PAGEREF _Toc452642411 \h </w:instrText>
        </w:r>
      </w:ins>
      <w:r>
        <w:rPr>
          <w:noProof/>
          <w:webHidden/>
        </w:rPr>
      </w:r>
      <w:r>
        <w:rPr>
          <w:noProof/>
          <w:webHidden/>
        </w:rPr>
        <w:fldChar w:fldCharType="separate"/>
      </w:r>
      <w:ins w:id="169" w:author="Mihai Budiu" w:date="2016-06-02T15:32:00Z">
        <w:r w:rsidR="00B115C1">
          <w:rPr>
            <w:noProof/>
            <w:webHidden/>
          </w:rPr>
          <w:t>35</w:t>
        </w:r>
      </w:ins>
      <w:ins w:id="170" w:author="Mihai Budiu" w:date="2016-06-02T14:50:00Z">
        <w:r>
          <w:rPr>
            <w:noProof/>
            <w:webHidden/>
          </w:rPr>
          <w:fldChar w:fldCharType="end"/>
        </w:r>
        <w:r w:rsidRPr="00250F44">
          <w:rPr>
            <w:rStyle w:val="Hyperlink"/>
            <w:noProof/>
          </w:rPr>
          <w:fldChar w:fldCharType="end"/>
        </w:r>
      </w:ins>
    </w:p>
    <w:p w14:paraId="6DFCD042" w14:textId="2E9EB49B" w:rsidR="00C116C4" w:rsidRDefault="00C116C4">
      <w:pPr>
        <w:pStyle w:val="TOC2"/>
        <w:tabs>
          <w:tab w:val="left" w:pos="960"/>
          <w:tab w:val="right" w:leader="dot" w:pos="8630"/>
        </w:tabs>
        <w:rPr>
          <w:ins w:id="171" w:author="Mihai Budiu" w:date="2016-06-02T14:50:00Z"/>
          <w:rFonts w:asciiTheme="minorHAnsi" w:eastAsiaTheme="minorEastAsia" w:hAnsiTheme="minorHAnsi" w:cstheme="minorBidi"/>
          <w:noProof/>
          <w:sz w:val="22"/>
          <w:szCs w:val="22"/>
        </w:rPr>
      </w:pPr>
      <w:ins w:id="1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"_Toc452642412"</w:instrText>
        </w:r>
        <w:r w:rsidRPr="00250F44">
          <w:rPr>
            <w:rStyle w:val="Hyperlink"/>
            <w:noProof/>
          </w:rPr>
          <w:instrText xml:space="preserve"> </w:instrText>
        </w:r>
        <w:r w:rsidRPr="00250F44">
          <w:rPr>
            <w:rStyle w:val="Hyperlink"/>
            <w:noProof/>
          </w:rPr>
          <w:fldChar w:fldCharType="separate"/>
        </w:r>
        <w:r w:rsidRPr="00250F44">
          <w:rPr>
            <w:rStyle w:val="Hyperlink"/>
            <w:noProof/>
          </w:rPr>
          <w:t>9.1</w:t>
        </w:r>
        <w:r>
          <w:rPr>
            <w:rFonts w:asciiTheme="minorHAnsi" w:eastAsiaTheme="minorEastAsia" w:hAnsiTheme="minorHAnsi" w:cstheme="minorBidi"/>
            <w:noProof/>
            <w:sz w:val="22"/>
            <w:szCs w:val="22"/>
          </w:rPr>
          <w:tab/>
        </w:r>
        <w:r w:rsidRPr="00250F44">
          <w:rPr>
            <w:rStyle w:val="Hyperlink"/>
            <w:noProof/>
          </w:rPr>
          <w:t>Base types</w:t>
        </w:r>
        <w:r>
          <w:rPr>
            <w:noProof/>
            <w:webHidden/>
          </w:rPr>
          <w:tab/>
        </w:r>
        <w:r>
          <w:rPr>
            <w:noProof/>
            <w:webHidden/>
          </w:rPr>
          <w:fldChar w:fldCharType="begin"/>
        </w:r>
        <w:r>
          <w:rPr>
            <w:noProof/>
            <w:webHidden/>
          </w:rPr>
          <w:instrText xml:space="preserve"> PAGEREF _Toc452642412 \h </w:instrText>
        </w:r>
      </w:ins>
      <w:r>
        <w:rPr>
          <w:noProof/>
          <w:webHidden/>
        </w:rPr>
      </w:r>
      <w:r>
        <w:rPr>
          <w:noProof/>
          <w:webHidden/>
        </w:rPr>
        <w:fldChar w:fldCharType="separate"/>
      </w:r>
      <w:ins w:id="173" w:author="Mihai Budiu" w:date="2016-06-02T15:32:00Z">
        <w:r w:rsidR="00B115C1">
          <w:rPr>
            <w:noProof/>
            <w:webHidden/>
          </w:rPr>
          <w:t>36</w:t>
        </w:r>
      </w:ins>
      <w:ins w:id="174" w:author="Mihai Budiu" w:date="2016-06-02T14:50:00Z">
        <w:r>
          <w:rPr>
            <w:noProof/>
            <w:webHidden/>
          </w:rPr>
          <w:fldChar w:fldCharType="end"/>
        </w:r>
        <w:r w:rsidRPr="00250F44">
          <w:rPr>
            <w:rStyle w:val="Hyperlink"/>
            <w:noProof/>
          </w:rPr>
          <w:fldChar w:fldCharType="end"/>
        </w:r>
      </w:ins>
    </w:p>
    <w:p w14:paraId="16CE6A11" w14:textId="7243CA65" w:rsidR="00C116C4" w:rsidRDefault="00C116C4">
      <w:pPr>
        <w:pStyle w:val="TOC3"/>
        <w:tabs>
          <w:tab w:val="left" w:pos="1200"/>
          <w:tab w:val="right" w:leader="dot" w:pos="8630"/>
        </w:tabs>
        <w:rPr>
          <w:ins w:id="175" w:author="Mihai Budiu" w:date="2016-06-02T14:50:00Z"/>
          <w:rFonts w:asciiTheme="minorHAnsi" w:eastAsiaTheme="minorEastAsia" w:hAnsiTheme="minorHAnsi" w:cstheme="minorBidi"/>
          <w:noProof/>
          <w:sz w:val="22"/>
          <w:szCs w:val="22"/>
        </w:rPr>
      </w:pPr>
      <w:ins w:id="1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"_Toc452642413"</w:instrText>
        </w:r>
        <w:r w:rsidRPr="00250F44">
          <w:rPr>
            <w:rStyle w:val="Hyperlink"/>
            <w:noProof/>
          </w:rPr>
          <w:instrText xml:space="preserve"> </w:instrText>
        </w:r>
        <w:r w:rsidRPr="00250F44">
          <w:rPr>
            <w:rStyle w:val="Hyperlink"/>
            <w:noProof/>
          </w:rPr>
          <w:fldChar w:fldCharType="separate"/>
        </w:r>
        <w:r w:rsidRPr="00250F44">
          <w:rPr>
            <w:rStyle w:val="Hyperlink"/>
            <w:noProof/>
          </w:rPr>
          <w:t>9.1.1</w:t>
        </w:r>
        <w:r>
          <w:rPr>
            <w:rFonts w:asciiTheme="minorHAnsi" w:eastAsiaTheme="minorEastAsia" w:hAnsiTheme="minorHAnsi" w:cstheme="minorBidi"/>
            <w:noProof/>
            <w:sz w:val="22"/>
            <w:szCs w:val="22"/>
          </w:rPr>
          <w:tab/>
        </w:r>
        <w:r w:rsidRPr="00250F44">
          <w:rPr>
            <w:rStyle w:val="Hyperlink"/>
            <w:noProof/>
          </w:rPr>
          <w:t>The void type</w:t>
        </w:r>
        <w:r>
          <w:rPr>
            <w:noProof/>
            <w:webHidden/>
          </w:rPr>
          <w:tab/>
        </w:r>
        <w:r>
          <w:rPr>
            <w:noProof/>
            <w:webHidden/>
          </w:rPr>
          <w:fldChar w:fldCharType="begin"/>
        </w:r>
        <w:r>
          <w:rPr>
            <w:noProof/>
            <w:webHidden/>
          </w:rPr>
          <w:instrText xml:space="preserve"> PAGEREF _Toc452642413 \h </w:instrText>
        </w:r>
      </w:ins>
      <w:r>
        <w:rPr>
          <w:noProof/>
          <w:webHidden/>
        </w:rPr>
      </w:r>
      <w:r>
        <w:rPr>
          <w:noProof/>
          <w:webHidden/>
        </w:rPr>
        <w:fldChar w:fldCharType="separate"/>
      </w:r>
      <w:ins w:id="177" w:author="Mihai Budiu" w:date="2016-06-02T15:32:00Z">
        <w:r w:rsidR="00B115C1">
          <w:rPr>
            <w:noProof/>
            <w:webHidden/>
          </w:rPr>
          <w:t>36</w:t>
        </w:r>
      </w:ins>
      <w:ins w:id="178" w:author="Mihai Budiu" w:date="2016-06-02T14:50:00Z">
        <w:r>
          <w:rPr>
            <w:noProof/>
            <w:webHidden/>
          </w:rPr>
          <w:fldChar w:fldCharType="end"/>
        </w:r>
        <w:r w:rsidRPr="00250F44">
          <w:rPr>
            <w:rStyle w:val="Hyperlink"/>
            <w:noProof/>
          </w:rPr>
          <w:fldChar w:fldCharType="end"/>
        </w:r>
      </w:ins>
    </w:p>
    <w:p w14:paraId="07C7CBD8" w14:textId="2F241905" w:rsidR="00C116C4" w:rsidRDefault="00C116C4">
      <w:pPr>
        <w:pStyle w:val="TOC3"/>
        <w:tabs>
          <w:tab w:val="left" w:pos="1200"/>
          <w:tab w:val="right" w:leader="dot" w:pos="8630"/>
        </w:tabs>
        <w:rPr>
          <w:ins w:id="179" w:author="Mihai Budiu" w:date="2016-06-02T14:50:00Z"/>
          <w:rFonts w:asciiTheme="minorHAnsi" w:eastAsiaTheme="minorEastAsia" w:hAnsiTheme="minorHAnsi" w:cstheme="minorBidi"/>
          <w:noProof/>
          <w:sz w:val="22"/>
          <w:szCs w:val="22"/>
        </w:rPr>
      </w:pPr>
      <w:ins w:id="1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"_Toc452642414"</w:instrText>
        </w:r>
        <w:r w:rsidRPr="00250F44">
          <w:rPr>
            <w:rStyle w:val="Hyperlink"/>
            <w:noProof/>
          </w:rPr>
          <w:instrText xml:space="preserve"> </w:instrText>
        </w:r>
        <w:r w:rsidRPr="00250F44">
          <w:rPr>
            <w:rStyle w:val="Hyperlink"/>
            <w:noProof/>
          </w:rPr>
          <w:fldChar w:fldCharType="separate"/>
        </w:r>
        <w:r w:rsidRPr="00250F44">
          <w:rPr>
            <w:rStyle w:val="Hyperlink"/>
            <w:noProof/>
          </w:rPr>
          <w:t>9.1.2</w:t>
        </w:r>
        <w:r>
          <w:rPr>
            <w:rFonts w:asciiTheme="minorHAnsi" w:eastAsiaTheme="minorEastAsia" w:hAnsiTheme="minorHAnsi" w:cstheme="minorBidi"/>
            <w:noProof/>
            <w:sz w:val="22"/>
            <w:szCs w:val="22"/>
          </w:rPr>
          <w:tab/>
        </w:r>
        <w:r w:rsidRPr="00250F44">
          <w:rPr>
            <w:rStyle w:val="Hyperlink"/>
            <w:noProof/>
          </w:rPr>
          <w:t>The error type</w:t>
        </w:r>
        <w:r>
          <w:rPr>
            <w:noProof/>
            <w:webHidden/>
          </w:rPr>
          <w:tab/>
        </w:r>
        <w:r>
          <w:rPr>
            <w:noProof/>
            <w:webHidden/>
          </w:rPr>
          <w:fldChar w:fldCharType="begin"/>
        </w:r>
        <w:r>
          <w:rPr>
            <w:noProof/>
            <w:webHidden/>
          </w:rPr>
          <w:instrText xml:space="preserve"> PAGEREF _Toc452642414 \h </w:instrText>
        </w:r>
      </w:ins>
      <w:r>
        <w:rPr>
          <w:noProof/>
          <w:webHidden/>
        </w:rPr>
      </w:r>
      <w:r>
        <w:rPr>
          <w:noProof/>
          <w:webHidden/>
        </w:rPr>
        <w:fldChar w:fldCharType="separate"/>
      </w:r>
      <w:ins w:id="181" w:author="Mihai Budiu" w:date="2016-06-02T15:32:00Z">
        <w:r w:rsidR="00B115C1">
          <w:rPr>
            <w:noProof/>
            <w:webHidden/>
          </w:rPr>
          <w:t>36</w:t>
        </w:r>
      </w:ins>
      <w:ins w:id="182" w:author="Mihai Budiu" w:date="2016-06-02T14:50:00Z">
        <w:r>
          <w:rPr>
            <w:noProof/>
            <w:webHidden/>
          </w:rPr>
          <w:fldChar w:fldCharType="end"/>
        </w:r>
        <w:r w:rsidRPr="00250F44">
          <w:rPr>
            <w:rStyle w:val="Hyperlink"/>
            <w:noProof/>
          </w:rPr>
          <w:fldChar w:fldCharType="end"/>
        </w:r>
      </w:ins>
    </w:p>
    <w:p w14:paraId="16E3E3C1" w14:textId="41366315" w:rsidR="00C116C4" w:rsidRDefault="00C116C4">
      <w:pPr>
        <w:pStyle w:val="TOC3"/>
        <w:tabs>
          <w:tab w:val="left" w:pos="1200"/>
          <w:tab w:val="right" w:leader="dot" w:pos="8630"/>
        </w:tabs>
        <w:rPr>
          <w:ins w:id="183" w:author="Mihai Budiu" w:date="2016-06-02T14:50:00Z"/>
          <w:rFonts w:asciiTheme="minorHAnsi" w:eastAsiaTheme="minorEastAsia" w:hAnsiTheme="minorHAnsi" w:cstheme="minorBidi"/>
          <w:noProof/>
          <w:sz w:val="22"/>
          <w:szCs w:val="22"/>
        </w:rPr>
      </w:pPr>
      <w:ins w:id="1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"_Toc452642415"</w:instrText>
        </w:r>
        <w:r w:rsidRPr="00250F44">
          <w:rPr>
            <w:rStyle w:val="Hyperlink"/>
            <w:noProof/>
          </w:rPr>
          <w:instrText xml:space="preserve"> </w:instrText>
        </w:r>
        <w:r w:rsidRPr="00250F44">
          <w:rPr>
            <w:rStyle w:val="Hyperlink"/>
            <w:noProof/>
          </w:rPr>
          <w:fldChar w:fldCharType="separate"/>
        </w:r>
        <w:r w:rsidRPr="00250F44">
          <w:rPr>
            <w:rStyle w:val="Hyperlink"/>
            <w:noProof/>
          </w:rPr>
          <w:t>9.1.3</w:t>
        </w:r>
        <w:r>
          <w:rPr>
            <w:rFonts w:asciiTheme="minorHAnsi" w:eastAsiaTheme="minorEastAsia" w:hAnsiTheme="minorHAnsi" w:cstheme="minorBidi"/>
            <w:noProof/>
            <w:sz w:val="22"/>
            <w:szCs w:val="22"/>
          </w:rPr>
          <w:tab/>
        </w:r>
        <w:r w:rsidRPr="00250F44">
          <w:rPr>
            <w:rStyle w:val="Hyperlink"/>
            <w:noProof/>
          </w:rPr>
          <w:t>The match_kind type</w:t>
        </w:r>
        <w:r>
          <w:rPr>
            <w:noProof/>
            <w:webHidden/>
          </w:rPr>
          <w:tab/>
        </w:r>
        <w:r>
          <w:rPr>
            <w:noProof/>
            <w:webHidden/>
          </w:rPr>
          <w:fldChar w:fldCharType="begin"/>
        </w:r>
        <w:r>
          <w:rPr>
            <w:noProof/>
            <w:webHidden/>
          </w:rPr>
          <w:instrText xml:space="preserve"> PAGEREF _Toc452642415 \h </w:instrText>
        </w:r>
      </w:ins>
      <w:r>
        <w:rPr>
          <w:noProof/>
          <w:webHidden/>
        </w:rPr>
      </w:r>
      <w:r>
        <w:rPr>
          <w:noProof/>
          <w:webHidden/>
        </w:rPr>
        <w:fldChar w:fldCharType="separate"/>
      </w:r>
      <w:ins w:id="185" w:author="Mihai Budiu" w:date="2016-06-02T15:32:00Z">
        <w:r w:rsidR="00B115C1">
          <w:rPr>
            <w:noProof/>
            <w:webHidden/>
          </w:rPr>
          <w:t>36</w:t>
        </w:r>
      </w:ins>
      <w:ins w:id="186" w:author="Mihai Budiu" w:date="2016-06-02T14:50:00Z">
        <w:r>
          <w:rPr>
            <w:noProof/>
            <w:webHidden/>
          </w:rPr>
          <w:fldChar w:fldCharType="end"/>
        </w:r>
        <w:r w:rsidRPr="00250F44">
          <w:rPr>
            <w:rStyle w:val="Hyperlink"/>
            <w:noProof/>
          </w:rPr>
          <w:fldChar w:fldCharType="end"/>
        </w:r>
      </w:ins>
    </w:p>
    <w:p w14:paraId="3FA52520" w14:textId="0532419A" w:rsidR="00C116C4" w:rsidRDefault="00C116C4">
      <w:pPr>
        <w:pStyle w:val="TOC3"/>
        <w:tabs>
          <w:tab w:val="left" w:pos="1200"/>
          <w:tab w:val="right" w:leader="dot" w:pos="8630"/>
        </w:tabs>
        <w:rPr>
          <w:ins w:id="187" w:author="Mihai Budiu" w:date="2016-06-02T14:50:00Z"/>
          <w:rFonts w:asciiTheme="minorHAnsi" w:eastAsiaTheme="minorEastAsia" w:hAnsiTheme="minorHAnsi" w:cstheme="minorBidi"/>
          <w:noProof/>
          <w:sz w:val="22"/>
          <w:szCs w:val="22"/>
        </w:rPr>
      </w:pPr>
      <w:ins w:id="1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"_Toc452642416"</w:instrText>
        </w:r>
        <w:r w:rsidRPr="00250F44">
          <w:rPr>
            <w:rStyle w:val="Hyperlink"/>
            <w:noProof/>
          </w:rPr>
          <w:instrText xml:space="preserve"> </w:instrText>
        </w:r>
        <w:r w:rsidRPr="00250F44">
          <w:rPr>
            <w:rStyle w:val="Hyperlink"/>
            <w:noProof/>
          </w:rPr>
          <w:fldChar w:fldCharType="separate"/>
        </w:r>
        <w:r w:rsidRPr="00250F44">
          <w:rPr>
            <w:rStyle w:val="Hyperlink"/>
            <w:noProof/>
          </w:rPr>
          <w:t>9.1.4</w:t>
        </w:r>
        <w:r>
          <w:rPr>
            <w:rFonts w:asciiTheme="minorHAnsi" w:eastAsiaTheme="minorEastAsia" w:hAnsiTheme="minorHAnsi" w:cstheme="minorBidi"/>
            <w:noProof/>
            <w:sz w:val="22"/>
            <w:szCs w:val="22"/>
          </w:rPr>
          <w:tab/>
        </w:r>
        <w:r w:rsidRPr="00250F44">
          <w:rPr>
            <w:rStyle w:val="Hyperlink"/>
            <w:noProof/>
          </w:rPr>
          <w:t>Boolean</w:t>
        </w:r>
        <w:r>
          <w:rPr>
            <w:noProof/>
            <w:webHidden/>
          </w:rPr>
          <w:tab/>
        </w:r>
        <w:r>
          <w:rPr>
            <w:noProof/>
            <w:webHidden/>
          </w:rPr>
          <w:fldChar w:fldCharType="begin"/>
        </w:r>
        <w:r>
          <w:rPr>
            <w:noProof/>
            <w:webHidden/>
          </w:rPr>
          <w:instrText xml:space="preserve"> PAGEREF _Toc452642416 \h </w:instrText>
        </w:r>
      </w:ins>
      <w:r>
        <w:rPr>
          <w:noProof/>
          <w:webHidden/>
        </w:rPr>
      </w:r>
      <w:r>
        <w:rPr>
          <w:noProof/>
          <w:webHidden/>
        </w:rPr>
        <w:fldChar w:fldCharType="separate"/>
      </w:r>
      <w:ins w:id="189" w:author="Mihai Budiu" w:date="2016-06-02T15:32:00Z">
        <w:r w:rsidR="00B115C1">
          <w:rPr>
            <w:noProof/>
            <w:webHidden/>
          </w:rPr>
          <w:t>37</w:t>
        </w:r>
      </w:ins>
      <w:ins w:id="190" w:author="Mihai Budiu" w:date="2016-06-02T14:50:00Z">
        <w:r>
          <w:rPr>
            <w:noProof/>
            <w:webHidden/>
          </w:rPr>
          <w:fldChar w:fldCharType="end"/>
        </w:r>
        <w:r w:rsidRPr="00250F44">
          <w:rPr>
            <w:rStyle w:val="Hyperlink"/>
            <w:noProof/>
          </w:rPr>
          <w:fldChar w:fldCharType="end"/>
        </w:r>
      </w:ins>
    </w:p>
    <w:p w14:paraId="3D8E1770" w14:textId="5CA45733" w:rsidR="00C116C4" w:rsidRDefault="00C116C4">
      <w:pPr>
        <w:pStyle w:val="TOC3"/>
        <w:tabs>
          <w:tab w:val="left" w:pos="1200"/>
          <w:tab w:val="right" w:leader="dot" w:pos="8630"/>
        </w:tabs>
        <w:rPr>
          <w:ins w:id="191" w:author="Mihai Budiu" w:date="2016-06-02T14:50:00Z"/>
          <w:rFonts w:asciiTheme="minorHAnsi" w:eastAsiaTheme="minorEastAsia" w:hAnsiTheme="minorHAnsi" w:cstheme="minorBidi"/>
          <w:noProof/>
          <w:sz w:val="22"/>
          <w:szCs w:val="22"/>
        </w:rPr>
      </w:pPr>
      <w:ins w:id="1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"_Toc452642417"</w:instrText>
        </w:r>
        <w:r w:rsidRPr="00250F44">
          <w:rPr>
            <w:rStyle w:val="Hyperlink"/>
            <w:noProof/>
          </w:rPr>
          <w:instrText xml:space="preserve"> </w:instrText>
        </w:r>
        <w:r w:rsidRPr="00250F44">
          <w:rPr>
            <w:rStyle w:val="Hyperlink"/>
            <w:noProof/>
          </w:rPr>
          <w:fldChar w:fldCharType="separate"/>
        </w:r>
        <w:r w:rsidRPr="00250F44">
          <w:rPr>
            <w:rStyle w:val="Hyperlink"/>
            <w:noProof/>
          </w:rPr>
          <w:t>9.1.5</w:t>
        </w:r>
        <w:r>
          <w:rPr>
            <w:rFonts w:asciiTheme="minorHAnsi" w:eastAsiaTheme="minorEastAsia" w:hAnsiTheme="minorHAnsi" w:cstheme="minorBidi"/>
            <w:noProof/>
            <w:sz w:val="22"/>
            <w:szCs w:val="22"/>
          </w:rPr>
          <w:tab/>
        </w:r>
        <w:r w:rsidRPr="00250F44">
          <w:rPr>
            <w:rStyle w:val="Hyperlink"/>
            <w:noProof/>
          </w:rPr>
          <w:t>Strings</w:t>
        </w:r>
        <w:r>
          <w:rPr>
            <w:noProof/>
            <w:webHidden/>
          </w:rPr>
          <w:tab/>
        </w:r>
        <w:r>
          <w:rPr>
            <w:noProof/>
            <w:webHidden/>
          </w:rPr>
          <w:fldChar w:fldCharType="begin"/>
        </w:r>
        <w:r>
          <w:rPr>
            <w:noProof/>
            <w:webHidden/>
          </w:rPr>
          <w:instrText xml:space="preserve"> PAGEREF _Toc452642417 \h </w:instrText>
        </w:r>
      </w:ins>
      <w:r>
        <w:rPr>
          <w:noProof/>
          <w:webHidden/>
        </w:rPr>
      </w:r>
      <w:r>
        <w:rPr>
          <w:noProof/>
          <w:webHidden/>
        </w:rPr>
        <w:fldChar w:fldCharType="separate"/>
      </w:r>
      <w:ins w:id="193" w:author="Mihai Budiu" w:date="2016-06-02T15:32:00Z">
        <w:r w:rsidR="00B115C1">
          <w:rPr>
            <w:noProof/>
            <w:webHidden/>
          </w:rPr>
          <w:t>37</w:t>
        </w:r>
      </w:ins>
      <w:ins w:id="194" w:author="Mihai Budiu" w:date="2016-06-02T14:50:00Z">
        <w:r>
          <w:rPr>
            <w:noProof/>
            <w:webHidden/>
          </w:rPr>
          <w:fldChar w:fldCharType="end"/>
        </w:r>
        <w:r w:rsidRPr="00250F44">
          <w:rPr>
            <w:rStyle w:val="Hyperlink"/>
            <w:noProof/>
          </w:rPr>
          <w:fldChar w:fldCharType="end"/>
        </w:r>
      </w:ins>
    </w:p>
    <w:p w14:paraId="0F260339" w14:textId="4FBDFE30" w:rsidR="00C116C4" w:rsidRDefault="00C116C4">
      <w:pPr>
        <w:pStyle w:val="TOC3"/>
        <w:tabs>
          <w:tab w:val="left" w:pos="1200"/>
          <w:tab w:val="right" w:leader="dot" w:pos="8630"/>
        </w:tabs>
        <w:rPr>
          <w:ins w:id="195" w:author="Mihai Budiu" w:date="2016-06-02T14:50:00Z"/>
          <w:rFonts w:asciiTheme="minorHAnsi" w:eastAsiaTheme="minorEastAsia" w:hAnsiTheme="minorHAnsi" w:cstheme="minorBidi"/>
          <w:noProof/>
          <w:sz w:val="22"/>
          <w:szCs w:val="22"/>
        </w:rPr>
      </w:pPr>
      <w:ins w:id="1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"_Toc452642418"</w:instrText>
        </w:r>
        <w:r w:rsidRPr="00250F44">
          <w:rPr>
            <w:rStyle w:val="Hyperlink"/>
            <w:noProof/>
          </w:rPr>
          <w:instrText xml:space="preserve"> </w:instrText>
        </w:r>
        <w:r w:rsidRPr="00250F44">
          <w:rPr>
            <w:rStyle w:val="Hyperlink"/>
            <w:noProof/>
          </w:rPr>
          <w:fldChar w:fldCharType="separate"/>
        </w:r>
        <w:r w:rsidRPr="00250F44">
          <w:rPr>
            <w:rStyle w:val="Hyperlink"/>
            <w:noProof/>
          </w:rPr>
          <w:t>9.1.6</w:t>
        </w:r>
        <w:r>
          <w:rPr>
            <w:rFonts w:asciiTheme="minorHAnsi" w:eastAsiaTheme="minorEastAsia" w:hAnsiTheme="minorHAnsi" w:cstheme="minorBidi"/>
            <w:noProof/>
            <w:sz w:val="22"/>
            <w:szCs w:val="22"/>
          </w:rPr>
          <w:tab/>
        </w:r>
        <w:r w:rsidRPr="00250F44">
          <w:rPr>
            <w:rStyle w:val="Hyperlink"/>
            <w:noProof/>
          </w:rPr>
          <w:t>Integers (signed and unsigned)</w:t>
        </w:r>
        <w:r>
          <w:rPr>
            <w:noProof/>
            <w:webHidden/>
          </w:rPr>
          <w:tab/>
        </w:r>
        <w:r>
          <w:rPr>
            <w:noProof/>
            <w:webHidden/>
          </w:rPr>
          <w:fldChar w:fldCharType="begin"/>
        </w:r>
        <w:r>
          <w:rPr>
            <w:noProof/>
            <w:webHidden/>
          </w:rPr>
          <w:instrText xml:space="preserve"> PAGEREF _Toc452642418 \h </w:instrText>
        </w:r>
      </w:ins>
      <w:r>
        <w:rPr>
          <w:noProof/>
          <w:webHidden/>
        </w:rPr>
      </w:r>
      <w:r>
        <w:rPr>
          <w:noProof/>
          <w:webHidden/>
        </w:rPr>
        <w:fldChar w:fldCharType="separate"/>
      </w:r>
      <w:ins w:id="197" w:author="Mihai Budiu" w:date="2016-06-02T15:32:00Z">
        <w:r w:rsidR="00B115C1">
          <w:rPr>
            <w:noProof/>
            <w:webHidden/>
          </w:rPr>
          <w:t>37</w:t>
        </w:r>
      </w:ins>
      <w:ins w:id="198" w:author="Mihai Budiu" w:date="2016-06-02T14:50:00Z">
        <w:r>
          <w:rPr>
            <w:noProof/>
            <w:webHidden/>
          </w:rPr>
          <w:fldChar w:fldCharType="end"/>
        </w:r>
        <w:r w:rsidRPr="00250F44">
          <w:rPr>
            <w:rStyle w:val="Hyperlink"/>
            <w:noProof/>
          </w:rPr>
          <w:fldChar w:fldCharType="end"/>
        </w:r>
      </w:ins>
    </w:p>
    <w:p w14:paraId="40566BE3" w14:textId="651427F9" w:rsidR="00C116C4" w:rsidRDefault="00C116C4">
      <w:pPr>
        <w:pStyle w:val="TOC2"/>
        <w:tabs>
          <w:tab w:val="left" w:pos="960"/>
          <w:tab w:val="right" w:leader="dot" w:pos="8630"/>
        </w:tabs>
        <w:rPr>
          <w:ins w:id="199" w:author="Mihai Budiu" w:date="2016-06-02T14:50:00Z"/>
          <w:rFonts w:asciiTheme="minorHAnsi" w:eastAsiaTheme="minorEastAsia" w:hAnsiTheme="minorHAnsi" w:cstheme="minorBidi"/>
          <w:noProof/>
          <w:sz w:val="22"/>
          <w:szCs w:val="22"/>
        </w:rPr>
      </w:pPr>
      <w:ins w:id="2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"_Toc452642419"</w:instrText>
        </w:r>
        <w:r w:rsidRPr="00250F44">
          <w:rPr>
            <w:rStyle w:val="Hyperlink"/>
            <w:noProof/>
          </w:rPr>
          <w:instrText xml:space="preserve"> </w:instrText>
        </w:r>
        <w:r w:rsidRPr="00250F44">
          <w:rPr>
            <w:rStyle w:val="Hyperlink"/>
            <w:noProof/>
          </w:rPr>
          <w:fldChar w:fldCharType="separate"/>
        </w:r>
        <w:r w:rsidRPr="00250F44">
          <w:rPr>
            <w:rStyle w:val="Hyperlink"/>
            <w:noProof/>
          </w:rPr>
          <w:t>9.2</w:t>
        </w:r>
        <w:r>
          <w:rPr>
            <w:rFonts w:asciiTheme="minorHAnsi" w:eastAsiaTheme="minorEastAsia" w:hAnsiTheme="minorHAnsi" w:cstheme="minorBidi"/>
            <w:noProof/>
            <w:sz w:val="22"/>
            <w:szCs w:val="22"/>
          </w:rPr>
          <w:tab/>
        </w:r>
        <w:r w:rsidRPr="00250F44">
          <w:rPr>
            <w:rStyle w:val="Hyperlink"/>
            <w:noProof/>
          </w:rPr>
          <w:t>Derived types</w:t>
        </w:r>
        <w:r>
          <w:rPr>
            <w:noProof/>
            <w:webHidden/>
          </w:rPr>
          <w:tab/>
        </w:r>
        <w:r>
          <w:rPr>
            <w:noProof/>
            <w:webHidden/>
          </w:rPr>
          <w:fldChar w:fldCharType="begin"/>
        </w:r>
        <w:r>
          <w:rPr>
            <w:noProof/>
            <w:webHidden/>
          </w:rPr>
          <w:instrText xml:space="preserve"> PAGEREF _Toc452642419 \h </w:instrText>
        </w:r>
      </w:ins>
      <w:r>
        <w:rPr>
          <w:noProof/>
          <w:webHidden/>
        </w:rPr>
      </w:r>
      <w:r>
        <w:rPr>
          <w:noProof/>
          <w:webHidden/>
        </w:rPr>
        <w:fldChar w:fldCharType="separate"/>
      </w:r>
      <w:ins w:id="201" w:author="Mihai Budiu" w:date="2016-06-02T15:32:00Z">
        <w:r w:rsidR="00B115C1">
          <w:rPr>
            <w:noProof/>
            <w:webHidden/>
          </w:rPr>
          <w:t>39</w:t>
        </w:r>
      </w:ins>
      <w:ins w:id="202" w:author="Mihai Budiu" w:date="2016-06-02T14:50:00Z">
        <w:r>
          <w:rPr>
            <w:noProof/>
            <w:webHidden/>
          </w:rPr>
          <w:fldChar w:fldCharType="end"/>
        </w:r>
        <w:r w:rsidRPr="00250F44">
          <w:rPr>
            <w:rStyle w:val="Hyperlink"/>
            <w:noProof/>
          </w:rPr>
          <w:fldChar w:fldCharType="end"/>
        </w:r>
      </w:ins>
    </w:p>
    <w:p w14:paraId="4E75B68F" w14:textId="0F0AD13A" w:rsidR="00C116C4" w:rsidRDefault="00C116C4">
      <w:pPr>
        <w:pStyle w:val="TOC3"/>
        <w:tabs>
          <w:tab w:val="left" w:pos="1200"/>
          <w:tab w:val="right" w:leader="dot" w:pos="8630"/>
        </w:tabs>
        <w:rPr>
          <w:ins w:id="203" w:author="Mihai Budiu" w:date="2016-06-02T14:50:00Z"/>
          <w:rFonts w:asciiTheme="minorHAnsi" w:eastAsiaTheme="minorEastAsia" w:hAnsiTheme="minorHAnsi" w:cstheme="minorBidi"/>
          <w:noProof/>
          <w:sz w:val="22"/>
          <w:szCs w:val="22"/>
        </w:rPr>
      </w:pPr>
      <w:ins w:id="2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"_Toc452642420"</w:instrText>
        </w:r>
        <w:r w:rsidRPr="00250F44">
          <w:rPr>
            <w:rStyle w:val="Hyperlink"/>
            <w:noProof/>
          </w:rPr>
          <w:instrText xml:space="preserve"> </w:instrText>
        </w:r>
        <w:r w:rsidRPr="00250F44">
          <w:rPr>
            <w:rStyle w:val="Hyperlink"/>
            <w:noProof/>
          </w:rPr>
          <w:fldChar w:fldCharType="separate"/>
        </w:r>
        <w:r w:rsidRPr="00250F44">
          <w:rPr>
            <w:rStyle w:val="Hyperlink"/>
            <w:noProof/>
          </w:rPr>
          <w:t>9.2.1</w:t>
        </w:r>
        <w:r>
          <w:rPr>
            <w:rFonts w:asciiTheme="minorHAnsi" w:eastAsiaTheme="minorEastAsia" w:hAnsiTheme="minorHAnsi" w:cstheme="minorBidi"/>
            <w:noProof/>
            <w:sz w:val="22"/>
            <w:szCs w:val="22"/>
          </w:rPr>
          <w:tab/>
        </w:r>
        <w:r w:rsidRPr="00250F44">
          <w:rPr>
            <w:rStyle w:val="Hyperlink"/>
            <w:noProof/>
          </w:rPr>
          <w:t>Enumeration types</w:t>
        </w:r>
        <w:r>
          <w:rPr>
            <w:noProof/>
            <w:webHidden/>
          </w:rPr>
          <w:tab/>
        </w:r>
        <w:r>
          <w:rPr>
            <w:noProof/>
            <w:webHidden/>
          </w:rPr>
          <w:fldChar w:fldCharType="begin"/>
        </w:r>
        <w:r>
          <w:rPr>
            <w:noProof/>
            <w:webHidden/>
          </w:rPr>
          <w:instrText xml:space="preserve"> PAGEREF _Toc452642420 \h </w:instrText>
        </w:r>
      </w:ins>
      <w:r>
        <w:rPr>
          <w:noProof/>
          <w:webHidden/>
        </w:rPr>
      </w:r>
      <w:r>
        <w:rPr>
          <w:noProof/>
          <w:webHidden/>
        </w:rPr>
        <w:fldChar w:fldCharType="separate"/>
      </w:r>
      <w:ins w:id="205" w:author="Mihai Budiu" w:date="2016-06-02T15:32:00Z">
        <w:r w:rsidR="00B115C1">
          <w:rPr>
            <w:noProof/>
            <w:webHidden/>
          </w:rPr>
          <w:t>40</w:t>
        </w:r>
      </w:ins>
      <w:ins w:id="206" w:author="Mihai Budiu" w:date="2016-06-02T14:50:00Z">
        <w:r>
          <w:rPr>
            <w:noProof/>
            <w:webHidden/>
          </w:rPr>
          <w:fldChar w:fldCharType="end"/>
        </w:r>
        <w:r w:rsidRPr="00250F44">
          <w:rPr>
            <w:rStyle w:val="Hyperlink"/>
            <w:noProof/>
          </w:rPr>
          <w:fldChar w:fldCharType="end"/>
        </w:r>
      </w:ins>
    </w:p>
    <w:p w14:paraId="14E976A6" w14:textId="7B80F91B" w:rsidR="00C116C4" w:rsidRDefault="00C116C4">
      <w:pPr>
        <w:pStyle w:val="TOC3"/>
        <w:tabs>
          <w:tab w:val="left" w:pos="1200"/>
          <w:tab w:val="right" w:leader="dot" w:pos="8630"/>
        </w:tabs>
        <w:rPr>
          <w:ins w:id="207" w:author="Mihai Budiu" w:date="2016-06-02T14:50:00Z"/>
          <w:rFonts w:asciiTheme="minorHAnsi" w:eastAsiaTheme="minorEastAsia" w:hAnsiTheme="minorHAnsi" w:cstheme="minorBidi"/>
          <w:noProof/>
          <w:sz w:val="22"/>
          <w:szCs w:val="22"/>
        </w:rPr>
      </w:pPr>
      <w:ins w:id="2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"_Toc452642421"</w:instrText>
        </w:r>
        <w:r w:rsidRPr="00250F44">
          <w:rPr>
            <w:rStyle w:val="Hyperlink"/>
            <w:noProof/>
          </w:rPr>
          <w:instrText xml:space="preserve"> </w:instrText>
        </w:r>
        <w:r w:rsidRPr="00250F44">
          <w:rPr>
            <w:rStyle w:val="Hyperlink"/>
            <w:noProof/>
          </w:rPr>
          <w:fldChar w:fldCharType="separate"/>
        </w:r>
        <w:r w:rsidRPr="00250F44">
          <w:rPr>
            <w:rStyle w:val="Hyperlink"/>
            <w:noProof/>
          </w:rPr>
          <w:t>9.2.2</w:t>
        </w:r>
        <w:r>
          <w:rPr>
            <w:rFonts w:asciiTheme="minorHAnsi" w:eastAsiaTheme="minorEastAsia" w:hAnsiTheme="minorHAnsi" w:cstheme="minorBidi"/>
            <w:noProof/>
            <w:sz w:val="22"/>
            <w:szCs w:val="22"/>
          </w:rPr>
          <w:tab/>
        </w:r>
        <w:r w:rsidRPr="00250F44">
          <w:rPr>
            <w:rStyle w:val="Hyperlink"/>
            <w:noProof/>
          </w:rPr>
          <w:t>Header types</w:t>
        </w:r>
        <w:r>
          <w:rPr>
            <w:noProof/>
            <w:webHidden/>
          </w:rPr>
          <w:tab/>
        </w:r>
        <w:r>
          <w:rPr>
            <w:noProof/>
            <w:webHidden/>
          </w:rPr>
          <w:fldChar w:fldCharType="begin"/>
        </w:r>
        <w:r>
          <w:rPr>
            <w:noProof/>
            <w:webHidden/>
          </w:rPr>
          <w:instrText xml:space="preserve"> PAGEREF _Toc452642421 \h </w:instrText>
        </w:r>
      </w:ins>
      <w:r>
        <w:rPr>
          <w:noProof/>
          <w:webHidden/>
        </w:rPr>
      </w:r>
      <w:r>
        <w:rPr>
          <w:noProof/>
          <w:webHidden/>
        </w:rPr>
        <w:fldChar w:fldCharType="separate"/>
      </w:r>
      <w:ins w:id="209" w:author="Mihai Budiu" w:date="2016-06-02T15:32:00Z">
        <w:r w:rsidR="00B115C1">
          <w:rPr>
            <w:noProof/>
            <w:webHidden/>
          </w:rPr>
          <w:t>41</w:t>
        </w:r>
      </w:ins>
      <w:ins w:id="210" w:author="Mihai Budiu" w:date="2016-06-02T14:50:00Z">
        <w:r>
          <w:rPr>
            <w:noProof/>
            <w:webHidden/>
          </w:rPr>
          <w:fldChar w:fldCharType="end"/>
        </w:r>
        <w:r w:rsidRPr="00250F44">
          <w:rPr>
            <w:rStyle w:val="Hyperlink"/>
            <w:noProof/>
          </w:rPr>
          <w:fldChar w:fldCharType="end"/>
        </w:r>
      </w:ins>
    </w:p>
    <w:p w14:paraId="5B798AF4" w14:textId="7B3C20BC" w:rsidR="00C116C4" w:rsidRDefault="00C116C4">
      <w:pPr>
        <w:pStyle w:val="TOC3"/>
        <w:tabs>
          <w:tab w:val="left" w:pos="1200"/>
          <w:tab w:val="right" w:leader="dot" w:pos="8630"/>
        </w:tabs>
        <w:rPr>
          <w:ins w:id="211" w:author="Mihai Budiu" w:date="2016-06-02T14:50:00Z"/>
          <w:rFonts w:asciiTheme="minorHAnsi" w:eastAsiaTheme="minorEastAsia" w:hAnsiTheme="minorHAnsi" w:cstheme="minorBidi"/>
          <w:noProof/>
          <w:sz w:val="22"/>
          <w:szCs w:val="22"/>
        </w:rPr>
      </w:pPr>
      <w:ins w:id="2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"_Toc452642422"</w:instrText>
        </w:r>
        <w:r w:rsidRPr="00250F44">
          <w:rPr>
            <w:rStyle w:val="Hyperlink"/>
            <w:noProof/>
          </w:rPr>
          <w:instrText xml:space="preserve"> </w:instrText>
        </w:r>
        <w:r w:rsidRPr="00250F44">
          <w:rPr>
            <w:rStyle w:val="Hyperlink"/>
            <w:noProof/>
          </w:rPr>
          <w:fldChar w:fldCharType="separate"/>
        </w:r>
        <w:r w:rsidRPr="00250F44">
          <w:rPr>
            <w:rStyle w:val="Hyperlink"/>
            <w:noProof/>
          </w:rPr>
          <w:t>9.2.3</w:t>
        </w:r>
        <w:r>
          <w:rPr>
            <w:rFonts w:asciiTheme="minorHAnsi" w:eastAsiaTheme="minorEastAsia" w:hAnsiTheme="minorHAnsi" w:cstheme="minorBidi"/>
            <w:noProof/>
            <w:sz w:val="22"/>
            <w:szCs w:val="22"/>
          </w:rPr>
          <w:tab/>
        </w:r>
        <w:r w:rsidRPr="00250F44">
          <w:rPr>
            <w:rStyle w:val="Hyperlink"/>
            <w:noProof/>
          </w:rPr>
          <w:t>Header stacks</w:t>
        </w:r>
        <w:r>
          <w:rPr>
            <w:noProof/>
            <w:webHidden/>
          </w:rPr>
          <w:tab/>
        </w:r>
        <w:r>
          <w:rPr>
            <w:noProof/>
            <w:webHidden/>
          </w:rPr>
          <w:fldChar w:fldCharType="begin"/>
        </w:r>
        <w:r>
          <w:rPr>
            <w:noProof/>
            <w:webHidden/>
          </w:rPr>
          <w:instrText xml:space="preserve"> PAGEREF _Toc452642422 \h </w:instrText>
        </w:r>
      </w:ins>
      <w:r>
        <w:rPr>
          <w:noProof/>
          <w:webHidden/>
        </w:rPr>
      </w:r>
      <w:r>
        <w:rPr>
          <w:noProof/>
          <w:webHidden/>
        </w:rPr>
        <w:fldChar w:fldCharType="separate"/>
      </w:r>
      <w:ins w:id="213" w:author="Mihai Budiu" w:date="2016-06-02T15:32:00Z">
        <w:r w:rsidR="00B115C1">
          <w:rPr>
            <w:noProof/>
            <w:webHidden/>
          </w:rPr>
          <w:t>42</w:t>
        </w:r>
      </w:ins>
      <w:ins w:id="214" w:author="Mihai Budiu" w:date="2016-06-02T14:50:00Z">
        <w:r>
          <w:rPr>
            <w:noProof/>
            <w:webHidden/>
          </w:rPr>
          <w:fldChar w:fldCharType="end"/>
        </w:r>
        <w:r w:rsidRPr="00250F44">
          <w:rPr>
            <w:rStyle w:val="Hyperlink"/>
            <w:noProof/>
          </w:rPr>
          <w:fldChar w:fldCharType="end"/>
        </w:r>
      </w:ins>
    </w:p>
    <w:p w14:paraId="60D4ABDF" w14:textId="23961B8D" w:rsidR="00C116C4" w:rsidRDefault="00C116C4">
      <w:pPr>
        <w:pStyle w:val="TOC3"/>
        <w:tabs>
          <w:tab w:val="left" w:pos="1200"/>
          <w:tab w:val="right" w:leader="dot" w:pos="8630"/>
        </w:tabs>
        <w:rPr>
          <w:ins w:id="215" w:author="Mihai Budiu" w:date="2016-06-02T14:50:00Z"/>
          <w:rFonts w:asciiTheme="minorHAnsi" w:eastAsiaTheme="minorEastAsia" w:hAnsiTheme="minorHAnsi" w:cstheme="minorBidi"/>
          <w:noProof/>
          <w:sz w:val="22"/>
          <w:szCs w:val="22"/>
        </w:rPr>
      </w:pPr>
      <w:ins w:id="2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"_Toc452642423"</w:instrText>
        </w:r>
        <w:r w:rsidRPr="00250F44">
          <w:rPr>
            <w:rStyle w:val="Hyperlink"/>
            <w:noProof/>
          </w:rPr>
          <w:instrText xml:space="preserve"> </w:instrText>
        </w:r>
        <w:r w:rsidRPr="00250F44">
          <w:rPr>
            <w:rStyle w:val="Hyperlink"/>
            <w:noProof/>
          </w:rPr>
          <w:fldChar w:fldCharType="separate"/>
        </w:r>
        <w:r w:rsidRPr="00250F44">
          <w:rPr>
            <w:rStyle w:val="Hyperlink"/>
            <w:noProof/>
          </w:rPr>
          <w:t>9.2.4</w:t>
        </w:r>
        <w:r>
          <w:rPr>
            <w:rFonts w:asciiTheme="minorHAnsi" w:eastAsiaTheme="minorEastAsia" w:hAnsiTheme="minorHAnsi" w:cstheme="minorBidi"/>
            <w:noProof/>
            <w:sz w:val="22"/>
            <w:szCs w:val="22"/>
          </w:rPr>
          <w:tab/>
        </w:r>
        <w:r w:rsidRPr="00250F44">
          <w:rPr>
            <w:rStyle w:val="Hyperlink"/>
            <w:noProof/>
          </w:rPr>
          <w:t>Struct types</w:t>
        </w:r>
        <w:r>
          <w:rPr>
            <w:noProof/>
            <w:webHidden/>
          </w:rPr>
          <w:tab/>
        </w:r>
        <w:r>
          <w:rPr>
            <w:noProof/>
            <w:webHidden/>
          </w:rPr>
          <w:fldChar w:fldCharType="begin"/>
        </w:r>
        <w:r>
          <w:rPr>
            <w:noProof/>
            <w:webHidden/>
          </w:rPr>
          <w:instrText xml:space="preserve"> PAGEREF _Toc452642423 \h </w:instrText>
        </w:r>
      </w:ins>
      <w:r>
        <w:rPr>
          <w:noProof/>
          <w:webHidden/>
        </w:rPr>
      </w:r>
      <w:r>
        <w:rPr>
          <w:noProof/>
          <w:webHidden/>
        </w:rPr>
        <w:fldChar w:fldCharType="separate"/>
      </w:r>
      <w:ins w:id="217" w:author="Mihai Budiu" w:date="2016-06-02T15:32:00Z">
        <w:r w:rsidR="00B115C1">
          <w:rPr>
            <w:noProof/>
            <w:webHidden/>
          </w:rPr>
          <w:t>42</w:t>
        </w:r>
      </w:ins>
      <w:ins w:id="218" w:author="Mihai Budiu" w:date="2016-06-02T14:50:00Z">
        <w:r>
          <w:rPr>
            <w:noProof/>
            <w:webHidden/>
          </w:rPr>
          <w:fldChar w:fldCharType="end"/>
        </w:r>
        <w:r w:rsidRPr="00250F44">
          <w:rPr>
            <w:rStyle w:val="Hyperlink"/>
            <w:noProof/>
          </w:rPr>
          <w:fldChar w:fldCharType="end"/>
        </w:r>
      </w:ins>
    </w:p>
    <w:p w14:paraId="59D2862B" w14:textId="562ACDF5" w:rsidR="00C116C4" w:rsidRDefault="00C116C4">
      <w:pPr>
        <w:pStyle w:val="TOC3"/>
        <w:tabs>
          <w:tab w:val="left" w:pos="1200"/>
          <w:tab w:val="right" w:leader="dot" w:pos="8630"/>
        </w:tabs>
        <w:rPr>
          <w:ins w:id="219" w:author="Mihai Budiu" w:date="2016-06-02T14:50:00Z"/>
          <w:rFonts w:asciiTheme="minorHAnsi" w:eastAsiaTheme="minorEastAsia" w:hAnsiTheme="minorHAnsi" w:cstheme="minorBidi"/>
          <w:noProof/>
          <w:sz w:val="22"/>
          <w:szCs w:val="22"/>
        </w:rPr>
      </w:pPr>
      <w:ins w:id="2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"_Toc452642424"</w:instrText>
        </w:r>
        <w:r w:rsidRPr="00250F44">
          <w:rPr>
            <w:rStyle w:val="Hyperlink"/>
            <w:noProof/>
          </w:rPr>
          <w:instrText xml:space="preserve"> </w:instrText>
        </w:r>
        <w:r w:rsidRPr="00250F44">
          <w:rPr>
            <w:rStyle w:val="Hyperlink"/>
            <w:noProof/>
          </w:rPr>
          <w:fldChar w:fldCharType="separate"/>
        </w:r>
        <w:r w:rsidRPr="00250F44">
          <w:rPr>
            <w:rStyle w:val="Hyperlink"/>
            <w:noProof/>
          </w:rPr>
          <w:t>9.2.5</w:t>
        </w:r>
        <w:r>
          <w:rPr>
            <w:rFonts w:asciiTheme="minorHAnsi" w:eastAsiaTheme="minorEastAsia" w:hAnsiTheme="minorHAnsi" w:cstheme="minorBidi"/>
            <w:noProof/>
            <w:sz w:val="22"/>
            <w:szCs w:val="22"/>
          </w:rPr>
          <w:tab/>
        </w:r>
        <w:r w:rsidRPr="00250F44">
          <w:rPr>
            <w:rStyle w:val="Hyperlink"/>
            <w:noProof/>
          </w:rPr>
          <w:t>Synthesized data types</w:t>
        </w:r>
        <w:r>
          <w:rPr>
            <w:noProof/>
            <w:webHidden/>
          </w:rPr>
          <w:tab/>
        </w:r>
        <w:r>
          <w:rPr>
            <w:noProof/>
            <w:webHidden/>
          </w:rPr>
          <w:fldChar w:fldCharType="begin"/>
        </w:r>
        <w:r>
          <w:rPr>
            <w:noProof/>
            <w:webHidden/>
          </w:rPr>
          <w:instrText xml:space="preserve"> PAGEREF _Toc452642424 \h </w:instrText>
        </w:r>
      </w:ins>
      <w:r>
        <w:rPr>
          <w:noProof/>
          <w:webHidden/>
        </w:rPr>
      </w:r>
      <w:r>
        <w:rPr>
          <w:noProof/>
          <w:webHidden/>
        </w:rPr>
        <w:fldChar w:fldCharType="separate"/>
      </w:r>
      <w:ins w:id="221" w:author="Mihai Budiu" w:date="2016-06-02T15:32:00Z">
        <w:r w:rsidR="00B115C1">
          <w:rPr>
            <w:noProof/>
            <w:webHidden/>
          </w:rPr>
          <w:t>43</w:t>
        </w:r>
      </w:ins>
      <w:ins w:id="222" w:author="Mihai Budiu" w:date="2016-06-02T14:50:00Z">
        <w:r>
          <w:rPr>
            <w:noProof/>
            <w:webHidden/>
          </w:rPr>
          <w:fldChar w:fldCharType="end"/>
        </w:r>
        <w:r w:rsidRPr="00250F44">
          <w:rPr>
            <w:rStyle w:val="Hyperlink"/>
            <w:noProof/>
          </w:rPr>
          <w:fldChar w:fldCharType="end"/>
        </w:r>
      </w:ins>
    </w:p>
    <w:p w14:paraId="7C71F8A2" w14:textId="595FEF17" w:rsidR="00C116C4" w:rsidRDefault="00C116C4">
      <w:pPr>
        <w:pStyle w:val="TOC3"/>
        <w:tabs>
          <w:tab w:val="left" w:pos="1200"/>
          <w:tab w:val="right" w:leader="dot" w:pos="8630"/>
        </w:tabs>
        <w:rPr>
          <w:ins w:id="223" w:author="Mihai Budiu" w:date="2016-06-02T14:50:00Z"/>
          <w:rFonts w:asciiTheme="minorHAnsi" w:eastAsiaTheme="minorEastAsia" w:hAnsiTheme="minorHAnsi" w:cstheme="minorBidi"/>
          <w:noProof/>
          <w:sz w:val="22"/>
          <w:szCs w:val="22"/>
        </w:rPr>
      </w:pPr>
      <w:ins w:id="224"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"_Toc452642425"</w:instrText>
        </w:r>
        <w:r w:rsidRPr="00250F44">
          <w:rPr>
            <w:rStyle w:val="Hyperlink"/>
            <w:noProof/>
          </w:rPr>
          <w:instrText xml:space="preserve"> </w:instrText>
        </w:r>
        <w:r w:rsidRPr="00250F44">
          <w:rPr>
            <w:rStyle w:val="Hyperlink"/>
            <w:noProof/>
          </w:rPr>
          <w:fldChar w:fldCharType="separate"/>
        </w:r>
        <w:r w:rsidRPr="00250F44">
          <w:rPr>
            <w:rStyle w:val="Hyperlink"/>
            <w:noProof/>
          </w:rPr>
          <w:t>9.2.6</w:t>
        </w:r>
        <w:r>
          <w:rPr>
            <w:rFonts w:asciiTheme="minorHAnsi" w:eastAsiaTheme="minorEastAsia" w:hAnsiTheme="minorHAnsi" w:cstheme="minorBidi"/>
            <w:noProof/>
            <w:sz w:val="22"/>
            <w:szCs w:val="22"/>
          </w:rPr>
          <w:tab/>
        </w:r>
        <w:r w:rsidRPr="00250F44">
          <w:rPr>
            <w:rStyle w:val="Hyperlink"/>
            <w:rFonts w:ascii="Consolas" w:hAnsi="Consolas" w:cs="Consolas"/>
            <w:noProof/>
          </w:rPr>
          <w:t>extern</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_Toc452642425 \h </w:instrText>
        </w:r>
      </w:ins>
      <w:r>
        <w:rPr>
          <w:noProof/>
          <w:webHidden/>
        </w:rPr>
      </w:r>
      <w:r>
        <w:rPr>
          <w:noProof/>
          <w:webHidden/>
        </w:rPr>
        <w:fldChar w:fldCharType="separate"/>
      </w:r>
      <w:ins w:id="225" w:author="Mihai Budiu" w:date="2016-06-02T15:32:00Z">
        <w:r w:rsidR="00B115C1">
          <w:rPr>
            <w:noProof/>
            <w:webHidden/>
          </w:rPr>
          <w:t>44</w:t>
        </w:r>
      </w:ins>
      <w:ins w:id="226" w:author="Mihai Budiu" w:date="2016-06-02T14:50:00Z">
        <w:r>
          <w:rPr>
            <w:noProof/>
            <w:webHidden/>
          </w:rPr>
          <w:fldChar w:fldCharType="end"/>
        </w:r>
        <w:r w:rsidRPr="00250F44">
          <w:rPr>
            <w:rStyle w:val="Hyperlink"/>
            <w:noProof/>
          </w:rPr>
          <w:fldChar w:fldCharType="end"/>
        </w:r>
      </w:ins>
    </w:p>
    <w:p w14:paraId="3B5C56F6" w14:textId="31616E23" w:rsidR="00C116C4" w:rsidRDefault="00C116C4">
      <w:pPr>
        <w:pStyle w:val="TOC3"/>
        <w:tabs>
          <w:tab w:val="left" w:pos="1200"/>
          <w:tab w:val="right" w:leader="dot" w:pos="8630"/>
        </w:tabs>
        <w:rPr>
          <w:ins w:id="227" w:author="Mihai Budiu" w:date="2016-06-02T14:50:00Z"/>
          <w:rFonts w:asciiTheme="minorHAnsi" w:eastAsiaTheme="minorEastAsia" w:hAnsiTheme="minorHAnsi" w:cstheme="minorBidi"/>
          <w:noProof/>
          <w:sz w:val="22"/>
          <w:szCs w:val="22"/>
        </w:rPr>
      </w:pPr>
      <w:ins w:id="2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"_Toc452642426"</w:instrText>
        </w:r>
        <w:r w:rsidRPr="00250F44">
          <w:rPr>
            <w:rStyle w:val="Hyperlink"/>
            <w:noProof/>
          </w:rPr>
          <w:instrText xml:space="preserve"> </w:instrText>
        </w:r>
        <w:r w:rsidRPr="00250F44">
          <w:rPr>
            <w:rStyle w:val="Hyperlink"/>
            <w:noProof/>
          </w:rPr>
          <w:fldChar w:fldCharType="separate"/>
        </w:r>
        <w:r w:rsidRPr="00250F44">
          <w:rPr>
            <w:rStyle w:val="Hyperlink"/>
            <w:noProof/>
          </w:rPr>
          <w:t>9.2.7</w:t>
        </w:r>
        <w:r>
          <w:rPr>
            <w:rFonts w:asciiTheme="minorHAnsi" w:eastAsiaTheme="minorEastAsia" w:hAnsiTheme="minorHAnsi" w:cstheme="minorBidi"/>
            <w:noProof/>
            <w:sz w:val="22"/>
            <w:szCs w:val="22"/>
          </w:rPr>
          <w:tab/>
        </w:r>
        <w:r w:rsidRPr="00250F44">
          <w:rPr>
            <w:rStyle w:val="Hyperlink"/>
            <w:noProof/>
          </w:rPr>
          <w:t>Type specialization</w:t>
        </w:r>
        <w:r>
          <w:rPr>
            <w:noProof/>
            <w:webHidden/>
          </w:rPr>
          <w:tab/>
        </w:r>
        <w:r>
          <w:rPr>
            <w:noProof/>
            <w:webHidden/>
          </w:rPr>
          <w:fldChar w:fldCharType="begin"/>
        </w:r>
        <w:r>
          <w:rPr>
            <w:noProof/>
            <w:webHidden/>
          </w:rPr>
          <w:instrText xml:space="preserve"> PAGEREF _Toc452642426 \h </w:instrText>
        </w:r>
      </w:ins>
      <w:r>
        <w:rPr>
          <w:noProof/>
          <w:webHidden/>
        </w:rPr>
      </w:r>
      <w:r>
        <w:rPr>
          <w:noProof/>
          <w:webHidden/>
        </w:rPr>
        <w:fldChar w:fldCharType="separate"/>
      </w:r>
      <w:ins w:id="229" w:author="Mihai Budiu" w:date="2016-06-02T15:32:00Z">
        <w:r w:rsidR="00B115C1">
          <w:rPr>
            <w:noProof/>
            <w:webHidden/>
          </w:rPr>
          <w:t>45</w:t>
        </w:r>
      </w:ins>
      <w:ins w:id="230" w:author="Mihai Budiu" w:date="2016-06-02T14:50:00Z">
        <w:r>
          <w:rPr>
            <w:noProof/>
            <w:webHidden/>
          </w:rPr>
          <w:fldChar w:fldCharType="end"/>
        </w:r>
        <w:r w:rsidRPr="00250F44">
          <w:rPr>
            <w:rStyle w:val="Hyperlink"/>
            <w:noProof/>
          </w:rPr>
          <w:fldChar w:fldCharType="end"/>
        </w:r>
      </w:ins>
    </w:p>
    <w:p w14:paraId="6080FBCC" w14:textId="5082484F" w:rsidR="00C116C4" w:rsidRDefault="00C116C4">
      <w:pPr>
        <w:pStyle w:val="TOC3"/>
        <w:tabs>
          <w:tab w:val="left" w:pos="1200"/>
          <w:tab w:val="right" w:leader="dot" w:pos="8630"/>
        </w:tabs>
        <w:rPr>
          <w:ins w:id="231" w:author="Mihai Budiu" w:date="2016-06-02T14:50:00Z"/>
          <w:rFonts w:asciiTheme="minorHAnsi" w:eastAsiaTheme="minorEastAsia" w:hAnsiTheme="minorHAnsi" w:cstheme="minorBidi"/>
          <w:noProof/>
          <w:sz w:val="22"/>
          <w:szCs w:val="22"/>
        </w:rPr>
      </w:pPr>
      <w:ins w:id="2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"_Toc452642427"</w:instrText>
        </w:r>
        <w:r w:rsidRPr="00250F44">
          <w:rPr>
            <w:rStyle w:val="Hyperlink"/>
            <w:noProof/>
          </w:rPr>
          <w:instrText xml:space="preserve"> </w:instrText>
        </w:r>
        <w:r w:rsidRPr="00250F44">
          <w:rPr>
            <w:rStyle w:val="Hyperlink"/>
            <w:noProof/>
          </w:rPr>
          <w:fldChar w:fldCharType="separate"/>
        </w:r>
        <w:r w:rsidRPr="00250F44">
          <w:rPr>
            <w:rStyle w:val="Hyperlink"/>
            <w:noProof/>
          </w:rPr>
          <w:t>9.2.8</w:t>
        </w:r>
        <w:r>
          <w:rPr>
            <w:rFonts w:asciiTheme="minorHAnsi" w:eastAsiaTheme="minorEastAsia" w:hAnsiTheme="minorHAnsi" w:cstheme="minorBidi"/>
            <w:noProof/>
            <w:sz w:val="22"/>
            <w:szCs w:val="22"/>
          </w:rPr>
          <w:tab/>
        </w:r>
        <w:r w:rsidRPr="00250F44">
          <w:rPr>
            <w:rStyle w:val="Hyperlink"/>
            <w:noProof/>
          </w:rPr>
          <w:t>Parser and control blocks types</w:t>
        </w:r>
        <w:r>
          <w:rPr>
            <w:noProof/>
            <w:webHidden/>
          </w:rPr>
          <w:tab/>
        </w:r>
        <w:r>
          <w:rPr>
            <w:noProof/>
            <w:webHidden/>
          </w:rPr>
          <w:fldChar w:fldCharType="begin"/>
        </w:r>
        <w:r>
          <w:rPr>
            <w:noProof/>
            <w:webHidden/>
          </w:rPr>
          <w:instrText xml:space="preserve"> PAGEREF _Toc452642427 \h </w:instrText>
        </w:r>
      </w:ins>
      <w:r>
        <w:rPr>
          <w:noProof/>
          <w:webHidden/>
        </w:rPr>
      </w:r>
      <w:r>
        <w:rPr>
          <w:noProof/>
          <w:webHidden/>
        </w:rPr>
        <w:fldChar w:fldCharType="separate"/>
      </w:r>
      <w:ins w:id="233" w:author="Mihai Budiu" w:date="2016-06-02T15:32:00Z">
        <w:r w:rsidR="00B115C1">
          <w:rPr>
            <w:noProof/>
            <w:webHidden/>
          </w:rPr>
          <w:t>46</w:t>
        </w:r>
      </w:ins>
      <w:ins w:id="234" w:author="Mihai Budiu" w:date="2016-06-02T14:50:00Z">
        <w:r>
          <w:rPr>
            <w:noProof/>
            <w:webHidden/>
          </w:rPr>
          <w:fldChar w:fldCharType="end"/>
        </w:r>
        <w:r w:rsidRPr="00250F44">
          <w:rPr>
            <w:rStyle w:val="Hyperlink"/>
            <w:noProof/>
          </w:rPr>
          <w:fldChar w:fldCharType="end"/>
        </w:r>
      </w:ins>
    </w:p>
    <w:p w14:paraId="4F48B88B" w14:textId="3361025E" w:rsidR="00C116C4" w:rsidRDefault="00C116C4">
      <w:pPr>
        <w:pStyle w:val="TOC3"/>
        <w:tabs>
          <w:tab w:val="left" w:pos="1200"/>
          <w:tab w:val="right" w:leader="dot" w:pos="8630"/>
        </w:tabs>
        <w:rPr>
          <w:ins w:id="235" w:author="Mihai Budiu" w:date="2016-06-02T14:50:00Z"/>
          <w:rFonts w:asciiTheme="minorHAnsi" w:eastAsiaTheme="minorEastAsia" w:hAnsiTheme="minorHAnsi" w:cstheme="minorBidi"/>
          <w:noProof/>
          <w:sz w:val="22"/>
          <w:szCs w:val="22"/>
        </w:rPr>
      </w:pPr>
      <w:ins w:id="2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"_Toc452642428"</w:instrText>
        </w:r>
        <w:r w:rsidRPr="00250F44">
          <w:rPr>
            <w:rStyle w:val="Hyperlink"/>
            <w:noProof/>
          </w:rPr>
          <w:instrText xml:space="preserve"> </w:instrText>
        </w:r>
        <w:r w:rsidRPr="00250F44">
          <w:rPr>
            <w:rStyle w:val="Hyperlink"/>
            <w:noProof/>
          </w:rPr>
          <w:fldChar w:fldCharType="separate"/>
        </w:r>
        <w:r w:rsidRPr="00250F44">
          <w:rPr>
            <w:rStyle w:val="Hyperlink"/>
            <w:noProof/>
          </w:rPr>
          <w:t>9.2.9</w:t>
        </w:r>
        <w:r>
          <w:rPr>
            <w:rFonts w:asciiTheme="minorHAnsi" w:eastAsiaTheme="minorEastAsia" w:hAnsiTheme="minorHAnsi" w:cstheme="minorBidi"/>
            <w:noProof/>
            <w:sz w:val="22"/>
            <w:szCs w:val="22"/>
          </w:rPr>
          <w:tab/>
        </w:r>
        <w:r w:rsidRPr="00250F44">
          <w:rPr>
            <w:rStyle w:val="Hyperlink"/>
            <w:noProof/>
          </w:rPr>
          <w:t>Package types</w:t>
        </w:r>
        <w:r>
          <w:rPr>
            <w:noProof/>
            <w:webHidden/>
          </w:rPr>
          <w:tab/>
        </w:r>
        <w:r>
          <w:rPr>
            <w:noProof/>
            <w:webHidden/>
          </w:rPr>
          <w:fldChar w:fldCharType="begin"/>
        </w:r>
        <w:r>
          <w:rPr>
            <w:noProof/>
            <w:webHidden/>
          </w:rPr>
          <w:instrText xml:space="preserve"> PAGEREF _Toc452642428 \h </w:instrText>
        </w:r>
      </w:ins>
      <w:r>
        <w:rPr>
          <w:noProof/>
          <w:webHidden/>
        </w:rPr>
      </w:r>
      <w:r>
        <w:rPr>
          <w:noProof/>
          <w:webHidden/>
        </w:rPr>
        <w:fldChar w:fldCharType="separate"/>
      </w:r>
      <w:ins w:id="237" w:author="Mihai Budiu" w:date="2016-06-02T15:32:00Z">
        <w:r w:rsidR="00B115C1">
          <w:rPr>
            <w:noProof/>
            <w:webHidden/>
          </w:rPr>
          <w:t>47</w:t>
        </w:r>
      </w:ins>
      <w:ins w:id="238" w:author="Mihai Budiu" w:date="2016-06-02T14:50:00Z">
        <w:r>
          <w:rPr>
            <w:noProof/>
            <w:webHidden/>
          </w:rPr>
          <w:fldChar w:fldCharType="end"/>
        </w:r>
        <w:r w:rsidRPr="00250F44">
          <w:rPr>
            <w:rStyle w:val="Hyperlink"/>
            <w:noProof/>
          </w:rPr>
          <w:fldChar w:fldCharType="end"/>
        </w:r>
      </w:ins>
    </w:p>
    <w:p w14:paraId="33DC9ADE" w14:textId="711B7C28" w:rsidR="00C116C4" w:rsidRDefault="00C116C4">
      <w:pPr>
        <w:pStyle w:val="TOC2"/>
        <w:tabs>
          <w:tab w:val="left" w:pos="960"/>
          <w:tab w:val="right" w:leader="dot" w:pos="8630"/>
        </w:tabs>
        <w:rPr>
          <w:ins w:id="239" w:author="Mihai Budiu" w:date="2016-06-02T14:50:00Z"/>
          <w:rFonts w:asciiTheme="minorHAnsi" w:eastAsiaTheme="minorEastAsia" w:hAnsiTheme="minorHAnsi" w:cstheme="minorBidi"/>
          <w:noProof/>
          <w:sz w:val="22"/>
          <w:szCs w:val="22"/>
        </w:rPr>
      </w:pPr>
      <w:ins w:id="2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"_Toc452642429"</w:instrText>
        </w:r>
        <w:r w:rsidRPr="00250F44">
          <w:rPr>
            <w:rStyle w:val="Hyperlink"/>
            <w:noProof/>
          </w:rPr>
          <w:instrText xml:space="preserve"> </w:instrText>
        </w:r>
        <w:r w:rsidRPr="00250F44">
          <w:rPr>
            <w:rStyle w:val="Hyperlink"/>
            <w:noProof/>
          </w:rPr>
          <w:fldChar w:fldCharType="separate"/>
        </w:r>
        <w:r w:rsidRPr="00250F44">
          <w:rPr>
            <w:rStyle w:val="Hyperlink"/>
            <w:noProof/>
          </w:rPr>
          <w:t>9.3</w:t>
        </w:r>
        <w:r>
          <w:rPr>
            <w:rFonts w:asciiTheme="minorHAnsi" w:eastAsiaTheme="minorEastAsia" w:hAnsiTheme="minorHAnsi" w:cstheme="minorBidi"/>
            <w:noProof/>
            <w:sz w:val="22"/>
            <w:szCs w:val="22"/>
          </w:rPr>
          <w:tab/>
        </w:r>
        <w:r w:rsidRPr="00250F44">
          <w:rPr>
            <w:rStyle w:val="Hyperlink"/>
            <w:noProof/>
          </w:rPr>
          <w:t>typedef</w:t>
        </w:r>
        <w:r>
          <w:rPr>
            <w:noProof/>
            <w:webHidden/>
          </w:rPr>
          <w:tab/>
        </w:r>
        <w:r>
          <w:rPr>
            <w:noProof/>
            <w:webHidden/>
          </w:rPr>
          <w:fldChar w:fldCharType="begin"/>
        </w:r>
        <w:r>
          <w:rPr>
            <w:noProof/>
            <w:webHidden/>
          </w:rPr>
          <w:instrText xml:space="preserve"> PAGEREF _Toc452642429 \h </w:instrText>
        </w:r>
      </w:ins>
      <w:r>
        <w:rPr>
          <w:noProof/>
          <w:webHidden/>
        </w:rPr>
      </w:r>
      <w:r>
        <w:rPr>
          <w:noProof/>
          <w:webHidden/>
        </w:rPr>
        <w:fldChar w:fldCharType="separate"/>
      </w:r>
      <w:ins w:id="241" w:author="Mihai Budiu" w:date="2016-06-02T15:32:00Z">
        <w:r w:rsidR="00B115C1">
          <w:rPr>
            <w:noProof/>
            <w:webHidden/>
          </w:rPr>
          <w:t>47</w:t>
        </w:r>
      </w:ins>
      <w:ins w:id="242" w:author="Mihai Budiu" w:date="2016-06-02T14:50:00Z">
        <w:r>
          <w:rPr>
            <w:noProof/>
            <w:webHidden/>
          </w:rPr>
          <w:fldChar w:fldCharType="end"/>
        </w:r>
        <w:r w:rsidRPr="00250F44">
          <w:rPr>
            <w:rStyle w:val="Hyperlink"/>
            <w:noProof/>
          </w:rPr>
          <w:fldChar w:fldCharType="end"/>
        </w:r>
      </w:ins>
    </w:p>
    <w:p w14:paraId="312DFF7B" w14:textId="2CD4F275" w:rsidR="00C116C4" w:rsidRDefault="00C116C4">
      <w:pPr>
        <w:pStyle w:val="TOC1"/>
        <w:rPr>
          <w:ins w:id="243" w:author="Mihai Budiu" w:date="2016-06-02T14:50:00Z"/>
          <w:rFonts w:asciiTheme="minorHAnsi" w:eastAsiaTheme="minorEastAsia" w:hAnsiTheme="minorHAnsi" w:cstheme="minorBidi"/>
          <w:noProof/>
          <w:sz w:val="22"/>
          <w:szCs w:val="22"/>
        </w:rPr>
      </w:pPr>
      <w:ins w:id="2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"_Toc452642430"</w:instrText>
        </w:r>
        <w:r w:rsidRPr="00250F44">
          <w:rPr>
            <w:rStyle w:val="Hyperlink"/>
            <w:noProof/>
          </w:rPr>
          <w:instrText xml:space="preserve"> </w:instrText>
        </w:r>
        <w:r w:rsidRPr="00250F44">
          <w:rPr>
            <w:rStyle w:val="Hyperlink"/>
            <w:noProof/>
          </w:rPr>
          <w:fldChar w:fldCharType="separate"/>
        </w:r>
        <w:r w:rsidRPr="00250F44">
          <w:rPr>
            <w:rStyle w:val="Hyperlink"/>
            <w:noProof/>
          </w:rPr>
          <w:t>10</w:t>
        </w:r>
        <w:r>
          <w:rPr>
            <w:rFonts w:asciiTheme="minorHAnsi" w:eastAsiaTheme="minorEastAsia" w:hAnsiTheme="minorHAnsi" w:cstheme="minorBidi"/>
            <w:noProof/>
            <w:sz w:val="22"/>
            <w:szCs w:val="22"/>
          </w:rPr>
          <w:tab/>
        </w:r>
        <w:r w:rsidRPr="00250F44">
          <w:rPr>
            <w:rStyle w:val="Hyperlink"/>
            <w:noProof/>
          </w:rPr>
          <w:t>Expressions</w:t>
        </w:r>
        <w:r>
          <w:rPr>
            <w:noProof/>
            <w:webHidden/>
          </w:rPr>
          <w:tab/>
        </w:r>
        <w:r>
          <w:rPr>
            <w:noProof/>
            <w:webHidden/>
          </w:rPr>
          <w:fldChar w:fldCharType="begin"/>
        </w:r>
        <w:r>
          <w:rPr>
            <w:noProof/>
            <w:webHidden/>
          </w:rPr>
          <w:instrText xml:space="preserve"> PAGEREF _Toc452642430 \h </w:instrText>
        </w:r>
      </w:ins>
      <w:r>
        <w:rPr>
          <w:noProof/>
          <w:webHidden/>
        </w:rPr>
      </w:r>
      <w:r>
        <w:rPr>
          <w:noProof/>
          <w:webHidden/>
        </w:rPr>
        <w:fldChar w:fldCharType="separate"/>
      </w:r>
      <w:ins w:id="245" w:author="Mihai Budiu" w:date="2016-06-02T15:32:00Z">
        <w:r w:rsidR="00B115C1">
          <w:rPr>
            <w:noProof/>
            <w:webHidden/>
          </w:rPr>
          <w:t>47</w:t>
        </w:r>
      </w:ins>
      <w:ins w:id="246" w:author="Mihai Budiu" w:date="2016-06-02T14:50:00Z">
        <w:r>
          <w:rPr>
            <w:noProof/>
            <w:webHidden/>
          </w:rPr>
          <w:fldChar w:fldCharType="end"/>
        </w:r>
        <w:r w:rsidRPr="00250F44">
          <w:rPr>
            <w:rStyle w:val="Hyperlink"/>
            <w:noProof/>
          </w:rPr>
          <w:fldChar w:fldCharType="end"/>
        </w:r>
      </w:ins>
    </w:p>
    <w:p w14:paraId="4CAEDA70" w14:textId="7BB7BE1F" w:rsidR="00C116C4" w:rsidRDefault="00C116C4">
      <w:pPr>
        <w:pStyle w:val="TOC2"/>
        <w:tabs>
          <w:tab w:val="left" w:pos="960"/>
          <w:tab w:val="right" w:leader="dot" w:pos="8630"/>
        </w:tabs>
        <w:rPr>
          <w:ins w:id="247" w:author="Mihai Budiu" w:date="2016-06-02T14:50:00Z"/>
          <w:rFonts w:asciiTheme="minorHAnsi" w:eastAsiaTheme="minorEastAsia" w:hAnsiTheme="minorHAnsi" w:cstheme="minorBidi"/>
          <w:noProof/>
          <w:sz w:val="22"/>
          <w:szCs w:val="22"/>
        </w:rPr>
      </w:pPr>
      <w:ins w:id="2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"_Toc452642431"</w:instrText>
        </w:r>
        <w:r w:rsidRPr="00250F44">
          <w:rPr>
            <w:rStyle w:val="Hyperlink"/>
            <w:noProof/>
          </w:rPr>
          <w:instrText xml:space="preserve"> </w:instrText>
        </w:r>
        <w:r w:rsidRPr="00250F44">
          <w:rPr>
            <w:rStyle w:val="Hyperlink"/>
            <w:noProof/>
          </w:rPr>
          <w:fldChar w:fldCharType="separate"/>
        </w:r>
        <w:r w:rsidRPr="00250F44">
          <w:rPr>
            <w:rStyle w:val="Hyperlink"/>
            <w:noProof/>
          </w:rPr>
          <w:t>10.1</w:t>
        </w:r>
        <w:r>
          <w:rPr>
            <w:rFonts w:asciiTheme="minorHAnsi" w:eastAsiaTheme="minorEastAsia" w:hAnsiTheme="minorHAnsi" w:cstheme="minorBidi"/>
            <w:noProof/>
            <w:sz w:val="22"/>
            <w:szCs w:val="22"/>
          </w:rPr>
          <w:tab/>
        </w:r>
        <w:r w:rsidRPr="00250F44">
          <w:rPr>
            <w:rStyle w:val="Hyperlink"/>
            <w:noProof/>
          </w:rPr>
          <w:t xml:space="preserve">Expression on </w:t>
        </w:r>
        <w:r w:rsidRPr="00250F44">
          <w:rPr>
            <w:rStyle w:val="Hyperlink"/>
            <w:rFonts w:ascii="Consolas" w:hAnsi="Consolas"/>
            <w:noProof/>
          </w:rPr>
          <w:t>error</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_Toc452642431 \h </w:instrText>
        </w:r>
      </w:ins>
      <w:r>
        <w:rPr>
          <w:noProof/>
          <w:webHidden/>
        </w:rPr>
      </w:r>
      <w:r>
        <w:rPr>
          <w:noProof/>
          <w:webHidden/>
        </w:rPr>
        <w:fldChar w:fldCharType="separate"/>
      </w:r>
      <w:ins w:id="249" w:author="Mihai Budiu" w:date="2016-06-02T15:32:00Z">
        <w:r w:rsidR="00B115C1">
          <w:rPr>
            <w:noProof/>
            <w:webHidden/>
          </w:rPr>
          <w:t>49</w:t>
        </w:r>
      </w:ins>
      <w:ins w:id="250" w:author="Mihai Budiu" w:date="2016-06-02T14:50:00Z">
        <w:r>
          <w:rPr>
            <w:noProof/>
            <w:webHidden/>
          </w:rPr>
          <w:fldChar w:fldCharType="end"/>
        </w:r>
        <w:r w:rsidRPr="00250F44">
          <w:rPr>
            <w:rStyle w:val="Hyperlink"/>
            <w:noProof/>
          </w:rPr>
          <w:fldChar w:fldCharType="end"/>
        </w:r>
      </w:ins>
    </w:p>
    <w:p w14:paraId="6AFEE2D6" w14:textId="7BDC08CB" w:rsidR="00C116C4" w:rsidRDefault="00C116C4">
      <w:pPr>
        <w:pStyle w:val="TOC2"/>
        <w:tabs>
          <w:tab w:val="left" w:pos="960"/>
          <w:tab w:val="right" w:leader="dot" w:pos="8630"/>
        </w:tabs>
        <w:rPr>
          <w:ins w:id="251" w:author="Mihai Budiu" w:date="2016-06-02T14:50:00Z"/>
          <w:rFonts w:asciiTheme="minorHAnsi" w:eastAsiaTheme="minorEastAsia" w:hAnsiTheme="minorHAnsi" w:cstheme="minorBidi"/>
          <w:noProof/>
          <w:sz w:val="22"/>
          <w:szCs w:val="22"/>
        </w:rPr>
      </w:pPr>
      <w:ins w:id="2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"_Toc452642432"</w:instrText>
        </w:r>
        <w:r w:rsidRPr="00250F44">
          <w:rPr>
            <w:rStyle w:val="Hyperlink"/>
            <w:noProof/>
          </w:rPr>
          <w:instrText xml:space="preserve"> </w:instrText>
        </w:r>
        <w:r w:rsidRPr="00250F44">
          <w:rPr>
            <w:rStyle w:val="Hyperlink"/>
            <w:noProof/>
          </w:rPr>
          <w:fldChar w:fldCharType="separate"/>
        </w:r>
        <w:r w:rsidRPr="00250F44">
          <w:rPr>
            <w:rStyle w:val="Hyperlink"/>
            <w:noProof/>
          </w:rPr>
          <w:t>10.2</w:t>
        </w:r>
        <w:r>
          <w:rPr>
            <w:rFonts w:asciiTheme="minorHAnsi" w:eastAsiaTheme="minorEastAsia" w:hAnsiTheme="minorHAnsi" w:cstheme="minorBidi"/>
            <w:noProof/>
            <w:sz w:val="22"/>
            <w:szCs w:val="22"/>
          </w:rPr>
          <w:tab/>
        </w:r>
        <w:r w:rsidRPr="00250F44">
          <w:rPr>
            <w:rStyle w:val="Hyperlink"/>
            <w:noProof/>
          </w:rPr>
          <w:t xml:space="preserve">Expressions on </w:t>
        </w:r>
        <w:r w:rsidRPr="00250F44">
          <w:rPr>
            <w:rStyle w:val="Hyperlink"/>
            <w:rFonts w:ascii="Consolas" w:hAnsi="Consolas"/>
            <w:noProof/>
          </w:rPr>
          <w:t>enum</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_Toc452642432 \h </w:instrText>
        </w:r>
      </w:ins>
      <w:r>
        <w:rPr>
          <w:noProof/>
          <w:webHidden/>
        </w:rPr>
      </w:r>
      <w:r>
        <w:rPr>
          <w:noProof/>
          <w:webHidden/>
        </w:rPr>
        <w:fldChar w:fldCharType="separate"/>
      </w:r>
      <w:ins w:id="253" w:author="Mihai Budiu" w:date="2016-06-02T15:32:00Z">
        <w:r w:rsidR="00B115C1">
          <w:rPr>
            <w:noProof/>
            <w:webHidden/>
          </w:rPr>
          <w:t>49</w:t>
        </w:r>
      </w:ins>
      <w:ins w:id="254" w:author="Mihai Budiu" w:date="2016-06-02T14:50:00Z">
        <w:r>
          <w:rPr>
            <w:noProof/>
            <w:webHidden/>
          </w:rPr>
          <w:fldChar w:fldCharType="end"/>
        </w:r>
        <w:r w:rsidRPr="00250F44">
          <w:rPr>
            <w:rStyle w:val="Hyperlink"/>
            <w:noProof/>
          </w:rPr>
          <w:fldChar w:fldCharType="end"/>
        </w:r>
      </w:ins>
    </w:p>
    <w:p w14:paraId="4F511803" w14:textId="2F5513A2" w:rsidR="00C116C4" w:rsidRDefault="00C116C4">
      <w:pPr>
        <w:pStyle w:val="TOC2"/>
        <w:tabs>
          <w:tab w:val="left" w:pos="960"/>
          <w:tab w:val="right" w:leader="dot" w:pos="8630"/>
        </w:tabs>
        <w:rPr>
          <w:ins w:id="255" w:author="Mihai Budiu" w:date="2016-06-02T14:50:00Z"/>
          <w:rFonts w:asciiTheme="minorHAnsi" w:eastAsiaTheme="minorEastAsia" w:hAnsiTheme="minorHAnsi" w:cstheme="minorBidi"/>
          <w:noProof/>
          <w:sz w:val="22"/>
          <w:szCs w:val="22"/>
        </w:rPr>
      </w:pPr>
      <w:ins w:id="2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"_Toc452642433"</w:instrText>
        </w:r>
        <w:r w:rsidRPr="00250F44">
          <w:rPr>
            <w:rStyle w:val="Hyperlink"/>
            <w:noProof/>
          </w:rPr>
          <w:instrText xml:space="preserve"> </w:instrText>
        </w:r>
        <w:r w:rsidRPr="00250F44">
          <w:rPr>
            <w:rStyle w:val="Hyperlink"/>
            <w:noProof/>
          </w:rPr>
          <w:fldChar w:fldCharType="separate"/>
        </w:r>
        <w:r w:rsidRPr="00250F44">
          <w:rPr>
            <w:rStyle w:val="Hyperlink"/>
            <w:noProof/>
          </w:rPr>
          <w:t>10.3</w:t>
        </w:r>
        <w:r>
          <w:rPr>
            <w:rFonts w:asciiTheme="minorHAnsi" w:eastAsiaTheme="minorEastAsia" w:hAnsiTheme="minorHAnsi" w:cstheme="minorBidi"/>
            <w:noProof/>
            <w:sz w:val="22"/>
            <w:szCs w:val="22"/>
          </w:rPr>
          <w:tab/>
        </w:r>
        <w:r w:rsidRPr="00250F44">
          <w:rPr>
            <w:rStyle w:val="Hyperlink"/>
            <w:noProof/>
          </w:rPr>
          <w:t>Expressions on Boolean values</w:t>
        </w:r>
        <w:r>
          <w:rPr>
            <w:noProof/>
            <w:webHidden/>
          </w:rPr>
          <w:tab/>
        </w:r>
        <w:r>
          <w:rPr>
            <w:noProof/>
            <w:webHidden/>
          </w:rPr>
          <w:fldChar w:fldCharType="begin"/>
        </w:r>
        <w:r>
          <w:rPr>
            <w:noProof/>
            <w:webHidden/>
          </w:rPr>
          <w:instrText xml:space="preserve"> PAGEREF _Toc452642433 \h </w:instrText>
        </w:r>
      </w:ins>
      <w:r>
        <w:rPr>
          <w:noProof/>
          <w:webHidden/>
        </w:rPr>
      </w:r>
      <w:r>
        <w:rPr>
          <w:noProof/>
          <w:webHidden/>
        </w:rPr>
        <w:fldChar w:fldCharType="separate"/>
      </w:r>
      <w:ins w:id="257" w:author="Mihai Budiu" w:date="2016-06-02T15:32:00Z">
        <w:r w:rsidR="00B115C1">
          <w:rPr>
            <w:noProof/>
            <w:webHidden/>
          </w:rPr>
          <w:t>50</w:t>
        </w:r>
      </w:ins>
      <w:ins w:id="258" w:author="Mihai Budiu" w:date="2016-06-02T14:50:00Z">
        <w:r>
          <w:rPr>
            <w:noProof/>
            <w:webHidden/>
          </w:rPr>
          <w:fldChar w:fldCharType="end"/>
        </w:r>
        <w:r w:rsidRPr="00250F44">
          <w:rPr>
            <w:rStyle w:val="Hyperlink"/>
            <w:noProof/>
          </w:rPr>
          <w:fldChar w:fldCharType="end"/>
        </w:r>
      </w:ins>
    </w:p>
    <w:p w14:paraId="7513170F" w14:textId="4D2F1570" w:rsidR="00C116C4" w:rsidRDefault="00C116C4">
      <w:pPr>
        <w:pStyle w:val="TOC3"/>
        <w:tabs>
          <w:tab w:val="left" w:pos="1440"/>
          <w:tab w:val="right" w:leader="dot" w:pos="8630"/>
        </w:tabs>
        <w:rPr>
          <w:ins w:id="259" w:author="Mihai Budiu" w:date="2016-06-02T14:50:00Z"/>
          <w:rFonts w:asciiTheme="minorHAnsi" w:eastAsiaTheme="minorEastAsia" w:hAnsiTheme="minorHAnsi" w:cstheme="minorBidi"/>
          <w:noProof/>
          <w:sz w:val="22"/>
          <w:szCs w:val="22"/>
        </w:rPr>
      </w:pPr>
      <w:ins w:id="2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"_Toc452642434"</w:instrText>
        </w:r>
        <w:r w:rsidRPr="00250F44">
          <w:rPr>
            <w:rStyle w:val="Hyperlink"/>
            <w:noProof/>
          </w:rPr>
          <w:instrText xml:space="preserve"> </w:instrText>
        </w:r>
        <w:r w:rsidRPr="00250F44">
          <w:rPr>
            <w:rStyle w:val="Hyperlink"/>
            <w:noProof/>
          </w:rPr>
          <w:fldChar w:fldCharType="separate"/>
        </w:r>
        <w:r w:rsidRPr="00250F44">
          <w:rPr>
            <w:rStyle w:val="Hyperlink"/>
            <w:noProof/>
          </w:rPr>
          <w:t>10.3.1</w:t>
        </w:r>
        <w:r>
          <w:rPr>
            <w:rFonts w:asciiTheme="minorHAnsi" w:eastAsiaTheme="minorEastAsia" w:hAnsiTheme="minorHAnsi" w:cstheme="minorBidi"/>
            <w:noProof/>
            <w:sz w:val="22"/>
            <w:szCs w:val="22"/>
          </w:rPr>
          <w:tab/>
        </w:r>
        <w:r w:rsidRPr="00250F44">
          <w:rPr>
            <w:rStyle w:val="Hyperlink"/>
            <w:noProof/>
          </w:rPr>
          <w:t>The conditional operator</w:t>
        </w:r>
        <w:r>
          <w:rPr>
            <w:noProof/>
            <w:webHidden/>
          </w:rPr>
          <w:tab/>
        </w:r>
        <w:r>
          <w:rPr>
            <w:noProof/>
            <w:webHidden/>
          </w:rPr>
          <w:fldChar w:fldCharType="begin"/>
        </w:r>
        <w:r>
          <w:rPr>
            <w:noProof/>
            <w:webHidden/>
          </w:rPr>
          <w:instrText xml:space="preserve"> PAGEREF _Toc452642434 \h </w:instrText>
        </w:r>
      </w:ins>
      <w:r>
        <w:rPr>
          <w:noProof/>
          <w:webHidden/>
        </w:rPr>
      </w:r>
      <w:r>
        <w:rPr>
          <w:noProof/>
          <w:webHidden/>
        </w:rPr>
        <w:fldChar w:fldCharType="separate"/>
      </w:r>
      <w:ins w:id="261" w:author="Mihai Budiu" w:date="2016-06-02T15:32:00Z">
        <w:r w:rsidR="00B115C1">
          <w:rPr>
            <w:noProof/>
            <w:webHidden/>
          </w:rPr>
          <w:t>50</w:t>
        </w:r>
      </w:ins>
      <w:ins w:id="262" w:author="Mihai Budiu" w:date="2016-06-02T14:50:00Z">
        <w:r>
          <w:rPr>
            <w:noProof/>
            <w:webHidden/>
          </w:rPr>
          <w:fldChar w:fldCharType="end"/>
        </w:r>
        <w:r w:rsidRPr="00250F44">
          <w:rPr>
            <w:rStyle w:val="Hyperlink"/>
            <w:noProof/>
          </w:rPr>
          <w:fldChar w:fldCharType="end"/>
        </w:r>
      </w:ins>
    </w:p>
    <w:p w14:paraId="786890D5" w14:textId="085A5EAA" w:rsidR="00C116C4" w:rsidRDefault="00C116C4">
      <w:pPr>
        <w:pStyle w:val="TOC2"/>
        <w:tabs>
          <w:tab w:val="left" w:pos="960"/>
          <w:tab w:val="right" w:leader="dot" w:pos="8630"/>
        </w:tabs>
        <w:rPr>
          <w:ins w:id="263" w:author="Mihai Budiu" w:date="2016-06-02T14:50:00Z"/>
          <w:rFonts w:asciiTheme="minorHAnsi" w:eastAsiaTheme="minorEastAsia" w:hAnsiTheme="minorHAnsi" w:cstheme="minorBidi"/>
          <w:noProof/>
          <w:sz w:val="22"/>
          <w:szCs w:val="22"/>
        </w:rPr>
      </w:pPr>
      <w:ins w:id="2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"_Toc452642435"</w:instrText>
        </w:r>
        <w:r w:rsidRPr="00250F44">
          <w:rPr>
            <w:rStyle w:val="Hyperlink"/>
            <w:noProof/>
          </w:rPr>
          <w:instrText xml:space="preserve"> </w:instrText>
        </w:r>
        <w:r w:rsidRPr="00250F44">
          <w:rPr>
            <w:rStyle w:val="Hyperlink"/>
            <w:noProof/>
          </w:rPr>
          <w:fldChar w:fldCharType="separate"/>
        </w:r>
        <w:r w:rsidRPr="00250F44">
          <w:rPr>
            <w:rStyle w:val="Hyperlink"/>
            <w:noProof/>
          </w:rPr>
          <w:t>10.4</w:t>
        </w:r>
        <w:r>
          <w:rPr>
            <w:rFonts w:asciiTheme="minorHAnsi" w:eastAsiaTheme="minorEastAsia" w:hAnsiTheme="minorHAnsi" w:cstheme="minorBidi"/>
            <w:noProof/>
            <w:sz w:val="22"/>
            <w:szCs w:val="22"/>
          </w:rPr>
          <w:tab/>
        </w:r>
        <w:r w:rsidRPr="00250F44">
          <w:rPr>
            <w:rStyle w:val="Hyperlink"/>
            <w:noProof/>
          </w:rPr>
          <w:t>Bit-string (unsigned integer) operations</w:t>
        </w:r>
        <w:r>
          <w:rPr>
            <w:noProof/>
            <w:webHidden/>
          </w:rPr>
          <w:tab/>
        </w:r>
        <w:r>
          <w:rPr>
            <w:noProof/>
            <w:webHidden/>
          </w:rPr>
          <w:fldChar w:fldCharType="begin"/>
        </w:r>
        <w:r>
          <w:rPr>
            <w:noProof/>
            <w:webHidden/>
          </w:rPr>
          <w:instrText xml:space="preserve"> PAGEREF _Toc452642435 \h </w:instrText>
        </w:r>
      </w:ins>
      <w:r>
        <w:rPr>
          <w:noProof/>
          <w:webHidden/>
        </w:rPr>
      </w:r>
      <w:r>
        <w:rPr>
          <w:noProof/>
          <w:webHidden/>
        </w:rPr>
        <w:fldChar w:fldCharType="separate"/>
      </w:r>
      <w:ins w:id="265" w:author="Mihai Budiu" w:date="2016-06-02T15:32:00Z">
        <w:r w:rsidR="00B115C1">
          <w:rPr>
            <w:noProof/>
            <w:webHidden/>
          </w:rPr>
          <w:t>50</w:t>
        </w:r>
      </w:ins>
      <w:ins w:id="266" w:author="Mihai Budiu" w:date="2016-06-02T14:50:00Z">
        <w:r>
          <w:rPr>
            <w:noProof/>
            <w:webHidden/>
          </w:rPr>
          <w:fldChar w:fldCharType="end"/>
        </w:r>
        <w:r w:rsidRPr="00250F44">
          <w:rPr>
            <w:rStyle w:val="Hyperlink"/>
            <w:noProof/>
          </w:rPr>
          <w:fldChar w:fldCharType="end"/>
        </w:r>
      </w:ins>
    </w:p>
    <w:p w14:paraId="5E893B48" w14:textId="7D444EEA" w:rsidR="00C116C4" w:rsidRDefault="00C116C4">
      <w:pPr>
        <w:pStyle w:val="TOC2"/>
        <w:tabs>
          <w:tab w:val="left" w:pos="960"/>
          <w:tab w:val="right" w:leader="dot" w:pos="8630"/>
        </w:tabs>
        <w:rPr>
          <w:ins w:id="267" w:author="Mihai Budiu" w:date="2016-06-02T14:50:00Z"/>
          <w:rFonts w:asciiTheme="minorHAnsi" w:eastAsiaTheme="minorEastAsia" w:hAnsiTheme="minorHAnsi" w:cstheme="minorBidi"/>
          <w:noProof/>
          <w:sz w:val="22"/>
          <w:szCs w:val="22"/>
        </w:rPr>
      </w:pPr>
      <w:ins w:id="2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"_Toc452642436"</w:instrText>
        </w:r>
        <w:r w:rsidRPr="00250F44">
          <w:rPr>
            <w:rStyle w:val="Hyperlink"/>
            <w:noProof/>
          </w:rPr>
          <w:instrText xml:space="preserve"> </w:instrText>
        </w:r>
        <w:r w:rsidRPr="00250F44">
          <w:rPr>
            <w:rStyle w:val="Hyperlink"/>
            <w:noProof/>
          </w:rPr>
          <w:fldChar w:fldCharType="separate"/>
        </w:r>
        <w:r w:rsidRPr="00250F44">
          <w:rPr>
            <w:rStyle w:val="Hyperlink"/>
            <w:noProof/>
          </w:rPr>
          <w:t>10.5</w:t>
        </w:r>
        <w:r>
          <w:rPr>
            <w:rFonts w:asciiTheme="minorHAnsi" w:eastAsiaTheme="minorEastAsia" w:hAnsiTheme="minorHAnsi" w:cstheme="minorBidi"/>
            <w:noProof/>
            <w:sz w:val="22"/>
            <w:szCs w:val="22"/>
          </w:rPr>
          <w:tab/>
        </w:r>
        <w:r w:rsidRPr="00250F44">
          <w:rPr>
            <w:rStyle w:val="Hyperlink"/>
            <w:noProof/>
          </w:rPr>
          <w:t>Operations on fixed-width signed integers</w:t>
        </w:r>
        <w:r>
          <w:rPr>
            <w:noProof/>
            <w:webHidden/>
          </w:rPr>
          <w:tab/>
        </w:r>
        <w:r>
          <w:rPr>
            <w:noProof/>
            <w:webHidden/>
          </w:rPr>
          <w:fldChar w:fldCharType="begin"/>
        </w:r>
        <w:r>
          <w:rPr>
            <w:noProof/>
            <w:webHidden/>
          </w:rPr>
          <w:instrText xml:space="preserve"> PAGEREF _Toc452642436 \h </w:instrText>
        </w:r>
      </w:ins>
      <w:r>
        <w:rPr>
          <w:noProof/>
          <w:webHidden/>
        </w:rPr>
      </w:r>
      <w:r>
        <w:rPr>
          <w:noProof/>
          <w:webHidden/>
        </w:rPr>
        <w:fldChar w:fldCharType="separate"/>
      </w:r>
      <w:ins w:id="269" w:author="Mihai Budiu" w:date="2016-06-02T15:32:00Z">
        <w:r w:rsidR="00B115C1">
          <w:rPr>
            <w:noProof/>
            <w:webHidden/>
          </w:rPr>
          <w:t>51</w:t>
        </w:r>
      </w:ins>
      <w:ins w:id="270" w:author="Mihai Budiu" w:date="2016-06-02T14:50:00Z">
        <w:r>
          <w:rPr>
            <w:noProof/>
            <w:webHidden/>
          </w:rPr>
          <w:fldChar w:fldCharType="end"/>
        </w:r>
        <w:r w:rsidRPr="00250F44">
          <w:rPr>
            <w:rStyle w:val="Hyperlink"/>
            <w:noProof/>
          </w:rPr>
          <w:fldChar w:fldCharType="end"/>
        </w:r>
      </w:ins>
    </w:p>
    <w:p w14:paraId="51B41564" w14:textId="6885AAEB" w:rsidR="00C116C4" w:rsidRDefault="00C116C4">
      <w:pPr>
        <w:pStyle w:val="TOC3"/>
        <w:tabs>
          <w:tab w:val="left" w:pos="1440"/>
          <w:tab w:val="right" w:leader="dot" w:pos="8630"/>
        </w:tabs>
        <w:rPr>
          <w:ins w:id="271" w:author="Mihai Budiu" w:date="2016-06-02T14:50:00Z"/>
          <w:rFonts w:asciiTheme="minorHAnsi" w:eastAsiaTheme="minorEastAsia" w:hAnsiTheme="minorHAnsi" w:cstheme="minorBidi"/>
          <w:noProof/>
          <w:sz w:val="22"/>
          <w:szCs w:val="22"/>
        </w:rPr>
      </w:pPr>
      <w:ins w:id="2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"_Toc452642437"</w:instrText>
        </w:r>
        <w:r w:rsidRPr="00250F44">
          <w:rPr>
            <w:rStyle w:val="Hyperlink"/>
            <w:noProof/>
          </w:rPr>
          <w:instrText xml:space="preserve"> </w:instrText>
        </w:r>
        <w:r w:rsidRPr="00250F44">
          <w:rPr>
            <w:rStyle w:val="Hyperlink"/>
            <w:noProof/>
          </w:rPr>
          <w:fldChar w:fldCharType="separate"/>
        </w:r>
        <w:r w:rsidRPr="00250F44">
          <w:rPr>
            <w:rStyle w:val="Hyperlink"/>
            <w:noProof/>
          </w:rPr>
          <w:t>10.5.1</w:t>
        </w:r>
        <w:r>
          <w:rPr>
            <w:rFonts w:asciiTheme="minorHAnsi" w:eastAsiaTheme="minorEastAsia" w:hAnsiTheme="minorHAnsi" w:cstheme="minorBidi"/>
            <w:noProof/>
            <w:sz w:val="22"/>
            <w:szCs w:val="22"/>
          </w:rPr>
          <w:tab/>
        </w:r>
        <w:r w:rsidRPr="00250F44">
          <w:rPr>
            <w:rStyle w:val="Hyperlink"/>
            <w:noProof/>
          </w:rPr>
          <w:t>A note about shifts</w:t>
        </w:r>
        <w:r>
          <w:rPr>
            <w:noProof/>
            <w:webHidden/>
          </w:rPr>
          <w:tab/>
        </w:r>
        <w:r>
          <w:rPr>
            <w:noProof/>
            <w:webHidden/>
          </w:rPr>
          <w:fldChar w:fldCharType="begin"/>
        </w:r>
        <w:r>
          <w:rPr>
            <w:noProof/>
            <w:webHidden/>
          </w:rPr>
          <w:instrText xml:space="preserve"> PAGEREF _Toc452642437 \h </w:instrText>
        </w:r>
      </w:ins>
      <w:r>
        <w:rPr>
          <w:noProof/>
          <w:webHidden/>
        </w:rPr>
      </w:r>
      <w:r>
        <w:rPr>
          <w:noProof/>
          <w:webHidden/>
        </w:rPr>
        <w:fldChar w:fldCharType="separate"/>
      </w:r>
      <w:ins w:id="273" w:author="Mihai Budiu" w:date="2016-06-02T15:32:00Z">
        <w:r w:rsidR="00B115C1">
          <w:rPr>
            <w:noProof/>
            <w:webHidden/>
          </w:rPr>
          <w:t>52</w:t>
        </w:r>
      </w:ins>
      <w:ins w:id="274" w:author="Mihai Budiu" w:date="2016-06-02T14:50:00Z">
        <w:r>
          <w:rPr>
            <w:noProof/>
            <w:webHidden/>
          </w:rPr>
          <w:fldChar w:fldCharType="end"/>
        </w:r>
        <w:r w:rsidRPr="00250F44">
          <w:rPr>
            <w:rStyle w:val="Hyperlink"/>
            <w:noProof/>
          </w:rPr>
          <w:fldChar w:fldCharType="end"/>
        </w:r>
      </w:ins>
    </w:p>
    <w:p w14:paraId="04A58E2D" w14:textId="0DF36C71" w:rsidR="00C116C4" w:rsidRDefault="00C116C4">
      <w:pPr>
        <w:pStyle w:val="TOC2"/>
        <w:tabs>
          <w:tab w:val="left" w:pos="960"/>
          <w:tab w:val="right" w:leader="dot" w:pos="8630"/>
        </w:tabs>
        <w:rPr>
          <w:ins w:id="275" w:author="Mihai Budiu" w:date="2016-06-02T14:50:00Z"/>
          <w:rFonts w:asciiTheme="minorHAnsi" w:eastAsiaTheme="minorEastAsia" w:hAnsiTheme="minorHAnsi" w:cstheme="minorBidi"/>
          <w:noProof/>
          <w:sz w:val="22"/>
          <w:szCs w:val="22"/>
        </w:rPr>
      </w:pPr>
      <w:ins w:id="2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"_Toc452642438"</w:instrText>
        </w:r>
        <w:r w:rsidRPr="00250F44">
          <w:rPr>
            <w:rStyle w:val="Hyperlink"/>
            <w:noProof/>
          </w:rPr>
          <w:instrText xml:space="preserve"> </w:instrText>
        </w:r>
        <w:r w:rsidRPr="00250F44">
          <w:rPr>
            <w:rStyle w:val="Hyperlink"/>
            <w:noProof/>
          </w:rPr>
          <w:fldChar w:fldCharType="separate"/>
        </w:r>
        <w:r w:rsidRPr="00250F44">
          <w:rPr>
            <w:rStyle w:val="Hyperlink"/>
            <w:noProof/>
          </w:rPr>
          <w:t>10.6</w:t>
        </w:r>
        <w:r>
          <w:rPr>
            <w:rFonts w:asciiTheme="minorHAnsi" w:eastAsiaTheme="minorEastAsia" w:hAnsiTheme="minorHAnsi" w:cstheme="minorBidi"/>
            <w:noProof/>
            <w:sz w:val="22"/>
            <w:szCs w:val="22"/>
          </w:rPr>
          <w:tab/>
        </w:r>
        <w:r w:rsidRPr="00250F44">
          <w:rPr>
            <w:rStyle w:val="Hyperlink"/>
            <w:noProof/>
          </w:rPr>
          <w:t>Operations on arbitrary-precision constant integers</w:t>
        </w:r>
        <w:r>
          <w:rPr>
            <w:noProof/>
            <w:webHidden/>
          </w:rPr>
          <w:tab/>
        </w:r>
        <w:r>
          <w:rPr>
            <w:noProof/>
            <w:webHidden/>
          </w:rPr>
          <w:fldChar w:fldCharType="begin"/>
        </w:r>
        <w:r>
          <w:rPr>
            <w:noProof/>
            <w:webHidden/>
          </w:rPr>
          <w:instrText xml:space="preserve"> PAGEREF _Toc452642438 \h </w:instrText>
        </w:r>
      </w:ins>
      <w:r>
        <w:rPr>
          <w:noProof/>
          <w:webHidden/>
        </w:rPr>
      </w:r>
      <w:r>
        <w:rPr>
          <w:noProof/>
          <w:webHidden/>
        </w:rPr>
        <w:fldChar w:fldCharType="separate"/>
      </w:r>
      <w:ins w:id="277" w:author="Mihai Budiu" w:date="2016-06-02T15:32:00Z">
        <w:r w:rsidR="00B115C1">
          <w:rPr>
            <w:noProof/>
            <w:webHidden/>
          </w:rPr>
          <w:t>52</w:t>
        </w:r>
      </w:ins>
      <w:ins w:id="278" w:author="Mihai Budiu" w:date="2016-06-02T14:50:00Z">
        <w:r>
          <w:rPr>
            <w:noProof/>
            <w:webHidden/>
          </w:rPr>
          <w:fldChar w:fldCharType="end"/>
        </w:r>
        <w:r w:rsidRPr="00250F44">
          <w:rPr>
            <w:rStyle w:val="Hyperlink"/>
            <w:noProof/>
          </w:rPr>
          <w:fldChar w:fldCharType="end"/>
        </w:r>
      </w:ins>
    </w:p>
    <w:p w14:paraId="5E4BF697" w14:textId="06761F9B" w:rsidR="00C116C4" w:rsidRDefault="00C116C4">
      <w:pPr>
        <w:pStyle w:val="TOC2"/>
        <w:tabs>
          <w:tab w:val="left" w:pos="960"/>
          <w:tab w:val="right" w:leader="dot" w:pos="8630"/>
        </w:tabs>
        <w:rPr>
          <w:ins w:id="279" w:author="Mihai Budiu" w:date="2016-06-02T14:50:00Z"/>
          <w:rFonts w:asciiTheme="minorHAnsi" w:eastAsiaTheme="minorEastAsia" w:hAnsiTheme="minorHAnsi" w:cstheme="minorBidi"/>
          <w:noProof/>
          <w:sz w:val="22"/>
          <w:szCs w:val="22"/>
        </w:rPr>
      </w:pPr>
      <w:ins w:id="2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"_Toc452642439"</w:instrText>
        </w:r>
        <w:r w:rsidRPr="00250F44">
          <w:rPr>
            <w:rStyle w:val="Hyperlink"/>
            <w:noProof/>
          </w:rPr>
          <w:instrText xml:space="preserve"> </w:instrText>
        </w:r>
        <w:r w:rsidRPr="00250F44">
          <w:rPr>
            <w:rStyle w:val="Hyperlink"/>
            <w:noProof/>
          </w:rPr>
          <w:fldChar w:fldCharType="separate"/>
        </w:r>
        <w:r w:rsidRPr="00250F44">
          <w:rPr>
            <w:rStyle w:val="Hyperlink"/>
            <w:noProof/>
          </w:rPr>
          <w:t>10.7</w:t>
        </w:r>
        <w:r>
          <w:rPr>
            <w:rFonts w:asciiTheme="minorHAnsi" w:eastAsiaTheme="minorEastAsia" w:hAnsiTheme="minorHAnsi" w:cstheme="minorBidi"/>
            <w:noProof/>
            <w:sz w:val="22"/>
            <w:szCs w:val="22"/>
          </w:rPr>
          <w:tab/>
        </w:r>
        <w:r w:rsidRPr="00250F44">
          <w:rPr>
            <w:rStyle w:val="Hyperlink"/>
            <w:noProof/>
          </w:rPr>
          <w:t>Variable bit-string operations</w:t>
        </w:r>
        <w:r>
          <w:rPr>
            <w:noProof/>
            <w:webHidden/>
          </w:rPr>
          <w:tab/>
        </w:r>
        <w:r>
          <w:rPr>
            <w:noProof/>
            <w:webHidden/>
          </w:rPr>
          <w:fldChar w:fldCharType="begin"/>
        </w:r>
        <w:r>
          <w:rPr>
            <w:noProof/>
            <w:webHidden/>
          </w:rPr>
          <w:instrText xml:space="preserve"> PAGEREF _Toc452642439 \h </w:instrText>
        </w:r>
      </w:ins>
      <w:r>
        <w:rPr>
          <w:noProof/>
          <w:webHidden/>
        </w:rPr>
      </w:r>
      <w:r>
        <w:rPr>
          <w:noProof/>
          <w:webHidden/>
        </w:rPr>
        <w:fldChar w:fldCharType="separate"/>
      </w:r>
      <w:ins w:id="281" w:author="Mihai Budiu" w:date="2016-06-02T15:32:00Z">
        <w:r w:rsidR="00B115C1">
          <w:rPr>
            <w:noProof/>
            <w:webHidden/>
          </w:rPr>
          <w:t>53</w:t>
        </w:r>
      </w:ins>
      <w:ins w:id="282" w:author="Mihai Budiu" w:date="2016-06-02T14:50:00Z">
        <w:r>
          <w:rPr>
            <w:noProof/>
            <w:webHidden/>
          </w:rPr>
          <w:fldChar w:fldCharType="end"/>
        </w:r>
        <w:r w:rsidRPr="00250F44">
          <w:rPr>
            <w:rStyle w:val="Hyperlink"/>
            <w:noProof/>
          </w:rPr>
          <w:fldChar w:fldCharType="end"/>
        </w:r>
      </w:ins>
    </w:p>
    <w:p w14:paraId="233FD912" w14:textId="0EE0D977" w:rsidR="00C116C4" w:rsidRDefault="00C116C4">
      <w:pPr>
        <w:pStyle w:val="TOC2"/>
        <w:tabs>
          <w:tab w:val="left" w:pos="960"/>
          <w:tab w:val="right" w:leader="dot" w:pos="8630"/>
        </w:tabs>
        <w:rPr>
          <w:ins w:id="283" w:author="Mihai Budiu" w:date="2016-06-02T14:50:00Z"/>
          <w:rFonts w:asciiTheme="minorHAnsi" w:eastAsiaTheme="minorEastAsia" w:hAnsiTheme="minorHAnsi" w:cstheme="minorBidi"/>
          <w:noProof/>
          <w:sz w:val="22"/>
          <w:szCs w:val="22"/>
        </w:rPr>
      </w:pPr>
      <w:ins w:id="2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"_Toc452642440"</w:instrText>
        </w:r>
        <w:r w:rsidRPr="00250F44">
          <w:rPr>
            <w:rStyle w:val="Hyperlink"/>
            <w:noProof/>
          </w:rPr>
          <w:instrText xml:space="preserve"> </w:instrText>
        </w:r>
        <w:r w:rsidRPr="00250F44">
          <w:rPr>
            <w:rStyle w:val="Hyperlink"/>
            <w:noProof/>
          </w:rPr>
          <w:fldChar w:fldCharType="separate"/>
        </w:r>
        <w:r w:rsidRPr="00250F44">
          <w:rPr>
            <w:rStyle w:val="Hyperlink"/>
            <w:noProof/>
          </w:rPr>
          <w:t>10.8</w:t>
        </w:r>
        <w:r>
          <w:rPr>
            <w:rFonts w:asciiTheme="minorHAnsi" w:eastAsiaTheme="minorEastAsia" w:hAnsiTheme="minorHAnsi" w:cstheme="minorBidi"/>
            <w:noProof/>
            <w:sz w:val="22"/>
            <w:szCs w:val="22"/>
          </w:rPr>
          <w:tab/>
        </w:r>
        <w:r w:rsidRPr="00250F44">
          <w:rPr>
            <w:rStyle w:val="Hyperlink"/>
            <w:noProof/>
          </w:rPr>
          <w:t>Casts</w:t>
        </w:r>
        <w:r>
          <w:rPr>
            <w:noProof/>
            <w:webHidden/>
          </w:rPr>
          <w:tab/>
        </w:r>
        <w:r>
          <w:rPr>
            <w:noProof/>
            <w:webHidden/>
          </w:rPr>
          <w:fldChar w:fldCharType="begin"/>
        </w:r>
        <w:r>
          <w:rPr>
            <w:noProof/>
            <w:webHidden/>
          </w:rPr>
          <w:instrText xml:space="preserve"> PAGEREF _Toc452642440 \h </w:instrText>
        </w:r>
      </w:ins>
      <w:r>
        <w:rPr>
          <w:noProof/>
          <w:webHidden/>
        </w:rPr>
      </w:r>
      <w:r>
        <w:rPr>
          <w:noProof/>
          <w:webHidden/>
        </w:rPr>
        <w:fldChar w:fldCharType="separate"/>
      </w:r>
      <w:ins w:id="285" w:author="Mihai Budiu" w:date="2016-06-02T15:32:00Z">
        <w:r w:rsidR="00B115C1">
          <w:rPr>
            <w:noProof/>
            <w:webHidden/>
          </w:rPr>
          <w:t>53</w:t>
        </w:r>
      </w:ins>
      <w:ins w:id="286" w:author="Mihai Budiu" w:date="2016-06-02T14:50:00Z">
        <w:r>
          <w:rPr>
            <w:noProof/>
            <w:webHidden/>
          </w:rPr>
          <w:fldChar w:fldCharType="end"/>
        </w:r>
        <w:r w:rsidRPr="00250F44">
          <w:rPr>
            <w:rStyle w:val="Hyperlink"/>
            <w:noProof/>
          </w:rPr>
          <w:fldChar w:fldCharType="end"/>
        </w:r>
      </w:ins>
    </w:p>
    <w:p w14:paraId="637755B0" w14:textId="61075BB9" w:rsidR="00C116C4" w:rsidRDefault="00C116C4">
      <w:pPr>
        <w:pStyle w:val="TOC3"/>
        <w:tabs>
          <w:tab w:val="left" w:pos="1440"/>
          <w:tab w:val="right" w:leader="dot" w:pos="8630"/>
        </w:tabs>
        <w:rPr>
          <w:ins w:id="287" w:author="Mihai Budiu" w:date="2016-06-02T14:50:00Z"/>
          <w:rFonts w:asciiTheme="minorHAnsi" w:eastAsiaTheme="minorEastAsia" w:hAnsiTheme="minorHAnsi" w:cstheme="minorBidi"/>
          <w:noProof/>
          <w:sz w:val="22"/>
          <w:szCs w:val="22"/>
        </w:rPr>
      </w:pPr>
      <w:ins w:id="2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"_Toc452642441"</w:instrText>
        </w:r>
        <w:r w:rsidRPr="00250F44">
          <w:rPr>
            <w:rStyle w:val="Hyperlink"/>
            <w:noProof/>
          </w:rPr>
          <w:instrText xml:space="preserve"> </w:instrText>
        </w:r>
        <w:r w:rsidRPr="00250F44">
          <w:rPr>
            <w:rStyle w:val="Hyperlink"/>
            <w:noProof/>
          </w:rPr>
          <w:fldChar w:fldCharType="separate"/>
        </w:r>
        <w:r w:rsidRPr="00250F44">
          <w:rPr>
            <w:rStyle w:val="Hyperlink"/>
            <w:noProof/>
          </w:rPr>
          <w:t>10.8.1</w:t>
        </w:r>
        <w:r>
          <w:rPr>
            <w:rFonts w:asciiTheme="minorHAnsi" w:eastAsiaTheme="minorEastAsia" w:hAnsiTheme="minorHAnsi" w:cstheme="minorBidi"/>
            <w:noProof/>
            <w:sz w:val="22"/>
            <w:szCs w:val="22"/>
          </w:rPr>
          <w:tab/>
        </w:r>
        <w:r w:rsidRPr="00250F44">
          <w:rPr>
            <w:rStyle w:val="Hyperlink"/>
            <w:noProof/>
          </w:rPr>
          <w:t>Explicit casts</w:t>
        </w:r>
        <w:r>
          <w:rPr>
            <w:noProof/>
            <w:webHidden/>
          </w:rPr>
          <w:tab/>
        </w:r>
        <w:r>
          <w:rPr>
            <w:noProof/>
            <w:webHidden/>
          </w:rPr>
          <w:fldChar w:fldCharType="begin"/>
        </w:r>
        <w:r>
          <w:rPr>
            <w:noProof/>
            <w:webHidden/>
          </w:rPr>
          <w:instrText xml:space="preserve"> PAGEREF _Toc452642441 \h </w:instrText>
        </w:r>
      </w:ins>
      <w:r>
        <w:rPr>
          <w:noProof/>
          <w:webHidden/>
        </w:rPr>
      </w:r>
      <w:r>
        <w:rPr>
          <w:noProof/>
          <w:webHidden/>
        </w:rPr>
        <w:fldChar w:fldCharType="separate"/>
      </w:r>
      <w:ins w:id="289" w:author="Mihai Budiu" w:date="2016-06-02T15:32:00Z">
        <w:r w:rsidR="00B115C1">
          <w:rPr>
            <w:noProof/>
            <w:webHidden/>
          </w:rPr>
          <w:t>53</w:t>
        </w:r>
      </w:ins>
      <w:ins w:id="290" w:author="Mihai Budiu" w:date="2016-06-02T14:50:00Z">
        <w:r>
          <w:rPr>
            <w:noProof/>
            <w:webHidden/>
          </w:rPr>
          <w:fldChar w:fldCharType="end"/>
        </w:r>
        <w:r w:rsidRPr="00250F44">
          <w:rPr>
            <w:rStyle w:val="Hyperlink"/>
            <w:noProof/>
          </w:rPr>
          <w:fldChar w:fldCharType="end"/>
        </w:r>
      </w:ins>
    </w:p>
    <w:p w14:paraId="741F2C15" w14:textId="47758D16" w:rsidR="00C116C4" w:rsidRDefault="00C116C4">
      <w:pPr>
        <w:pStyle w:val="TOC3"/>
        <w:tabs>
          <w:tab w:val="left" w:pos="1440"/>
          <w:tab w:val="right" w:leader="dot" w:pos="8630"/>
        </w:tabs>
        <w:rPr>
          <w:ins w:id="291" w:author="Mihai Budiu" w:date="2016-06-02T14:50:00Z"/>
          <w:rFonts w:asciiTheme="minorHAnsi" w:eastAsiaTheme="minorEastAsia" w:hAnsiTheme="minorHAnsi" w:cstheme="minorBidi"/>
          <w:noProof/>
          <w:sz w:val="22"/>
          <w:szCs w:val="22"/>
        </w:rPr>
      </w:pPr>
      <w:ins w:id="2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"_Toc452642442"</w:instrText>
        </w:r>
        <w:r w:rsidRPr="00250F44">
          <w:rPr>
            <w:rStyle w:val="Hyperlink"/>
            <w:noProof/>
          </w:rPr>
          <w:instrText xml:space="preserve"> </w:instrText>
        </w:r>
        <w:r w:rsidRPr="00250F44">
          <w:rPr>
            <w:rStyle w:val="Hyperlink"/>
            <w:noProof/>
          </w:rPr>
          <w:fldChar w:fldCharType="separate"/>
        </w:r>
        <w:r w:rsidRPr="00250F44">
          <w:rPr>
            <w:rStyle w:val="Hyperlink"/>
            <w:noProof/>
          </w:rPr>
          <w:t>10.8.2</w:t>
        </w:r>
        <w:r>
          <w:rPr>
            <w:rFonts w:asciiTheme="minorHAnsi" w:eastAsiaTheme="minorEastAsia" w:hAnsiTheme="minorHAnsi" w:cstheme="minorBidi"/>
            <w:noProof/>
            <w:sz w:val="22"/>
            <w:szCs w:val="22"/>
          </w:rPr>
          <w:tab/>
        </w:r>
        <w:r w:rsidRPr="00250F44">
          <w:rPr>
            <w:rStyle w:val="Hyperlink"/>
            <w:noProof/>
          </w:rPr>
          <w:t>Implicit casts</w:t>
        </w:r>
        <w:r>
          <w:rPr>
            <w:noProof/>
            <w:webHidden/>
          </w:rPr>
          <w:tab/>
        </w:r>
        <w:r>
          <w:rPr>
            <w:noProof/>
            <w:webHidden/>
          </w:rPr>
          <w:fldChar w:fldCharType="begin"/>
        </w:r>
        <w:r>
          <w:rPr>
            <w:noProof/>
            <w:webHidden/>
          </w:rPr>
          <w:instrText xml:space="preserve"> PAGEREF _Toc452642442 \h </w:instrText>
        </w:r>
      </w:ins>
      <w:r>
        <w:rPr>
          <w:noProof/>
          <w:webHidden/>
        </w:rPr>
      </w:r>
      <w:r>
        <w:rPr>
          <w:noProof/>
          <w:webHidden/>
        </w:rPr>
        <w:fldChar w:fldCharType="separate"/>
      </w:r>
      <w:ins w:id="293" w:author="Mihai Budiu" w:date="2016-06-02T15:32:00Z">
        <w:r w:rsidR="00B115C1">
          <w:rPr>
            <w:noProof/>
            <w:webHidden/>
          </w:rPr>
          <w:t>54</w:t>
        </w:r>
      </w:ins>
      <w:ins w:id="294" w:author="Mihai Budiu" w:date="2016-06-02T14:50:00Z">
        <w:r>
          <w:rPr>
            <w:noProof/>
            <w:webHidden/>
          </w:rPr>
          <w:fldChar w:fldCharType="end"/>
        </w:r>
        <w:r w:rsidRPr="00250F44">
          <w:rPr>
            <w:rStyle w:val="Hyperlink"/>
            <w:noProof/>
          </w:rPr>
          <w:fldChar w:fldCharType="end"/>
        </w:r>
      </w:ins>
    </w:p>
    <w:p w14:paraId="6AEB1817" w14:textId="5D1F80D6" w:rsidR="00C116C4" w:rsidRDefault="00C116C4">
      <w:pPr>
        <w:pStyle w:val="TOC3"/>
        <w:tabs>
          <w:tab w:val="left" w:pos="1440"/>
          <w:tab w:val="right" w:leader="dot" w:pos="8630"/>
        </w:tabs>
        <w:rPr>
          <w:ins w:id="295" w:author="Mihai Budiu" w:date="2016-06-02T14:50:00Z"/>
          <w:rFonts w:asciiTheme="minorHAnsi" w:eastAsiaTheme="minorEastAsia" w:hAnsiTheme="minorHAnsi" w:cstheme="minorBidi"/>
          <w:noProof/>
          <w:sz w:val="22"/>
          <w:szCs w:val="22"/>
        </w:rPr>
      </w:pPr>
      <w:ins w:id="2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"_Toc452642443"</w:instrText>
        </w:r>
        <w:r w:rsidRPr="00250F44">
          <w:rPr>
            <w:rStyle w:val="Hyperlink"/>
            <w:noProof/>
          </w:rPr>
          <w:instrText xml:space="preserve"> </w:instrText>
        </w:r>
        <w:r w:rsidRPr="00250F44">
          <w:rPr>
            <w:rStyle w:val="Hyperlink"/>
            <w:noProof/>
          </w:rPr>
          <w:fldChar w:fldCharType="separate"/>
        </w:r>
        <w:r w:rsidRPr="00250F44">
          <w:rPr>
            <w:rStyle w:val="Hyperlink"/>
            <w:noProof/>
          </w:rPr>
          <w:t>10.8.3</w:t>
        </w:r>
        <w:r>
          <w:rPr>
            <w:rFonts w:asciiTheme="minorHAnsi" w:eastAsiaTheme="minorEastAsia" w:hAnsiTheme="minorHAnsi" w:cstheme="minorBidi"/>
            <w:noProof/>
            <w:sz w:val="22"/>
            <w:szCs w:val="22"/>
          </w:rPr>
          <w:tab/>
        </w:r>
        <w:r w:rsidRPr="00250F44">
          <w:rPr>
            <w:rStyle w:val="Hyperlink"/>
            <w:noProof/>
          </w:rPr>
          <w:t>Illegal arithmetic expressions</w:t>
        </w:r>
        <w:r>
          <w:rPr>
            <w:noProof/>
            <w:webHidden/>
          </w:rPr>
          <w:tab/>
        </w:r>
        <w:r>
          <w:rPr>
            <w:noProof/>
            <w:webHidden/>
          </w:rPr>
          <w:fldChar w:fldCharType="begin"/>
        </w:r>
        <w:r>
          <w:rPr>
            <w:noProof/>
            <w:webHidden/>
          </w:rPr>
          <w:instrText xml:space="preserve"> PAGEREF _Toc452642443 \h </w:instrText>
        </w:r>
      </w:ins>
      <w:r>
        <w:rPr>
          <w:noProof/>
          <w:webHidden/>
        </w:rPr>
      </w:r>
      <w:r>
        <w:rPr>
          <w:noProof/>
          <w:webHidden/>
        </w:rPr>
        <w:fldChar w:fldCharType="separate"/>
      </w:r>
      <w:ins w:id="297" w:author="Mihai Budiu" w:date="2016-06-02T15:32:00Z">
        <w:r w:rsidR="00B115C1">
          <w:rPr>
            <w:noProof/>
            <w:webHidden/>
          </w:rPr>
          <w:t>54</w:t>
        </w:r>
      </w:ins>
      <w:ins w:id="298" w:author="Mihai Budiu" w:date="2016-06-02T14:50:00Z">
        <w:r>
          <w:rPr>
            <w:noProof/>
            <w:webHidden/>
          </w:rPr>
          <w:fldChar w:fldCharType="end"/>
        </w:r>
        <w:r w:rsidRPr="00250F44">
          <w:rPr>
            <w:rStyle w:val="Hyperlink"/>
            <w:noProof/>
          </w:rPr>
          <w:fldChar w:fldCharType="end"/>
        </w:r>
      </w:ins>
    </w:p>
    <w:p w14:paraId="58080AF0" w14:textId="7239757F" w:rsidR="00C116C4" w:rsidRDefault="00C116C4">
      <w:pPr>
        <w:pStyle w:val="TOC2"/>
        <w:tabs>
          <w:tab w:val="left" w:pos="960"/>
          <w:tab w:val="right" w:leader="dot" w:pos="8630"/>
        </w:tabs>
        <w:rPr>
          <w:ins w:id="299" w:author="Mihai Budiu" w:date="2016-06-02T14:50:00Z"/>
          <w:rFonts w:asciiTheme="minorHAnsi" w:eastAsiaTheme="minorEastAsia" w:hAnsiTheme="minorHAnsi" w:cstheme="minorBidi"/>
          <w:noProof/>
          <w:sz w:val="22"/>
          <w:szCs w:val="22"/>
        </w:rPr>
      </w:pPr>
      <w:ins w:id="3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"_Toc452642444"</w:instrText>
        </w:r>
        <w:r w:rsidRPr="00250F44">
          <w:rPr>
            <w:rStyle w:val="Hyperlink"/>
            <w:noProof/>
          </w:rPr>
          <w:instrText xml:space="preserve"> </w:instrText>
        </w:r>
        <w:r w:rsidRPr="00250F44">
          <w:rPr>
            <w:rStyle w:val="Hyperlink"/>
            <w:noProof/>
          </w:rPr>
          <w:fldChar w:fldCharType="separate"/>
        </w:r>
        <w:r w:rsidRPr="00250F44">
          <w:rPr>
            <w:rStyle w:val="Hyperlink"/>
            <w:noProof/>
          </w:rPr>
          <w:t>10.9</w:t>
        </w:r>
        <w:r>
          <w:rPr>
            <w:rFonts w:asciiTheme="minorHAnsi" w:eastAsiaTheme="minorEastAsia" w:hAnsiTheme="minorHAnsi" w:cstheme="minorBidi"/>
            <w:noProof/>
            <w:sz w:val="22"/>
            <w:szCs w:val="22"/>
          </w:rPr>
          <w:tab/>
        </w:r>
        <w:r w:rsidRPr="00250F44">
          <w:rPr>
            <w:rStyle w:val="Hyperlink"/>
            <w:noProof/>
          </w:rPr>
          <w:t>Tuple expressions</w:t>
        </w:r>
        <w:r>
          <w:rPr>
            <w:noProof/>
            <w:webHidden/>
          </w:rPr>
          <w:tab/>
        </w:r>
        <w:r>
          <w:rPr>
            <w:noProof/>
            <w:webHidden/>
          </w:rPr>
          <w:fldChar w:fldCharType="begin"/>
        </w:r>
        <w:r>
          <w:rPr>
            <w:noProof/>
            <w:webHidden/>
          </w:rPr>
          <w:instrText xml:space="preserve"> PAGEREF _Toc452642444 \h </w:instrText>
        </w:r>
      </w:ins>
      <w:r>
        <w:rPr>
          <w:noProof/>
          <w:webHidden/>
        </w:rPr>
      </w:r>
      <w:r>
        <w:rPr>
          <w:noProof/>
          <w:webHidden/>
        </w:rPr>
        <w:fldChar w:fldCharType="separate"/>
      </w:r>
      <w:ins w:id="301" w:author="Mihai Budiu" w:date="2016-06-02T15:32:00Z">
        <w:r w:rsidR="00B115C1">
          <w:rPr>
            <w:noProof/>
            <w:webHidden/>
          </w:rPr>
          <w:t>55</w:t>
        </w:r>
      </w:ins>
      <w:ins w:id="302" w:author="Mihai Budiu" w:date="2016-06-02T14:50:00Z">
        <w:r>
          <w:rPr>
            <w:noProof/>
            <w:webHidden/>
          </w:rPr>
          <w:fldChar w:fldCharType="end"/>
        </w:r>
        <w:r w:rsidRPr="00250F44">
          <w:rPr>
            <w:rStyle w:val="Hyperlink"/>
            <w:noProof/>
          </w:rPr>
          <w:fldChar w:fldCharType="end"/>
        </w:r>
      </w:ins>
    </w:p>
    <w:p w14:paraId="47987845" w14:textId="5D8A5640" w:rsidR="00C116C4" w:rsidRDefault="00C116C4">
      <w:pPr>
        <w:pStyle w:val="TOC2"/>
        <w:tabs>
          <w:tab w:val="left" w:pos="960"/>
          <w:tab w:val="right" w:leader="dot" w:pos="8630"/>
        </w:tabs>
        <w:rPr>
          <w:ins w:id="303" w:author="Mihai Budiu" w:date="2016-06-02T14:50:00Z"/>
          <w:rFonts w:asciiTheme="minorHAnsi" w:eastAsiaTheme="minorEastAsia" w:hAnsiTheme="minorHAnsi" w:cstheme="minorBidi"/>
          <w:noProof/>
          <w:sz w:val="22"/>
          <w:szCs w:val="22"/>
        </w:rPr>
      </w:pPr>
      <w:ins w:id="3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"_Toc452642445"</w:instrText>
        </w:r>
        <w:r w:rsidRPr="00250F44">
          <w:rPr>
            <w:rStyle w:val="Hyperlink"/>
            <w:noProof/>
          </w:rPr>
          <w:instrText xml:space="preserve"> </w:instrText>
        </w:r>
        <w:r w:rsidRPr="00250F44">
          <w:rPr>
            <w:rStyle w:val="Hyperlink"/>
            <w:noProof/>
          </w:rPr>
          <w:fldChar w:fldCharType="separate"/>
        </w:r>
        <w:r w:rsidRPr="00250F44">
          <w:rPr>
            <w:rStyle w:val="Hyperlink"/>
            <w:noProof/>
          </w:rPr>
          <w:t>10.10</w:t>
        </w:r>
        <w:r>
          <w:rPr>
            <w:rFonts w:asciiTheme="minorHAnsi" w:eastAsiaTheme="minorEastAsia" w:hAnsiTheme="minorHAnsi" w:cstheme="minorBidi"/>
            <w:noProof/>
            <w:sz w:val="22"/>
            <w:szCs w:val="22"/>
          </w:rPr>
          <w:tab/>
        </w:r>
        <w:r w:rsidRPr="00250F44">
          <w:rPr>
            <w:rStyle w:val="Hyperlink"/>
            <w:noProof/>
          </w:rPr>
          <w:t>List expressions</w:t>
        </w:r>
        <w:r>
          <w:rPr>
            <w:noProof/>
            <w:webHidden/>
          </w:rPr>
          <w:tab/>
        </w:r>
        <w:r>
          <w:rPr>
            <w:noProof/>
            <w:webHidden/>
          </w:rPr>
          <w:fldChar w:fldCharType="begin"/>
        </w:r>
        <w:r>
          <w:rPr>
            <w:noProof/>
            <w:webHidden/>
          </w:rPr>
          <w:instrText xml:space="preserve"> PAGEREF _Toc452642445 \h </w:instrText>
        </w:r>
      </w:ins>
      <w:r>
        <w:rPr>
          <w:noProof/>
          <w:webHidden/>
        </w:rPr>
      </w:r>
      <w:r>
        <w:rPr>
          <w:noProof/>
          <w:webHidden/>
        </w:rPr>
        <w:fldChar w:fldCharType="separate"/>
      </w:r>
      <w:ins w:id="305" w:author="Mihai Budiu" w:date="2016-06-02T15:32:00Z">
        <w:r w:rsidR="00B115C1">
          <w:rPr>
            <w:noProof/>
            <w:webHidden/>
          </w:rPr>
          <w:t>55</w:t>
        </w:r>
      </w:ins>
      <w:ins w:id="306" w:author="Mihai Budiu" w:date="2016-06-02T14:50:00Z">
        <w:r>
          <w:rPr>
            <w:noProof/>
            <w:webHidden/>
          </w:rPr>
          <w:fldChar w:fldCharType="end"/>
        </w:r>
        <w:r w:rsidRPr="00250F44">
          <w:rPr>
            <w:rStyle w:val="Hyperlink"/>
            <w:noProof/>
          </w:rPr>
          <w:fldChar w:fldCharType="end"/>
        </w:r>
      </w:ins>
    </w:p>
    <w:p w14:paraId="3F4ADC2A" w14:textId="35A8D94A" w:rsidR="00C116C4" w:rsidRDefault="00C116C4">
      <w:pPr>
        <w:pStyle w:val="TOC2"/>
        <w:tabs>
          <w:tab w:val="left" w:pos="960"/>
          <w:tab w:val="right" w:leader="dot" w:pos="8630"/>
        </w:tabs>
        <w:rPr>
          <w:ins w:id="307" w:author="Mihai Budiu" w:date="2016-06-02T14:50:00Z"/>
          <w:rFonts w:asciiTheme="minorHAnsi" w:eastAsiaTheme="minorEastAsia" w:hAnsiTheme="minorHAnsi" w:cstheme="minorBidi"/>
          <w:noProof/>
          <w:sz w:val="22"/>
          <w:szCs w:val="22"/>
        </w:rPr>
      </w:pPr>
      <w:ins w:id="3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"_Toc452642446"</w:instrText>
        </w:r>
        <w:r w:rsidRPr="00250F44">
          <w:rPr>
            <w:rStyle w:val="Hyperlink"/>
            <w:noProof/>
          </w:rPr>
          <w:instrText xml:space="preserve"> </w:instrText>
        </w:r>
        <w:r w:rsidRPr="00250F44">
          <w:rPr>
            <w:rStyle w:val="Hyperlink"/>
            <w:noProof/>
          </w:rPr>
          <w:fldChar w:fldCharType="separate"/>
        </w:r>
        <w:r w:rsidRPr="00250F44">
          <w:rPr>
            <w:rStyle w:val="Hyperlink"/>
            <w:noProof/>
          </w:rPr>
          <w:t>10.11</w:t>
        </w:r>
        <w:r>
          <w:rPr>
            <w:rFonts w:asciiTheme="minorHAnsi" w:eastAsiaTheme="minorEastAsia" w:hAnsiTheme="minorHAnsi" w:cstheme="minorBidi"/>
            <w:noProof/>
            <w:sz w:val="22"/>
            <w:szCs w:val="22"/>
          </w:rPr>
          <w:tab/>
        </w:r>
        <w:r w:rsidRPr="00250F44">
          <w:rPr>
            <w:rStyle w:val="Hyperlink"/>
            <w:noProof/>
          </w:rPr>
          <w:t>Set expressions</w:t>
        </w:r>
        <w:r>
          <w:rPr>
            <w:noProof/>
            <w:webHidden/>
          </w:rPr>
          <w:tab/>
        </w:r>
        <w:r>
          <w:rPr>
            <w:noProof/>
            <w:webHidden/>
          </w:rPr>
          <w:fldChar w:fldCharType="begin"/>
        </w:r>
        <w:r>
          <w:rPr>
            <w:noProof/>
            <w:webHidden/>
          </w:rPr>
          <w:instrText xml:space="preserve"> PAGEREF _Toc452642446 \h </w:instrText>
        </w:r>
      </w:ins>
      <w:r>
        <w:rPr>
          <w:noProof/>
          <w:webHidden/>
        </w:rPr>
      </w:r>
      <w:r>
        <w:rPr>
          <w:noProof/>
          <w:webHidden/>
        </w:rPr>
        <w:fldChar w:fldCharType="separate"/>
      </w:r>
      <w:ins w:id="309" w:author="Mihai Budiu" w:date="2016-06-02T15:32:00Z">
        <w:r w:rsidR="00B115C1">
          <w:rPr>
            <w:noProof/>
            <w:webHidden/>
          </w:rPr>
          <w:t>56</w:t>
        </w:r>
      </w:ins>
      <w:ins w:id="310" w:author="Mihai Budiu" w:date="2016-06-02T14:50:00Z">
        <w:r>
          <w:rPr>
            <w:noProof/>
            <w:webHidden/>
          </w:rPr>
          <w:fldChar w:fldCharType="end"/>
        </w:r>
        <w:r w:rsidRPr="00250F44">
          <w:rPr>
            <w:rStyle w:val="Hyperlink"/>
            <w:noProof/>
          </w:rPr>
          <w:fldChar w:fldCharType="end"/>
        </w:r>
      </w:ins>
    </w:p>
    <w:p w14:paraId="35ECFCB8" w14:textId="096D24CD" w:rsidR="00C116C4" w:rsidRDefault="00C116C4">
      <w:pPr>
        <w:pStyle w:val="TOC3"/>
        <w:tabs>
          <w:tab w:val="left" w:pos="1440"/>
          <w:tab w:val="right" w:leader="dot" w:pos="8630"/>
        </w:tabs>
        <w:rPr>
          <w:ins w:id="311" w:author="Mihai Budiu" w:date="2016-06-02T14:50:00Z"/>
          <w:rFonts w:asciiTheme="minorHAnsi" w:eastAsiaTheme="minorEastAsia" w:hAnsiTheme="minorHAnsi" w:cstheme="minorBidi"/>
          <w:noProof/>
          <w:sz w:val="22"/>
          <w:szCs w:val="22"/>
        </w:rPr>
      </w:pPr>
      <w:ins w:id="3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"_Toc452642447"</w:instrText>
        </w:r>
        <w:r w:rsidRPr="00250F44">
          <w:rPr>
            <w:rStyle w:val="Hyperlink"/>
            <w:noProof/>
          </w:rPr>
          <w:instrText xml:space="preserve"> </w:instrText>
        </w:r>
        <w:r w:rsidRPr="00250F44">
          <w:rPr>
            <w:rStyle w:val="Hyperlink"/>
            <w:noProof/>
          </w:rPr>
          <w:fldChar w:fldCharType="separate"/>
        </w:r>
        <w:r w:rsidRPr="00250F44">
          <w:rPr>
            <w:rStyle w:val="Hyperlink"/>
            <w:noProof/>
          </w:rPr>
          <w:t>10.11.1</w:t>
        </w:r>
        <w:r>
          <w:rPr>
            <w:rFonts w:asciiTheme="minorHAnsi" w:eastAsiaTheme="minorEastAsia" w:hAnsiTheme="minorHAnsi" w:cstheme="minorBidi"/>
            <w:noProof/>
            <w:sz w:val="22"/>
            <w:szCs w:val="22"/>
          </w:rPr>
          <w:tab/>
        </w:r>
        <w:r w:rsidRPr="00250F44">
          <w:rPr>
            <w:rStyle w:val="Hyperlink"/>
            <w:noProof/>
          </w:rPr>
          <w:t>Singleton sets</w:t>
        </w:r>
        <w:r>
          <w:rPr>
            <w:noProof/>
            <w:webHidden/>
          </w:rPr>
          <w:tab/>
        </w:r>
        <w:r>
          <w:rPr>
            <w:noProof/>
            <w:webHidden/>
          </w:rPr>
          <w:fldChar w:fldCharType="begin"/>
        </w:r>
        <w:r>
          <w:rPr>
            <w:noProof/>
            <w:webHidden/>
          </w:rPr>
          <w:instrText xml:space="preserve"> PAGEREF _Toc452642447 \h </w:instrText>
        </w:r>
      </w:ins>
      <w:r>
        <w:rPr>
          <w:noProof/>
          <w:webHidden/>
        </w:rPr>
      </w:r>
      <w:r>
        <w:rPr>
          <w:noProof/>
          <w:webHidden/>
        </w:rPr>
        <w:fldChar w:fldCharType="separate"/>
      </w:r>
      <w:ins w:id="313" w:author="Mihai Budiu" w:date="2016-06-02T15:32:00Z">
        <w:r w:rsidR="00B115C1">
          <w:rPr>
            <w:noProof/>
            <w:webHidden/>
          </w:rPr>
          <w:t>57</w:t>
        </w:r>
      </w:ins>
      <w:ins w:id="314" w:author="Mihai Budiu" w:date="2016-06-02T14:50:00Z">
        <w:r>
          <w:rPr>
            <w:noProof/>
            <w:webHidden/>
          </w:rPr>
          <w:fldChar w:fldCharType="end"/>
        </w:r>
        <w:r w:rsidRPr="00250F44">
          <w:rPr>
            <w:rStyle w:val="Hyperlink"/>
            <w:noProof/>
          </w:rPr>
          <w:fldChar w:fldCharType="end"/>
        </w:r>
      </w:ins>
    </w:p>
    <w:p w14:paraId="5FA7E0EE" w14:textId="087AEBFC" w:rsidR="00C116C4" w:rsidRDefault="00C116C4">
      <w:pPr>
        <w:pStyle w:val="TOC3"/>
        <w:tabs>
          <w:tab w:val="left" w:pos="1440"/>
          <w:tab w:val="right" w:leader="dot" w:pos="8630"/>
        </w:tabs>
        <w:rPr>
          <w:ins w:id="315" w:author="Mihai Budiu" w:date="2016-06-02T14:50:00Z"/>
          <w:rFonts w:asciiTheme="minorHAnsi" w:eastAsiaTheme="minorEastAsia" w:hAnsiTheme="minorHAnsi" w:cstheme="minorBidi"/>
          <w:noProof/>
          <w:sz w:val="22"/>
          <w:szCs w:val="22"/>
        </w:rPr>
      </w:pPr>
      <w:ins w:id="3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"_Toc452642448"</w:instrText>
        </w:r>
        <w:r w:rsidRPr="00250F44">
          <w:rPr>
            <w:rStyle w:val="Hyperlink"/>
            <w:noProof/>
          </w:rPr>
          <w:instrText xml:space="preserve"> </w:instrText>
        </w:r>
        <w:r w:rsidRPr="00250F44">
          <w:rPr>
            <w:rStyle w:val="Hyperlink"/>
            <w:noProof/>
          </w:rPr>
          <w:fldChar w:fldCharType="separate"/>
        </w:r>
        <w:r w:rsidRPr="00250F44">
          <w:rPr>
            <w:rStyle w:val="Hyperlink"/>
            <w:noProof/>
          </w:rPr>
          <w:t>10.11.2</w:t>
        </w:r>
        <w:r>
          <w:rPr>
            <w:rFonts w:asciiTheme="minorHAnsi" w:eastAsiaTheme="minorEastAsia" w:hAnsiTheme="minorHAnsi" w:cstheme="minorBidi"/>
            <w:noProof/>
            <w:sz w:val="22"/>
            <w:szCs w:val="22"/>
          </w:rPr>
          <w:tab/>
        </w:r>
        <w:r w:rsidRPr="00250F44">
          <w:rPr>
            <w:rStyle w:val="Hyperlink"/>
            <w:noProof/>
          </w:rPr>
          <w:t>The universal set</w:t>
        </w:r>
        <w:r>
          <w:rPr>
            <w:noProof/>
            <w:webHidden/>
          </w:rPr>
          <w:tab/>
        </w:r>
        <w:r>
          <w:rPr>
            <w:noProof/>
            <w:webHidden/>
          </w:rPr>
          <w:fldChar w:fldCharType="begin"/>
        </w:r>
        <w:r>
          <w:rPr>
            <w:noProof/>
            <w:webHidden/>
          </w:rPr>
          <w:instrText xml:space="preserve"> PAGEREF _Toc452642448 \h </w:instrText>
        </w:r>
      </w:ins>
      <w:r>
        <w:rPr>
          <w:noProof/>
          <w:webHidden/>
        </w:rPr>
      </w:r>
      <w:r>
        <w:rPr>
          <w:noProof/>
          <w:webHidden/>
        </w:rPr>
        <w:fldChar w:fldCharType="separate"/>
      </w:r>
      <w:ins w:id="317" w:author="Mihai Budiu" w:date="2016-06-02T15:32:00Z">
        <w:r w:rsidR="00B115C1">
          <w:rPr>
            <w:noProof/>
            <w:webHidden/>
          </w:rPr>
          <w:t>57</w:t>
        </w:r>
      </w:ins>
      <w:ins w:id="318" w:author="Mihai Budiu" w:date="2016-06-02T14:50:00Z">
        <w:r>
          <w:rPr>
            <w:noProof/>
            <w:webHidden/>
          </w:rPr>
          <w:fldChar w:fldCharType="end"/>
        </w:r>
        <w:r w:rsidRPr="00250F44">
          <w:rPr>
            <w:rStyle w:val="Hyperlink"/>
            <w:noProof/>
          </w:rPr>
          <w:fldChar w:fldCharType="end"/>
        </w:r>
      </w:ins>
    </w:p>
    <w:p w14:paraId="466CEC3E" w14:textId="7BAD742D" w:rsidR="00C116C4" w:rsidRDefault="00C116C4">
      <w:pPr>
        <w:pStyle w:val="TOC3"/>
        <w:tabs>
          <w:tab w:val="left" w:pos="1440"/>
          <w:tab w:val="right" w:leader="dot" w:pos="8630"/>
        </w:tabs>
        <w:rPr>
          <w:ins w:id="319" w:author="Mihai Budiu" w:date="2016-06-02T14:50:00Z"/>
          <w:rFonts w:asciiTheme="minorHAnsi" w:eastAsiaTheme="minorEastAsia" w:hAnsiTheme="minorHAnsi" w:cstheme="minorBidi"/>
          <w:noProof/>
          <w:sz w:val="22"/>
          <w:szCs w:val="22"/>
        </w:rPr>
      </w:pPr>
      <w:ins w:id="3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"_Toc452642449"</w:instrText>
        </w:r>
        <w:r w:rsidRPr="00250F44">
          <w:rPr>
            <w:rStyle w:val="Hyperlink"/>
            <w:noProof/>
          </w:rPr>
          <w:instrText xml:space="preserve"> </w:instrText>
        </w:r>
        <w:r w:rsidRPr="00250F44">
          <w:rPr>
            <w:rStyle w:val="Hyperlink"/>
            <w:noProof/>
          </w:rPr>
          <w:fldChar w:fldCharType="separate"/>
        </w:r>
        <w:r w:rsidRPr="00250F44">
          <w:rPr>
            <w:rStyle w:val="Hyperlink"/>
            <w:noProof/>
          </w:rPr>
          <w:t>10.11.3</w:t>
        </w:r>
        <w:r>
          <w:rPr>
            <w:rFonts w:asciiTheme="minorHAnsi" w:eastAsiaTheme="minorEastAsia" w:hAnsiTheme="minorHAnsi" w:cstheme="minorBidi"/>
            <w:noProof/>
            <w:sz w:val="22"/>
            <w:szCs w:val="22"/>
          </w:rPr>
          <w:tab/>
        </w:r>
        <w:r w:rsidRPr="00250F44">
          <w:rPr>
            <w:rStyle w:val="Hyperlink"/>
            <w:noProof/>
          </w:rPr>
          <w:t>Cubes</w:t>
        </w:r>
        <w:r>
          <w:rPr>
            <w:noProof/>
            <w:webHidden/>
          </w:rPr>
          <w:tab/>
        </w:r>
        <w:r>
          <w:rPr>
            <w:noProof/>
            <w:webHidden/>
          </w:rPr>
          <w:fldChar w:fldCharType="begin"/>
        </w:r>
        <w:r>
          <w:rPr>
            <w:noProof/>
            <w:webHidden/>
          </w:rPr>
          <w:instrText xml:space="preserve"> PAGEREF _Toc452642449 \h </w:instrText>
        </w:r>
      </w:ins>
      <w:r>
        <w:rPr>
          <w:noProof/>
          <w:webHidden/>
        </w:rPr>
      </w:r>
      <w:r>
        <w:rPr>
          <w:noProof/>
          <w:webHidden/>
        </w:rPr>
        <w:fldChar w:fldCharType="separate"/>
      </w:r>
      <w:ins w:id="321" w:author="Mihai Budiu" w:date="2016-06-02T15:32:00Z">
        <w:r w:rsidR="00B115C1">
          <w:rPr>
            <w:noProof/>
            <w:webHidden/>
          </w:rPr>
          <w:t>58</w:t>
        </w:r>
      </w:ins>
      <w:ins w:id="322" w:author="Mihai Budiu" w:date="2016-06-02T14:50:00Z">
        <w:r>
          <w:rPr>
            <w:noProof/>
            <w:webHidden/>
          </w:rPr>
          <w:fldChar w:fldCharType="end"/>
        </w:r>
        <w:r w:rsidRPr="00250F44">
          <w:rPr>
            <w:rStyle w:val="Hyperlink"/>
            <w:noProof/>
          </w:rPr>
          <w:fldChar w:fldCharType="end"/>
        </w:r>
      </w:ins>
    </w:p>
    <w:p w14:paraId="5BAFE1EF" w14:textId="05C501AF" w:rsidR="00C116C4" w:rsidRDefault="00C116C4">
      <w:pPr>
        <w:pStyle w:val="TOC3"/>
        <w:tabs>
          <w:tab w:val="left" w:pos="1440"/>
          <w:tab w:val="right" w:leader="dot" w:pos="8630"/>
        </w:tabs>
        <w:rPr>
          <w:ins w:id="323" w:author="Mihai Budiu" w:date="2016-06-02T14:50:00Z"/>
          <w:rFonts w:asciiTheme="minorHAnsi" w:eastAsiaTheme="minorEastAsia" w:hAnsiTheme="minorHAnsi" w:cstheme="minorBidi"/>
          <w:noProof/>
          <w:sz w:val="22"/>
          <w:szCs w:val="22"/>
        </w:rPr>
      </w:pPr>
      <w:ins w:id="3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"_Toc452642450"</w:instrText>
        </w:r>
        <w:r w:rsidRPr="00250F44">
          <w:rPr>
            <w:rStyle w:val="Hyperlink"/>
            <w:noProof/>
          </w:rPr>
          <w:instrText xml:space="preserve"> </w:instrText>
        </w:r>
        <w:r w:rsidRPr="00250F44">
          <w:rPr>
            <w:rStyle w:val="Hyperlink"/>
            <w:noProof/>
          </w:rPr>
          <w:fldChar w:fldCharType="separate"/>
        </w:r>
        <w:r w:rsidRPr="00250F44">
          <w:rPr>
            <w:rStyle w:val="Hyperlink"/>
            <w:noProof/>
          </w:rPr>
          <w:t>10.11.4</w:t>
        </w:r>
        <w:r>
          <w:rPr>
            <w:rFonts w:asciiTheme="minorHAnsi" w:eastAsiaTheme="minorEastAsia" w:hAnsiTheme="minorHAnsi" w:cstheme="minorBidi"/>
            <w:noProof/>
            <w:sz w:val="22"/>
            <w:szCs w:val="22"/>
          </w:rPr>
          <w:tab/>
        </w:r>
        <w:r w:rsidRPr="00250F44">
          <w:rPr>
            <w:rStyle w:val="Hyperlink"/>
            <w:noProof/>
          </w:rPr>
          <w:t>Ranges</w:t>
        </w:r>
        <w:r>
          <w:rPr>
            <w:noProof/>
            <w:webHidden/>
          </w:rPr>
          <w:tab/>
        </w:r>
        <w:r>
          <w:rPr>
            <w:noProof/>
            <w:webHidden/>
          </w:rPr>
          <w:fldChar w:fldCharType="begin"/>
        </w:r>
        <w:r>
          <w:rPr>
            <w:noProof/>
            <w:webHidden/>
          </w:rPr>
          <w:instrText xml:space="preserve"> PAGEREF _Toc452642450 \h </w:instrText>
        </w:r>
      </w:ins>
      <w:r>
        <w:rPr>
          <w:noProof/>
          <w:webHidden/>
        </w:rPr>
      </w:r>
      <w:r>
        <w:rPr>
          <w:noProof/>
          <w:webHidden/>
        </w:rPr>
        <w:fldChar w:fldCharType="separate"/>
      </w:r>
      <w:ins w:id="325" w:author="Mihai Budiu" w:date="2016-06-02T15:32:00Z">
        <w:r w:rsidR="00B115C1">
          <w:rPr>
            <w:noProof/>
            <w:webHidden/>
          </w:rPr>
          <w:t>58</w:t>
        </w:r>
      </w:ins>
      <w:ins w:id="326" w:author="Mihai Budiu" w:date="2016-06-02T14:50:00Z">
        <w:r>
          <w:rPr>
            <w:noProof/>
            <w:webHidden/>
          </w:rPr>
          <w:fldChar w:fldCharType="end"/>
        </w:r>
        <w:r w:rsidRPr="00250F44">
          <w:rPr>
            <w:rStyle w:val="Hyperlink"/>
            <w:noProof/>
          </w:rPr>
          <w:fldChar w:fldCharType="end"/>
        </w:r>
      </w:ins>
    </w:p>
    <w:p w14:paraId="057B7EBF" w14:textId="37481DDD" w:rsidR="00C116C4" w:rsidRDefault="00C116C4">
      <w:pPr>
        <w:pStyle w:val="TOC3"/>
        <w:tabs>
          <w:tab w:val="left" w:pos="1440"/>
          <w:tab w:val="right" w:leader="dot" w:pos="8630"/>
        </w:tabs>
        <w:rPr>
          <w:ins w:id="327" w:author="Mihai Budiu" w:date="2016-06-02T14:50:00Z"/>
          <w:rFonts w:asciiTheme="minorHAnsi" w:eastAsiaTheme="minorEastAsia" w:hAnsiTheme="minorHAnsi" w:cstheme="minorBidi"/>
          <w:noProof/>
          <w:sz w:val="22"/>
          <w:szCs w:val="22"/>
        </w:rPr>
      </w:pPr>
      <w:ins w:id="3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"_Toc452642451"</w:instrText>
        </w:r>
        <w:r w:rsidRPr="00250F44">
          <w:rPr>
            <w:rStyle w:val="Hyperlink"/>
            <w:noProof/>
          </w:rPr>
          <w:instrText xml:space="preserve"> </w:instrText>
        </w:r>
        <w:r w:rsidRPr="00250F44">
          <w:rPr>
            <w:rStyle w:val="Hyperlink"/>
            <w:noProof/>
          </w:rPr>
          <w:fldChar w:fldCharType="separate"/>
        </w:r>
        <w:r w:rsidRPr="00250F44">
          <w:rPr>
            <w:rStyle w:val="Hyperlink"/>
            <w:noProof/>
          </w:rPr>
          <w:t>10.11.5</w:t>
        </w:r>
        <w:r>
          <w:rPr>
            <w:rFonts w:asciiTheme="minorHAnsi" w:eastAsiaTheme="minorEastAsia" w:hAnsiTheme="minorHAnsi" w:cstheme="minorBidi"/>
            <w:noProof/>
            <w:sz w:val="22"/>
            <w:szCs w:val="22"/>
          </w:rPr>
          <w:tab/>
        </w:r>
        <w:r w:rsidRPr="00250F44">
          <w:rPr>
            <w:rStyle w:val="Hyperlink"/>
            <w:noProof/>
          </w:rPr>
          <w:t>Tuples</w:t>
        </w:r>
        <w:r>
          <w:rPr>
            <w:noProof/>
            <w:webHidden/>
          </w:rPr>
          <w:tab/>
        </w:r>
        <w:r>
          <w:rPr>
            <w:noProof/>
            <w:webHidden/>
          </w:rPr>
          <w:fldChar w:fldCharType="begin"/>
        </w:r>
        <w:r>
          <w:rPr>
            <w:noProof/>
            <w:webHidden/>
          </w:rPr>
          <w:instrText xml:space="preserve"> PAGEREF _Toc452642451 \h </w:instrText>
        </w:r>
      </w:ins>
      <w:r>
        <w:rPr>
          <w:noProof/>
          <w:webHidden/>
        </w:rPr>
      </w:r>
      <w:r>
        <w:rPr>
          <w:noProof/>
          <w:webHidden/>
        </w:rPr>
        <w:fldChar w:fldCharType="separate"/>
      </w:r>
      <w:ins w:id="329" w:author="Mihai Budiu" w:date="2016-06-02T15:32:00Z">
        <w:r w:rsidR="00B115C1">
          <w:rPr>
            <w:noProof/>
            <w:webHidden/>
          </w:rPr>
          <w:t>58</w:t>
        </w:r>
      </w:ins>
      <w:ins w:id="330" w:author="Mihai Budiu" w:date="2016-06-02T14:50:00Z">
        <w:r>
          <w:rPr>
            <w:noProof/>
            <w:webHidden/>
          </w:rPr>
          <w:fldChar w:fldCharType="end"/>
        </w:r>
        <w:r w:rsidRPr="00250F44">
          <w:rPr>
            <w:rStyle w:val="Hyperlink"/>
            <w:noProof/>
          </w:rPr>
          <w:fldChar w:fldCharType="end"/>
        </w:r>
      </w:ins>
    </w:p>
    <w:p w14:paraId="6DBA0E98" w14:textId="2770FEBF" w:rsidR="00C116C4" w:rsidRDefault="00C116C4">
      <w:pPr>
        <w:pStyle w:val="TOC2"/>
        <w:tabs>
          <w:tab w:val="left" w:pos="960"/>
          <w:tab w:val="right" w:leader="dot" w:pos="8630"/>
        </w:tabs>
        <w:rPr>
          <w:ins w:id="331" w:author="Mihai Budiu" w:date="2016-06-02T14:50:00Z"/>
          <w:rFonts w:asciiTheme="minorHAnsi" w:eastAsiaTheme="minorEastAsia" w:hAnsiTheme="minorHAnsi" w:cstheme="minorBidi"/>
          <w:noProof/>
          <w:sz w:val="22"/>
          <w:szCs w:val="22"/>
        </w:rPr>
      </w:pPr>
      <w:ins w:id="3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"_Toc452642452"</w:instrText>
        </w:r>
        <w:r w:rsidRPr="00250F44">
          <w:rPr>
            <w:rStyle w:val="Hyperlink"/>
            <w:noProof/>
          </w:rPr>
          <w:instrText xml:space="preserve"> </w:instrText>
        </w:r>
        <w:r w:rsidRPr="00250F44">
          <w:rPr>
            <w:rStyle w:val="Hyperlink"/>
            <w:noProof/>
          </w:rPr>
          <w:fldChar w:fldCharType="separate"/>
        </w:r>
        <w:r w:rsidRPr="00250F44">
          <w:rPr>
            <w:rStyle w:val="Hyperlink"/>
            <w:noProof/>
          </w:rPr>
          <w:t>10.12</w:t>
        </w:r>
        <w:r>
          <w:rPr>
            <w:rFonts w:asciiTheme="minorHAnsi" w:eastAsiaTheme="minorEastAsia" w:hAnsiTheme="minorHAnsi" w:cstheme="minorBidi"/>
            <w:noProof/>
            <w:sz w:val="22"/>
            <w:szCs w:val="22"/>
          </w:rPr>
          <w:tab/>
        </w:r>
        <w:r w:rsidRPr="00250F44">
          <w:rPr>
            <w:rStyle w:val="Hyperlink"/>
            <w:noProof/>
          </w:rPr>
          <w:t xml:space="preserve">Operations on </w:t>
        </w:r>
        <w:r w:rsidRPr="00250F44">
          <w:rPr>
            <w:rStyle w:val="Hyperlink"/>
            <w:rFonts w:ascii="Consolas" w:hAnsi="Consolas"/>
            <w:noProof/>
          </w:rPr>
          <w:t>struct</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_Toc452642452 \h </w:instrText>
        </w:r>
      </w:ins>
      <w:r>
        <w:rPr>
          <w:noProof/>
          <w:webHidden/>
        </w:rPr>
      </w:r>
      <w:r>
        <w:rPr>
          <w:noProof/>
          <w:webHidden/>
        </w:rPr>
        <w:fldChar w:fldCharType="separate"/>
      </w:r>
      <w:ins w:id="333" w:author="Mihai Budiu" w:date="2016-06-02T15:32:00Z">
        <w:r w:rsidR="00B115C1">
          <w:rPr>
            <w:noProof/>
            <w:webHidden/>
          </w:rPr>
          <w:t>58</w:t>
        </w:r>
      </w:ins>
      <w:ins w:id="334" w:author="Mihai Budiu" w:date="2016-06-02T14:50:00Z">
        <w:r>
          <w:rPr>
            <w:noProof/>
            <w:webHidden/>
          </w:rPr>
          <w:fldChar w:fldCharType="end"/>
        </w:r>
        <w:r w:rsidRPr="00250F44">
          <w:rPr>
            <w:rStyle w:val="Hyperlink"/>
            <w:noProof/>
          </w:rPr>
          <w:fldChar w:fldCharType="end"/>
        </w:r>
      </w:ins>
    </w:p>
    <w:p w14:paraId="15CED9AD" w14:textId="63F75D1A" w:rsidR="00C116C4" w:rsidRDefault="00C116C4">
      <w:pPr>
        <w:pStyle w:val="TOC2"/>
        <w:tabs>
          <w:tab w:val="left" w:pos="960"/>
          <w:tab w:val="right" w:leader="dot" w:pos="8630"/>
        </w:tabs>
        <w:rPr>
          <w:ins w:id="335" w:author="Mihai Budiu" w:date="2016-06-02T14:50:00Z"/>
          <w:rFonts w:asciiTheme="minorHAnsi" w:eastAsiaTheme="minorEastAsia" w:hAnsiTheme="minorHAnsi" w:cstheme="minorBidi"/>
          <w:noProof/>
          <w:sz w:val="22"/>
          <w:szCs w:val="22"/>
        </w:rPr>
      </w:pPr>
      <w:ins w:id="3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"_Toc452642453"</w:instrText>
        </w:r>
        <w:r w:rsidRPr="00250F44">
          <w:rPr>
            <w:rStyle w:val="Hyperlink"/>
            <w:noProof/>
          </w:rPr>
          <w:instrText xml:space="preserve"> </w:instrText>
        </w:r>
        <w:r w:rsidRPr="00250F44">
          <w:rPr>
            <w:rStyle w:val="Hyperlink"/>
            <w:noProof/>
          </w:rPr>
          <w:fldChar w:fldCharType="separate"/>
        </w:r>
        <w:r w:rsidRPr="00250F44">
          <w:rPr>
            <w:rStyle w:val="Hyperlink"/>
            <w:noProof/>
          </w:rPr>
          <w:t>10.13</w:t>
        </w:r>
        <w:r>
          <w:rPr>
            <w:rFonts w:asciiTheme="minorHAnsi" w:eastAsiaTheme="minorEastAsia" w:hAnsiTheme="minorHAnsi" w:cstheme="minorBidi"/>
            <w:noProof/>
            <w:sz w:val="22"/>
            <w:szCs w:val="22"/>
          </w:rPr>
          <w:tab/>
        </w:r>
        <w:r w:rsidRPr="00250F44">
          <w:rPr>
            <w:rStyle w:val="Hyperlink"/>
            <w:noProof/>
          </w:rPr>
          <w:t>Operations on headers</w:t>
        </w:r>
        <w:r>
          <w:rPr>
            <w:noProof/>
            <w:webHidden/>
          </w:rPr>
          <w:tab/>
        </w:r>
        <w:r>
          <w:rPr>
            <w:noProof/>
            <w:webHidden/>
          </w:rPr>
          <w:fldChar w:fldCharType="begin"/>
        </w:r>
        <w:r>
          <w:rPr>
            <w:noProof/>
            <w:webHidden/>
          </w:rPr>
          <w:instrText xml:space="preserve"> PAGEREF _Toc452642453 \h </w:instrText>
        </w:r>
      </w:ins>
      <w:r>
        <w:rPr>
          <w:noProof/>
          <w:webHidden/>
        </w:rPr>
      </w:r>
      <w:r>
        <w:rPr>
          <w:noProof/>
          <w:webHidden/>
        </w:rPr>
        <w:fldChar w:fldCharType="separate"/>
      </w:r>
      <w:ins w:id="337" w:author="Mihai Budiu" w:date="2016-06-02T15:32:00Z">
        <w:r w:rsidR="00B115C1">
          <w:rPr>
            <w:noProof/>
            <w:webHidden/>
          </w:rPr>
          <w:t>58</w:t>
        </w:r>
      </w:ins>
      <w:ins w:id="338" w:author="Mihai Budiu" w:date="2016-06-02T14:50:00Z">
        <w:r>
          <w:rPr>
            <w:noProof/>
            <w:webHidden/>
          </w:rPr>
          <w:fldChar w:fldCharType="end"/>
        </w:r>
        <w:r w:rsidRPr="00250F44">
          <w:rPr>
            <w:rStyle w:val="Hyperlink"/>
            <w:noProof/>
          </w:rPr>
          <w:fldChar w:fldCharType="end"/>
        </w:r>
      </w:ins>
    </w:p>
    <w:p w14:paraId="3B819073" w14:textId="100E2EF6" w:rsidR="00C116C4" w:rsidRDefault="00C116C4">
      <w:pPr>
        <w:pStyle w:val="TOC2"/>
        <w:tabs>
          <w:tab w:val="left" w:pos="960"/>
          <w:tab w:val="right" w:leader="dot" w:pos="8630"/>
        </w:tabs>
        <w:rPr>
          <w:ins w:id="339" w:author="Mihai Budiu" w:date="2016-06-02T14:50:00Z"/>
          <w:rFonts w:asciiTheme="minorHAnsi" w:eastAsiaTheme="minorEastAsia" w:hAnsiTheme="minorHAnsi" w:cstheme="minorBidi"/>
          <w:noProof/>
          <w:sz w:val="22"/>
          <w:szCs w:val="22"/>
        </w:rPr>
      </w:pPr>
      <w:ins w:id="3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"_Toc452642454"</w:instrText>
        </w:r>
        <w:r w:rsidRPr="00250F44">
          <w:rPr>
            <w:rStyle w:val="Hyperlink"/>
            <w:noProof/>
          </w:rPr>
          <w:instrText xml:space="preserve"> </w:instrText>
        </w:r>
        <w:r w:rsidRPr="00250F44">
          <w:rPr>
            <w:rStyle w:val="Hyperlink"/>
            <w:noProof/>
          </w:rPr>
          <w:fldChar w:fldCharType="separate"/>
        </w:r>
        <w:r w:rsidRPr="00250F44">
          <w:rPr>
            <w:rStyle w:val="Hyperlink"/>
            <w:noProof/>
          </w:rPr>
          <w:t>10.14</w:t>
        </w:r>
        <w:r>
          <w:rPr>
            <w:rFonts w:asciiTheme="minorHAnsi" w:eastAsiaTheme="minorEastAsia" w:hAnsiTheme="minorHAnsi" w:cstheme="minorBidi"/>
            <w:noProof/>
            <w:sz w:val="22"/>
            <w:szCs w:val="22"/>
          </w:rPr>
          <w:tab/>
        </w:r>
        <w:r w:rsidRPr="00250F44">
          <w:rPr>
            <w:rStyle w:val="Hyperlink"/>
            <w:noProof/>
          </w:rPr>
          <w:t>Expressions on header stacks</w:t>
        </w:r>
        <w:r>
          <w:rPr>
            <w:noProof/>
            <w:webHidden/>
          </w:rPr>
          <w:tab/>
        </w:r>
        <w:r>
          <w:rPr>
            <w:noProof/>
            <w:webHidden/>
          </w:rPr>
          <w:fldChar w:fldCharType="begin"/>
        </w:r>
        <w:r>
          <w:rPr>
            <w:noProof/>
            <w:webHidden/>
          </w:rPr>
          <w:instrText xml:space="preserve"> PAGEREF _Toc452642454 \h </w:instrText>
        </w:r>
      </w:ins>
      <w:r>
        <w:rPr>
          <w:noProof/>
          <w:webHidden/>
        </w:rPr>
      </w:r>
      <w:r>
        <w:rPr>
          <w:noProof/>
          <w:webHidden/>
        </w:rPr>
        <w:fldChar w:fldCharType="separate"/>
      </w:r>
      <w:ins w:id="341" w:author="Mihai Budiu" w:date="2016-06-02T15:32:00Z">
        <w:r w:rsidR="00B115C1">
          <w:rPr>
            <w:noProof/>
            <w:webHidden/>
          </w:rPr>
          <w:t>59</w:t>
        </w:r>
      </w:ins>
      <w:ins w:id="342" w:author="Mihai Budiu" w:date="2016-06-02T14:50:00Z">
        <w:r>
          <w:rPr>
            <w:noProof/>
            <w:webHidden/>
          </w:rPr>
          <w:fldChar w:fldCharType="end"/>
        </w:r>
        <w:r w:rsidRPr="00250F44">
          <w:rPr>
            <w:rStyle w:val="Hyperlink"/>
            <w:noProof/>
          </w:rPr>
          <w:fldChar w:fldCharType="end"/>
        </w:r>
      </w:ins>
    </w:p>
    <w:p w14:paraId="748F5401" w14:textId="3344395A" w:rsidR="00C116C4" w:rsidRDefault="00C116C4">
      <w:pPr>
        <w:pStyle w:val="TOC2"/>
        <w:tabs>
          <w:tab w:val="left" w:pos="960"/>
          <w:tab w:val="right" w:leader="dot" w:pos="8630"/>
        </w:tabs>
        <w:rPr>
          <w:ins w:id="343" w:author="Mihai Budiu" w:date="2016-06-02T14:50:00Z"/>
          <w:rFonts w:asciiTheme="minorHAnsi" w:eastAsiaTheme="minorEastAsia" w:hAnsiTheme="minorHAnsi" w:cstheme="minorBidi"/>
          <w:noProof/>
          <w:sz w:val="22"/>
          <w:szCs w:val="22"/>
        </w:rPr>
      </w:pPr>
      <w:ins w:id="3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"_Toc452642455"</w:instrText>
        </w:r>
        <w:r w:rsidRPr="00250F44">
          <w:rPr>
            <w:rStyle w:val="Hyperlink"/>
            <w:noProof/>
          </w:rPr>
          <w:instrText xml:space="preserve"> </w:instrText>
        </w:r>
        <w:r w:rsidRPr="00250F44">
          <w:rPr>
            <w:rStyle w:val="Hyperlink"/>
            <w:noProof/>
          </w:rPr>
          <w:fldChar w:fldCharType="separate"/>
        </w:r>
        <w:r w:rsidRPr="00250F44">
          <w:rPr>
            <w:rStyle w:val="Hyperlink"/>
            <w:noProof/>
          </w:rPr>
          <w:t>10.15</w:t>
        </w:r>
        <w:r>
          <w:rPr>
            <w:rFonts w:asciiTheme="minorHAnsi" w:eastAsiaTheme="minorEastAsia" w:hAnsiTheme="minorHAnsi" w:cstheme="minorBidi"/>
            <w:noProof/>
            <w:sz w:val="22"/>
            <w:szCs w:val="22"/>
          </w:rPr>
          <w:tab/>
        </w:r>
        <w:r w:rsidRPr="00250F44">
          <w:rPr>
            <w:rStyle w:val="Hyperlink"/>
            <w:noProof/>
          </w:rPr>
          <w:t>Function calls, method invocations</w:t>
        </w:r>
        <w:r>
          <w:rPr>
            <w:noProof/>
            <w:webHidden/>
          </w:rPr>
          <w:tab/>
        </w:r>
        <w:r>
          <w:rPr>
            <w:noProof/>
            <w:webHidden/>
          </w:rPr>
          <w:fldChar w:fldCharType="begin"/>
        </w:r>
        <w:r>
          <w:rPr>
            <w:noProof/>
            <w:webHidden/>
          </w:rPr>
          <w:instrText xml:space="preserve"> PAGEREF _Toc452642455 \h </w:instrText>
        </w:r>
      </w:ins>
      <w:r>
        <w:rPr>
          <w:noProof/>
          <w:webHidden/>
        </w:rPr>
      </w:r>
      <w:r>
        <w:rPr>
          <w:noProof/>
          <w:webHidden/>
        </w:rPr>
        <w:fldChar w:fldCharType="separate"/>
      </w:r>
      <w:ins w:id="345" w:author="Mihai Budiu" w:date="2016-06-02T15:32:00Z">
        <w:r w:rsidR="00B115C1">
          <w:rPr>
            <w:noProof/>
            <w:webHidden/>
          </w:rPr>
          <w:t>60</w:t>
        </w:r>
      </w:ins>
      <w:ins w:id="346" w:author="Mihai Budiu" w:date="2016-06-02T14:50:00Z">
        <w:r>
          <w:rPr>
            <w:noProof/>
            <w:webHidden/>
          </w:rPr>
          <w:fldChar w:fldCharType="end"/>
        </w:r>
        <w:r w:rsidRPr="00250F44">
          <w:rPr>
            <w:rStyle w:val="Hyperlink"/>
            <w:noProof/>
          </w:rPr>
          <w:fldChar w:fldCharType="end"/>
        </w:r>
      </w:ins>
    </w:p>
    <w:p w14:paraId="3996AE76" w14:textId="5B40FBC5" w:rsidR="00C116C4" w:rsidRDefault="00C116C4">
      <w:pPr>
        <w:pStyle w:val="TOC2"/>
        <w:tabs>
          <w:tab w:val="left" w:pos="960"/>
          <w:tab w:val="right" w:leader="dot" w:pos="8630"/>
        </w:tabs>
        <w:rPr>
          <w:ins w:id="347" w:author="Mihai Budiu" w:date="2016-06-02T14:50:00Z"/>
          <w:rFonts w:asciiTheme="minorHAnsi" w:eastAsiaTheme="minorEastAsia" w:hAnsiTheme="minorHAnsi" w:cstheme="minorBidi"/>
          <w:noProof/>
          <w:sz w:val="22"/>
          <w:szCs w:val="22"/>
        </w:rPr>
      </w:pPr>
      <w:ins w:id="3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"_Toc452642456"</w:instrText>
        </w:r>
        <w:r w:rsidRPr="00250F44">
          <w:rPr>
            <w:rStyle w:val="Hyperlink"/>
            <w:noProof/>
          </w:rPr>
          <w:instrText xml:space="preserve"> </w:instrText>
        </w:r>
        <w:r w:rsidRPr="00250F44">
          <w:rPr>
            <w:rStyle w:val="Hyperlink"/>
            <w:noProof/>
          </w:rPr>
          <w:fldChar w:fldCharType="separate"/>
        </w:r>
        <w:r w:rsidRPr="00250F44">
          <w:rPr>
            <w:rStyle w:val="Hyperlink"/>
            <w:noProof/>
          </w:rPr>
          <w:t>10.16</w:t>
        </w:r>
        <w:r>
          <w:rPr>
            <w:rFonts w:asciiTheme="minorHAnsi" w:eastAsiaTheme="minorEastAsia" w:hAnsiTheme="minorHAnsi" w:cstheme="minorBidi"/>
            <w:noProof/>
            <w:sz w:val="22"/>
            <w:szCs w:val="22"/>
          </w:rPr>
          <w:tab/>
        </w:r>
        <w:r w:rsidRPr="00250F44">
          <w:rPr>
            <w:rStyle w:val="Hyperlink"/>
            <w:noProof/>
          </w:rPr>
          <w:t>Constructor invocations</w:t>
        </w:r>
        <w:r>
          <w:rPr>
            <w:noProof/>
            <w:webHidden/>
          </w:rPr>
          <w:tab/>
        </w:r>
        <w:r>
          <w:rPr>
            <w:noProof/>
            <w:webHidden/>
          </w:rPr>
          <w:fldChar w:fldCharType="begin"/>
        </w:r>
        <w:r>
          <w:rPr>
            <w:noProof/>
            <w:webHidden/>
          </w:rPr>
          <w:instrText xml:space="preserve"> PAGEREF _Toc452642456 \h </w:instrText>
        </w:r>
      </w:ins>
      <w:r>
        <w:rPr>
          <w:noProof/>
          <w:webHidden/>
        </w:rPr>
      </w:r>
      <w:r>
        <w:rPr>
          <w:noProof/>
          <w:webHidden/>
        </w:rPr>
        <w:fldChar w:fldCharType="separate"/>
      </w:r>
      <w:ins w:id="349" w:author="Mihai Budiu" w:date="2016-06-02T15:32:00Z">
        <w:r w:rsidR="00B115C1">
          <w:rPr>
            <w:noProof/>
            <w:webHidden/>
          </w:rPr>
          <w:t>60</w:t>
        </w:r>
      </w:ins>
      <w:ins w:id="350" w:author="Mihai Budiu" w:date="2016-06-02T14:50:00Z">
        <w:r>
          <w:rPr>
            <w:noProof/>
            <w:webHidden/>
          </w:rPr>
          <w:fldChar w:fldCharType="end"/>
        </w:r>
        <w:r w:rsidRPr="00250F44">
          <w:rPr>
            <w:rStyle w:val="Hyperlink"/>
            <w:noProof/>
          </w:rPr>
          <w:fldChar w:fldCharType="end"/>
        </w:r>
      </w:ins>
    </w:p>
    <w:p w14:paraId="64AFC7B2" w14:textId="3732A86D" w:rsidR="00C116C4" w:rsidRDefault="00C116C4">
      <w:pPr>
        <w:pStyle w:val="TOC1"/>
        <w:rPr>
          <w:ins w:id="351" w:author="Mihai Budiu" w:date="2016-06-02T14:50:00Z"/>
          <w:rFonts w:asciiTheme="minorHAnsi" w:eastAsiaTheme="minorEastAsia" w:hAnsiTheme="minorHAnsi" w:cstheme="minorBidi"/>
          <w:noProof/>
          <w:sz w:val="22"/>
          <w:szCs w:val="22"/>
        </w:rPr>
      </w:pPr>
      <w:ins w:id="3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"_Toc452642457"</w:instrText>
        </w:r>
        <w:r w:rsidRPr="00250F44">
          <w:rPr>
            <w:rStyle w:val="Hyperlink"/>
            <w:noProof/>
          </w:rPr>
          <w:instrText xml:space="preserve"> </w:instrText>
        </w:r>
        <w:r w:rsidRPr="00250F44">
          <w:rPr>
            <w:rStyle w:val="Hyperlink"/>
            <w:noProof/>
          </w:rPr>
          <w:fldChar w:fldCharType="separate"/>
        </w:r>
        <w:r w:rsidRPr="00250F44">
          <w:rPr>
            <w:rStyle w:val="Hyperlink"/>
            <w:noProof/>
          </w:rPr>
          <w:t>11</w:t>
        </w:r>
        <w:r>
          <w:rPr>
            <w:rFonts w:asciiTheme="minorHAnsi" w:eastAsiaTheme="minorEastAsia" w:hAnsiTheme="minorHAnsi" w:cstheme="minorBidi"/>
            <w:noProof/>
            <w:sz w:val="22"/>
            <w:szCs w:val="22"/>
          </w:rPr>
          <w:tab/>
        </w:r>
        <w:r w:rsidRPr="00250F44">
          <w:rPr>
            <w:rStyle w:val="Hyperlink"/>
            <w:noProof/>
          </w:rPr>
          <w:t>Constants and variable declarations</w:t>
        </w:r>
        <w:r>
          <w:rPr>
            <w:noProof/>
            <w:webHidden/>
          </w:rPr>
          <w:tab/>
        </w:r>
        <w:r>
          <w:rPr>
            <w:noProof/>
            <w:webHidden/>
          </w:rPr>
          <w:fldChar w:fldCharType="begin"/>
        </w:r>
        <w:r>
          <w:rPr>
            <w:noProof/>
            <w:webHidden/>
          </w:rPr>
          <w:instrText xml:space="preserve"> PAGEREF _Toc452642457 \h </w:instrText>
        </w:r>
      </w:ins>
      <w:r>
        <w:rPr>
          <w:noProof/>
          <w:webHidden/>
        </w:rPr>
      </w:r>
      <w:r>
        <w:rPr>
          <w:noProof/>
          <w:webHidden/>
        </w:rPr>
        <w:fldChar w:fldCharType="separate"/>
      </w:r>
      <w:ins w:id="353" w:author="Mihai Budiu" w:date="2016-06-02T15:32:00Z">
        <w:r w:rsidR="00B115C1">
          <w:rPr>
            <w:noProof/>
            <w:webHidden/>
          </w:rPr>
          <w:t>61</w:t>
        </w:r>
      </w:ins>
      <w:ins w:id="354" w:author="Mihai Budiu" w:date="2016-06-02T14:50:00Z">
        <w:r>
          <w:rPr>
            <w:noProof/>
            <w:webHidden/>
          </w:rPr>
          <w:fldChar w:fldCharType="end"/>
        </w:r>
        <w:r w:rsidRPr="00250F44">
          <w:rPr>
            <w:rStyle w:val="Hyperlink"/>
            <w:noProof/>
          </w:rPr>
          <w:fldChar w:fldCharType="end"/>
        </w:r>
      </w:ins>
    </w:p>
    <w:p w14:paraId="468CE7E8" w14:textId="5D6CA588" w:rsidR="00C116C4" w:rsidRDefault="00C116C4">
      <w:pPr>
        <w:pStyle w:val="TOC2"/>
        <w:tabs>
          <w:tab w:val="left" w:pos="960"/>
          <w:tab w:val="right" w:leader="dot" w:pos="8630"/>
        </w:tabs>
        <w:rPr>
          <w:ins w:id="355" w:author="Mihai Budiu" w:date="2016-06-02T14:50:00Z"/>
          <w:rFonts w:asciiTheme="minorHAnsi" w:eastAsiaTheme="minorEastAsia" w:hAnsiTheme="minorHAnsi" w:cstheme="minorBidi"/>
          <w:noProof/>
          <w:sz w:val="22"/>
          <w:szCs w:val="22"/>
        </w:rPr>
      </w:pPr>
      <w:ins w:id="356"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"_Toc452642458"</w:instrText>
        </w:r>
        <w:r w:rsidRPr="00250F44">
          <w:rPr>
            <w:rStyle w:val="Hyperlink"/>
            <w:noProof/>
          </w:rPr>
          <w:instrText xml:space="preserve"> </w:instrText>
        </w:r>
        <w:r w:rsidRPr="00250F44">
          <w:rPr>
            <w:rStyle w:val="Hyperlink"/>
            <w:noProof/>
          </w:rPr>
          <w:fldChar w:fldCharType="separate"/>
        </w:r>
        <w:r w:rsidRPr="00250F44">
          <w:rPr>
            <w:rStyle w:val="Hyperlink"/>
            <w:noProof/>
          </w:rPr>
          <w:t>11.1</w:t>
        </w:r>
        <w:r>
          <w:rPr>
            <w:rFonts w:asciiTheme="minorHAnsi" w:eastAsiaTheme="minorEastAsia" w:hAnsiTheme="minorHAnsi" w:cstheme="minorBidi"/>
            <w:noProof/>
            <w:sz w:val="22"/>
            <w:szCs w:val="22"/>
          </w:rPr>
          <w:tab/>
        </w:r>
        <w:r w:rsidRPr="00250F44">
          <w:rPr>
            <w:rStyle w:val="Hyperlink"/>
            <w:noProof/>
          </w:rPr>
          <w:t>Constants</w:t>
        </w:r>
        <w:r>
          <w:rPr>
            <w:noProof/>
            <w:webHidden/>
          </w:rPr>
          <w:tab/>
        </w:r>
        <w:r>
          <w:rPr>
            <w:noProof/>
            <w:webHidden/>
          </w:rPr>
          <w:fldChar w:fldCharType="begin"/>
        </w:r>
        <w:r>
          <w:rPr>
            <w:noProof/>
            <w:webHidden/>
          </w:rPr>
          <w:instrText xml:space="preserve"> PAGEREF _Toc452642458 \h </w:instrText>
        </w:r>
      </w:ins>
      <w:r>
        <w:rPr>
          <w:noProof/>
          <w:webHidden/>
        </w:rPr>
      </w:r>
      <w:r>
        <w:rPr>
          <w:noProof/>
          <w:webHidden/>
        </w:rPr>
        <w:fldChar w:fldCharType="separate"/>
      </w:r>
      <w:ins w:id="357" w:author="Mihai Budiu" w:date="2016-06-02T15:32:00Z">
        <w:r w:rsidR="00B115C1">
          <w:rPr>
            <w:noProof/>
            <w:webHidden/>
          </w:rPr>
          <w:t>61</w:t>
        </w:r>
      </w:ins>
      <w:ins w:id="358" w:author="Mihai Budiu" w:date="2016-06-02T14:50:00Z">
        <w:r>
          <w:rPr>
            <w:noProof/>
            <w:webHidden/>
          </w:rPr>
          <w:fldChar w:fldCharType="end"/>
        </w:r>
        <w:r w:rsidRPr="00250F44">
          <w:rPr>
            <w:rStyle w:val="Hyperlink"/>
            <w:noProof/>
          </w:rPr>
          <w:fldChar w:fldCharType="end"/>
        </w:r>
      </w:ins>
    </w:p>
    <w:p w14:paraId="26A98CDE" w14:textId="7E5618E5" w:rsidR="00C116C4" w:rsidRDefault="00C116C4">
      <w:pPr>
        <w:pStyle w:val="TOC2"/>
        <w:tabs>
          <w:tab w:val="left" w:pos="960"/>
          <w:tab w:val="right" w:leader="dot" w:pos="8630"/>
        </w:tabs>
        <w:rPr>
          <w:ins w:id="359" w:author="Mihai Budiu" w:date="2016-06-02T14:50:00Z"/>
          <w:rFonts w:asciiTheme="minorHAnsi" w:eastAsiaTheme="minorEastAsia" w:hAnsiTheme="minorHAnsi" w:cstheme="minorBidi"/>
          <w:noProof/>
          <w:sz w:val="22"/>
          <w:szCs w:val="22"/>
        </w:rPr>
      </w:pPr>
      <w:ins w:id="3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"_Toc452642459"</w:instrText>
        </w:r>
        <w:r w:rsidRPr="00250F44">
          <w:rPr>
            <w:rStyle w:val="Hyperlink"/>
            <w:noProof/>
          </w:rPr>
          <w:instrText xml:space="preserve"> </w:instrText>
        </w:r>
        <w:r w:rsidRPr="00250F44">
          <w:rPr>
            <w:rStyle w:val="Hyperlink"/>
            <w:noProof/>
          </w:rPr>
          <w:fldChar w:fldCharType="separate"/>
        </w:r>
        <w:r w:rsidRPr="00250F44">
          <w:rPr>
            <w:rStyle w:val="Hyperlink"/>
            <w:noProof/>
          </w:rPr>
          <w:t>11.2</w:t>
        </w:r>
        <w:r>
          <w:rPr>
            <w:rFonts w:asciiTheme="minorHAnsi" w:eastAsiaTheme="minorEastAsia" w:hAnsiTheme="minorHAnsi" w:cstheme="minorBidi"/>
            <w:noProof/>
            <w:sz w:val="22"/>
            <w:szCs w:val="22"/>
          </w:rPr>
          <w:tab/>
        </w:r>
        <w:r w:rsidRPr="00250F44">
          <w:rPr>
            <w:rStyle w:val="Hyperlink"/>
            <w:noProof/>
          </w:rPr>
          <w:t>Variables</w:t>
        </w:r>
        <w:r>
          <w:rPr>
            <w:noProof/>
            <w:webHidden/>
          </w:rPr>
          <w:tab/>
        </w:r>
        <w:r>
          <w:rPr>
            <w:noProof/>
            <w:webHidden/>
          </w:rPr>
          <w:fldChar w:fldCharType="begin"/>
        </w:r>
        <w:r>
          <w:rPr>
            <w:noProof/>
            <w:webHidden/>
          </w:rPr>
          <w:instrText xml:space="preserve"> PAGEREF _Toc452642459 \h </w:instrText>
        </w:r>
      </w:ins>
      <w:r>
        <w:rPr>
          <w:noProof/>
          <w:webHidden/>
        </w:rPr>
      </w:r>
      <w:r>
        <w:rPr>
          <w:noProof/>
          <w:webHidden/>
        </w:rPr>
        <w:fldChar w:fldCharType="separate"/>
      </w:r>
      <w:ins w:id="361" w:author="Mihai Budiu" w:date="2016-06-02T15:32:00Z">
        <w:r w:rsidR="00B115C1">
          <w:rPr>
            <w:noProof/>
            <w:webHidden/>
          </w:rPr>
          <w:t>61</w:t>
        </w:r>
      </w:ins>
      <w:ins w:id="362" w:author="Mihai Budiu" w:date="2016-06-02T14:50:00Z">
        <w:r>
          <w:rPr>
            <w:noProof/>
            <w:webHidden/>
          </w:rPr>
          <w:fldChar w:fldCharType="end"/>
        </w:r>
        <w:r w:rsidRPr="00250F44">
          <w:rPr>
            <w:rStyle w:val="Hyperlink"/>
            <w:noProof/>
          </w:rPr>
          <w:fldChar w:fldCharType="end"/>
        </w:r>
      </w:ins>
    </w:p>
    <w:p w14:paraId="518DF577" w14:textId="5AF762BA" w:rsidR="00C116C4" w:rsidRDefault="00C116C4">
      <w:pPr>
        <w:pStyle w:val="TOC2"/>
        <w:tabs>
          <w:tab w:val="left" w:pos="960"/>
          <w:tab w:val="right" w:leader="dot" w:pos="8630"/>
        </w:tabs>
        <w:rPr>
          <w:ins w:id="363" w:author="Mihai Budiu" w:date="2016-06-02T14:50:00Z"/>
          <w:rFonts w:asciiTheme="minorHAnsi" w:eastAsiaTheme="minorEastAsia" w:hAnsiTheme="minorHAnsi" w:cstheme="minorBidi"/>
          <w:noProof/>
          <w:sz w:val="22"/>
          <w:szCs w:val="22"/>
        </w:rPr>
      </w:pPr>
      <w:ins w:id="3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"_Toc452642460"</w:instrText>
        </w:r>
        <w:r w:rsidRPr="00250F44">
          <w:rPr>
            <w:rStyle w:val="Hyperlink"/>
            <w:noProof/>
          </w:rPr>
          <w:instrText xml:space="preserve"> </w:instrText>
        </w:r>
        <w:r w:rsidRPr="00250F44">
          <w:rPr>
            <w:rStyle w:val="Hyperlink"/>
            <w:noProof/>
          </w:rPr>
          <w:fldChar w:fldCharType="separate"/>
        </w:r>
        <w:r w:rsidRPr="00250F44">
          <w:rPr>
            <w:rStyle w:val="Hyperlink"/>
            <w:noProof/>
          </w:rPr>
          <w:t>11.3</w:t>
        </w:r>
        <w:r>
          <w:rPr>
            <w:rFonts w:asciiTheme="minorHAnsi" w:eastAsiaTheme="minorEastAsia" w:hAnsiTheme="minorHAnsi" w:cstheme="minorBidi"/>
            <w:noProof/>
            <w:sz w:val="22"/>
            <w:szCs w:val="22"/>
          </w:rPr>
          <w:tab/>
        </w:r>
        <w:r w:rsidRPr="00250F44">
          <w:rPr>
            <w:rStyle w:val="Hyperlink"/>
            <w:noProof/>
          </w:rPr>
          <w:t>Instantiations</w:t>
        </w:r>
        <w:r>
          <w:rPr>
            <w:noProof/>
            <w:webHidden/>
          </w:rPr>
          <w:tab/>
        </w:r>
        <w:r>
          <w:rPr>
            <w:noProof/>
            <w:webHidden/>
          </w:rPr>
          <w:fldChar w:fldCharType="begin"/>
        </w:r>
        <w:r>
          <w:rPr>
            <w:noProof/>
            <w:webHidden/>
          </w:rPr>
          <w:instrText xml:space="preserve"> PAGEREF _Toc452642460 \h </w:instrText>
        </w:r>
      </w:ins>
      <w:r>
        <w:rPr>
          <w:noProof/>
          <w:webHidden/>
        </w:rPr>
      </w:r>
      <w:r>
        <w:rPr>
          <w:noProof/>
          <w:webHidden/>
        </w:rPr>
        <w:fldChar w:fldCharType="separate"/>
      </w:r>
      <w:ins w:id="365" w:author="Mihai Budiu" w:date="2016-06-02T15:32:00Z">
        <w:r w:rsidR="00B115C1">
          <w:rPr>
            <w:noProof/>
            <w:webHidden/>
          </w:rPr>
          <w:t>62</w:t>
        </w:r>
      </w:ins>
      <w:ins w:id="366" w:author="Mihai Budiu" w:date="2016-06-02T14:50:00Z">
        <w:r>
          <w:rPr>
            <w:noProof/>
            <w:webHidden/>
          </w:rPr>
          <w:fldChar w:fldCharType="end"/>
        </w:r>
        <w:r w:rsidRPr="00250F44">
          <w:rPr>
            <w:rStyle w:val="Hyperlink"/>
            <w:noProof/>
          </w:rPr>
          <w:fldChar w:fldCharType="end"/>
        </w:r>
      </w:ins>
    </w:p>
    <w:p w14:paraId="4E0EC7BF" w14:textId="39C959BB" w:rsidR="00C116C4" w:rsidRDefault="00C116C4">
      <w:pPr>
        <w:pStyle w:val="TOC1"/>
        <w:rPr>
          <w:ins w:id="367" w:author="Mihai Budiu" w:date="2016-06-02T14:50:00Z"/>
          <w:rFonts w:asciiTheme="minorHAnsi" w:eastAsiaTheme="minorEastAsia" w:hAnsiTheme="minorHAnsi" w:cstheme="minorBidi"/>
          <w:noProof/>
          <w:sz w:val="22"/>
          <w:szCs w:val="22"/>
        </w:rPr>
      </w:pPr>
      <w:ins w:id="3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"_Toc452642461"</w:instrText>
        </w:r>
        <w:r w:rsidRPr="00250F44">
          <w:rPr>
            <w:rStyle w:val="Hyperlink"/>
            <w:noProof/>
          </w:rPr>
          <w:instrText xml:space="preserve"> </w:instrText>
        </w:r>
        <w:r w:rsidRPr="00250F44">
          <w:rPr>
            <w:rStyle w:val="Hyperlink"/>
            <w:noProof/>
          </w:rPr>
          <w:fldChar w:fldCharType="separate"/>
        </w:r>
        <w:r w:rsidRPr="00250F44">
          <w:rPr>
            <w:rStyle w:val="Hyperlink"/>
            <w:noProof/>
          </w:rPr>
          <w:t>12</w:t>
        </w:r>
        <w:r>
          <w:rPr>
            <w:rFonts w:asciiTheme="minorHAnsi" w:eastAsiaTheme="minorEastAsia" w:hAnsiTheme="minorHAnsi" w:cstheme="minorBidi"/>
            <w:noProof/>
            <w:sz w:val="22"/>
            <w:szCs w:val="22"/>
          </w:rPr>
          <w:tab/>
        </w:r>
        <w:r w:rsidRPr="00250F44">
          <w:rPr>
            <w:rStyle w:val="Hyperlink"/>
            <w:noProof/>
          </w:rPr>
          <w:t>Statements</w:t>
        </w:r>
        <w:r>
          <w:rPr>
            <w:noProof/>
            <w:webHidden/>
          </w:rPr>
          <w:tab/>
        </w:r>
        <w:r>
          <w:rPr>
            <w:noProof/>
            <w:webHidden/>
          </w:rPr>
          <w:fldChar w:fldCharType="begin"/>
        </w:r>
        <w:r>
          <w:rPr>
            <w:noProof/>
            <w:webHidden/>
          </w:rPr>
          <w:instrText xml:space="preserve"> PAGEREF _Toc452642461 \h </w:instrText>
        </w:r>
      </w:ins>
      <w:r>
        <w:rPr>
          <w:noProof/>
          <w:webHidden/>
        </w:rPr>
      </w:r>
      <w:r>
        <w:rPr>
          <w:noProof/>
          <w:webHidden/>
        </w:rPr>
        <w:fldChar w:fldCharType="separate"/>
      </w:r>
      <w:ins w:id="369" w:author="Mihai Budiu" w:date="2016-06-02T15:32:00Z">
        <w:r w:rsidR="00B115C1">
          <w:rPr>
            <w:noProof/>
            <w:webHidden/>
          </w:rPr>
          <w:t>62</w:t>
        </w:r>
      </w:ins>
      <w:ins w:id="370" w:author="Mihai Budiu" w:date="2016-06-02T14:50:00Z">
        <w:r>
          <w:rPr>
            <w:noProof/>
            <w:webHidden/>
          </w:rPr>
          <w:fldChar w:fldCharType="end"/>
        </w:r>
        <w:r w:rsidRPr="00250F44">
          <w:rPr>
            <w:rStyle w:val="Hyperlink"/>
            <w:noProof/>
          </w:rPr>
          <w:fldChar w:fldCharType="end"/>
        </w:r>
      </w:ins>
    </w:p>
    <w:p w14:paraId="2811CB59" w14:textId="11D87166" w:rsidR="00C116C4" w:rsidRDefault="00C116C4">
      <w:pPr>
        <w:pStyle w:val="TOC2"/>
        <w:tabs>
          <w:tab w:val="left" w:pos="960"/>
          <w:tab w:val="right" w:leader="dot" w:pos="8630"/>
        </w:tabs>
        <w:rPr>
          <w:ins w:id="371" w:author="Mihai Budiu" w:date="2016-06-02T14:50:00Z"/>
          <w:rFonts w:asciiTheme="minorHAnsi" w:eastAsiaTheme="minorEastAsia" w:hAnsiTheme="minorHAnsi" w:cstheme="minorBidi"/>
          <w:noProof/>
          <w:sz w:val="22"/>
          <w:szCs w:val="22"/>
        </w:rPr>
      </w:pPr>
      <w:ins w:id="3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"_Toc452642462"</w:instrText>
        </w:r>
        <w:r w:rsidRPr="00250F44">
          <w:rPr>
            <w:rStyle w:val="Hyperlink"/>
            <w:noProof/>
          </w:rPr>
          <w:instrText xml:space="preserve"> </w:instrText>
        </w:r>
        <w:r w:rsidRPr="00250F44">
          <w:rPr>
            <w:rStyle w:val="Hyperlink"/>
            <w:noProof/>
          </w:rPr>
          <w:fldChar w:fldCharType="separate"/>
        </w:r>
        <w:r w:rsidRPr="00250F44">
          <w:rPr>
            <w:rStyle w:val="Hyperlink"/>
            <w:noProof/>
          </w:rPr>
          <w:t>12.1</w:t>
        </w:r>
        <w:r>
          <w:rPr>
            <w:rFonts w:asciiTheme="minorHAnsi" w:eastAsiaTheme="minorEastAsia" w:hAnsiTheme="minorHAnsi" w:cstheme="minorBidi"/>
            <w:noProof/>
            <w:sz w:val="22"/>
            <w:szCs w:val="22"/>
          </w:rPr>
          <w:tab/>
        </w:r>
        <w:r w:rsidRPr="00250F44">
          <w:rPr>
            <w:rStyle w:val="Hyperlink"/>
            <w:noProof/>
          </w:rPr>
          <w:t>Assignment</w:t>
        </w:r>
        <w:r>
          <w:rPr>
            <w:noProof/>
            <w:webHidden/>
          </w:rPr>
          <w:tab/>
        </w:r>
        <w:r>
          <w:rPr>
            <w:noProof/>
            <w:webHidden/>
          </w:rPr>
          <w:fldChar w:fldCharType="begin"/>
        </w:r>
        <w:r>
          <w:rPr>
            <w:noProof/>
            <w:webHidden/>
          </w:rPr>
          <w:instrText xml:space="preserve"> PAGEREF _Toc452642462 \h </w:instrText>
        </w:r>
      </w:ins>
      <w:r>
        <w:rPr>
          <w:noProof/>
          <w:webHidden/>
        </w:rPr>
      </w:r>
      <w:r>
        <w:rPr>
          <w:noProof/>
          <w:webHidden/>
        </w:rPr>
        <w:fldChar w:fldCharType="separate"/>
      </w:r>
      <w:ins w:id="373" w:author="Mihai Budiu" w:date="2016-06-02T15:32:00Z">
        <w:r w:rsidR="00B115C1">
          <w:rPr>
            <w:noProof/>
            <w:webHidden/>
          </w:rPr>
          <w:t>63</w:t>
        </w:r>
      </w:ins>
      <w:ins w:id="374" w:author="Mihai Budiu" w:date="2016-06-02T14:50:00Z">
        <w:r>
          <w:rPr>
            <w:noProof/>
            <w:webHidden/>
          </w:rPr>
          <w:fldChar w:fldCharType="end"/>
        </w:r>
        <w:r w:rsidRPr="00250F44">
          <w:rPr>
            <w:rStyle w:val="Hyperlink"/>
            <w:noProof/>
          </w:rPr>
          <w:fldChar w:fldCharType="end"/>
        </w:r>
      </w:ins>
    </w:p>
    <w:p w14:paraId="4DB2CA75" w14:textId="4510983F" w:rsidR="00C116C4" w:rsidRDefault="00C116C4">
      <w:pPr>
        <w:pStyle w:val="TOC3"/>
        <w:tabs>
          <w:tab w:val="left" w:pos="1440"/>
          <w:tab w:val="right" w:leader="dot" w:pos="8630"/>
        </w:tabs>
        <w:rPr>
          <w:ins w:id="375" w:author="Mihai Budiu" w:date="2016-06-02T14:50:00Z"/>
          <w:rFonts w:asciiTheme="minorHAnsi" w:eastAsiaTheme="minorEastAsia" w:hAnsiTheme="minorHAnsi" w:cstheme="minorBidi"/>
          <w:noProof/>
          <w:sz w:val="22"/>
          <w:szCs w:val="22"/>
        </w:rPr>
      </w:pPr>
      <w:ins w:id="3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"_Toc452642463"</w:instrText>
        </w:r>
        <w:r w:rsidRPr="00250F44">
          <w:rPr>
            <w:rStyle w:val="Hyperlink"/>
            <w:noProof/>
          </w:rPr>
          <w:instrText xml:space="preserve"> </w:instrText>
        </w:r>
        <w:r w:rsidRPr="00250F44">
          <w:rPr>
            <w:rStyle w:val="Hyperlink"/>
            <w:noProof/>
          </w:rPr>
          <w:fldChar w:fldCharType="separate"/>
        </w:r>
        <w:r w:rsidRPr="00250F44">
          <w:rPr>
            <w:rStyle w:val="Hyperlink"/>
            <w:noProof/>
          </w:rPr>
          <w:t>12.1.1</w:t>
        </w:r>
        <w:r>
          <w:rPr>
            <w:rFonts w:asciiTheme="minorHAnsi" w:eastAsiaTheme="minorEastAsia" w:hAnsiTheme="minorHAnsi" w:cstheme="minorBidi"/>
            <w:noProof/>
            <w:sz w:val="22"/>
            <w:szCs w:val="22"/>
          </w:rPr>
          <w:tab/>
        </w:r>
        <w:r w:rsidRPr="00250F44">
          <w:rPr>
            <w:rStyle w:val="Hyperlink"/>
            <w:noProof/>
          </w:rPr>
          <w:t>L-values</w:t>
        </w:r>
        <w:r>
          <w:rPr>
            <w:noProof/>
            <w:webHidden/>
          </w:rPr>
          <w:tab/>
        </w:r>
        <w:r>
          <w:rPr>
            <w:noProof/>
            <w:webHidden/>
          </w:rPr>
          <w:fldChar w:fldCharType="begin"/>
        </w:r>
        <w:r>
          <w:rPr>
            <w:noProof/>
            <w:webHidden/>
          </w:rPr>
          <w:instrText xml:space="preserve"> PAGEREF _Toc452642463 \h </w:instrText>
        </w:r>
      </w:ins>
      <w:r>
        <w:rPr>
          <w:noProof/>
          <w:webHidden/>
        </w:rPr>
      </w:r>
      <w:r>
        <w:rPr>
          <w:noProof/>
          <w:webHidden/>
        </w:rPr>
        <w:fldChar w:fldCharType="separate"/>
      </w:r>
      <w:ins w:id="377" w:author="Mihai Budiu" w:date="2016-06-02T15:32:00Z">
        <w:r w:rsidR="00B115C1">
          <w:rPr>
            <w:noProof/>
            <w:webHidden/>
          </w:rPr>
          <w:t>63</w:t>
        </w:r>
      </w:ins>
      <w:ins w:id="378" w:author="Mihai Budiu" w:date="2016-06-02T14:50:00Z">
        <w:r>
          <w:rPr>
            <w:noProof/>
            <w:webHidden/>
          </w:rPr>
          <w:fldChar w:fldCharType="end"/>
        </w:r>
        <w:r w:rsidRPr="00250F44">
          <w:rPr>
            <w:rStyle w:val="Hyperlink"/>
            <w:noProof/>
          </w:rPr>
          <w:fldChar w:fldCharType="end"/>
        </w:r>
      </w:ins>
    </w:p>
    <w:p w14:paraId="5F0DBC06" w14:textId="04C3F3D5" w:rsidR="00C116C4" w:rsidRDefault="00C116C4">
      <w:pPr>
        <w:pStyle w:val="TOC2"/>
        <w:tabs>
          <w:tab w:val="left" w:pos="960"/>
          <w:tab w:val="right" w:leader="dot" w:pos="8630"/>
        </w:tabs>
        <w:rPr>
          <w:ins w:id="379" w:author="Mihai Budiu" w:date="2016-06-02T14:50:00Z"/>
          <w:rFonts w:asciiTheme="minorHAnsi" w:eastAsiaTheme="minorEastAsia" w:hAnsiTheme="minorHAnsi" w:cstheme="minorBidi"/>
          <w:noProof/>
          <w:sz w:val="22"/>
          <w:szCs w:val="22"/>
        </w:rPr>
      </w:pPr>
      <w:ins w:id="3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"_Toc452642464"</w:instrText>
        </w:r>
        <w:r w:rsidRPr="00250F44">
          <w:rPr>
            <w:rStyle w:val="Hyperlink"/>
            <w:noProof/>
          </w:rPr>
          <w:instrText xml:space="preserve"> </w:instrText>
        </w:r>
        <w:r w:rsidRPr="00250F44">
          <w:rPr>
            <w:rStyle w:val="Hyperlink"/>
            <w:noProof/>
          </w:rPr>
          <w:fldChar w:fldCharType="separate"/>
        </w:r>
        <w:r w:rsidRPr="00250F44">
          <w:rPr>
            <w:rStyle w:val="Hyperlink"/>
            <w:noProof/>
          </w:rPr>
          <w:t>12.2</w:t>
        </w:r>
        <w:r>
          <w:rPr>
            <w:rFonts w:asciiTheme="minorHAnsi" w:eastAsiaTheme="minorEastAsia" w:hAnsiTheme="minorHAnsi" w:cstheme="minorBidi"/>
            <w:noProof/>
            <w:sz w:val="22"/>
            <w:szCs w:val="22"/>
          </w:rPr>
          <w:tab/>
        </w:r>
        <w:r w:rsidRPr="00250F44">
          <w:rPr>
            <w:rStyle w:val="Hyperlink"/>
            <w:noProof/>
          </w:rPr>
          <w:t>The empty statement</w:t>
        </w:r>
        <w:r>
          <w:rPr>
            <w:noProof/>
            <w:webHidden/>
          </w:rPr>
          <w:tab/>
        </w:r>
        <w:r>
          <w:rPr>
            <w:noProof/>
            <w:webHidden/>
          </w:rPr>
          <w:fldChar w:fldCharType="begin"/>
        </w:r>
        <w:r>
          <w:rPr>
            <w:noProof/>
            <w:webHidden/>
          </w:rPr>
          <w:instrText xml:space="preserve"> PAGEREF _Toc452642464 \h </w:instrText>
        </w:r>
      </w:ins>
      <w:r>
        <w:rPr>
          <w:noProof/>
          <w:webHidden/>
        </w:rPr>
      </w:r>
      <w:r>
        <w:rPr>
          <w:noProof/>
          <w:webHidden/>
        </w:rPr>
        <w:fldChar w:fldCharType="separate"/>
      </w:r>
      <w:ins w:id="381" w:author="Mihai Budiu" w:date="2016-06-02T15:32:00Z">
        <w:r w:rsidR="00B115C1">
          <w:rPr>
            <w:noProof/>
            <w:webHidden/>
          </w:rPr>
          <w:t>64</w:t>
        </w:r>
      </w:ins>
      <w:ins w:id="382" w:author="Mihai Budiu" w:date="2016-06-02T14:50:00Z">
        <w:r>
          <w:rPr>
            <w:noProof/>
            <w:webHidden/>
          </w:rPr>
          <w:fldChar w:fldCharType="end"/>
        </w:r>
        <w:r w:rsidRPr="00250F44">
          <w:rPr>
            <w:rStyle w:val="Hyperlink"/>
            <w:noProof/>
          </w:rPr>
          <w:fldChar w:fldCharType="end"/>
        </w:r>
      </w:ins>
    </w:p>
    <w:p w14:paraId="2CF323FF" w14:textId="194F5C8A" w:rsidR="00C116C4" w:rsidRDefault="00C116C4">
      <w:pPr>
        <w:pStyle w:val="TOC2"/>
        <w:tabs>
          <w:tab w:val="left" w:pos="960"/>
          <w:tab w:val="right" w:leader="dot" w:pos="8630"/>
        </w:tabs>
        <w:rPr>
          <w:ins w:id="383" w:author="Mihai Budiu" w:date="2016-06-02T14:50:00Z"/>
          <w:rFonts w:asciiTheme="minorHAnsi" w:eastAsiaTheme="minorEastAsia" w:hAnsiTheme="minorHAnsi" w:cstheme="minorBidi"/>
          <w:noProof/>
          <w:sz w:val="22"/>
          <w:szCs w:val="22"/>
        </w:rPr>
      </w:pPr>
      <w:ins w:id="3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"_Toc452642465"</w:instrText>
        </w:r>
        <w:r w:rsidRPr="00250F44">
          <w:rPr>
            <w:rStyle w:val="Hyperlink"/>
            <w:noProof/>
          </w:rPr>
          <w:instrText xml:space="preserve"> </w:instrText>
        </w:r>
        <w:r w:rsidRPr="00250F44">
          <w:rPr>
            <w:rStyle w:val="Hyperlink"/>
            <w:noProof/>
          </w:rPr>
          <w:fldChar w:fldCharType="separate"/>
        </w:r>
        <w:r w:rsidRPr="00250F44">
          <w:rPr>
            <w:rStyle w:val="Hyperlink"/>
            <w:noProof/>
          </w:rPr>
          <w:t>12.3</w:t>
        </w:r>
        <w:r>
          <w:rPr>
            <w:rFonts w:asciiTheme="minorHAnsi" w:eastAsiaTheme="minorEastAsia" w:hAnsiTheme="minorHAnsi" w:cstheme="minorBidi"/>
            <w:noProof/>
            <w:sz w:val="22"/>
            <w:szCs w:val="22"/>
          </w:rPr>
          <w:tab/>
        </w:r>
        <w:r w:rsidRPr="00250F44">
          <w:rPr>
            <w:rStyle w:val="Hyperlink"/>
            <w:noProof/>
          </w:rPr>
          <w:t>The block statement</w:t>
        </w:r>
        <w:r>
          <w:rPr>
            <w:noProof/>
            <w:webHidden/>
          </w:rPr>
          <w:tab/>
        </w:r>
        <w:r>
          <w:rPr>
            <w:noProof/>
            <w:webHidden/>
          </w:rPr>
          <w:fldChar w:fldCharType="begin"/>
        </w:r>
        <w:r>
          <w:rPr>
            <w:noProof/>
            <w:webHidden/>
          </w:rPr>
          <w:instrText xml:space="preserve"> PAGEREF _Toc452642465 \h </w:instrText>
        </w:r>
      </w:ins>
      <w:r>
        <w:rPr>
          <w:noProof/>
          <w:webHidden/>
        </w:rPr>
      </w:r>
      <w:r>
        <w:rPr>
          <w:noProof/>
          <w:webHidden/>
        </w:rPr>
        <w:fldChar w:fldCharType="separate"/>
      </w:r>
      <w:ins w:id="385" w:author="Mihai Budiu" w:date="2016-06-02T15:32:00Z">
        <w:r w:rsidR="00B115C1">
          <w:rPr>
            <w:noProof/>
            <w:webHidden/>
          </w:rPr>
          <w:t>64</w:t>
        </w:r>
      </w:ins>
      <w:ins w:id="386" w:author="Mihai Budiu" w:date="2016-06-02T14:50:00Z">
        <w:r>
          <w:rPr>
            <w:noProof/>
            <w:webHidden/>
          </w:rPr>
          <w:fldChar w:fldCharType="end"/>
        </w:r>
        <w:r w:rsidRPr="00250F44">
          <w:rPr>
            <w:rStyle w:val="Hyperlink"/>
            <w:noProof/>
          </w:rPr>
          <w:fldChar w:fldCharType="end"/>
        </w:r>
      </w:ins>
    </w:p>
    <w:p w14:paraId="06B8C41C" w14:textId="71F240C8" w:rsidR="00C116C4" w:rsidRDefault="00C116C4">
      <w:pPr>
        <w:pStyle w:val="TOC2"/>
        <w:tabs>
          <w:tab w:val="left" w:pos="960"/>
          <w:tab w:val="right" w:leader="dot" w:pos="8630"/>
        </w:tabs>
        <w:rPr>
          <w:ins w:id="387" w:author="Mihai Budiu" w:date="2016-06-02T14:50:00Z"/>
          <w:rFonts w:asciiTheme="minorHAnsi" w:eastAsiaTheme="minorEastAsia" w:hAnsiTheme="minorHAnsi" w:cstheme="minorBidi"/>
          <w:noProof/>
          <w:sz w:val="22"/>
          <w:szCs w:val="22"/>
        </w:rPr>
      </w:pPr>
      <w:ins w:id="3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"_Toc452642466"</w:instrText>
        </w:r>
        <w:r w:rsidRPr="00250F44">
          <w:rPr>
            <w:rStyle w:val="Hyperlink"/>
            <w:noProof/>
          </w:rPr>
          <w:instrText xml:space="preserve"> </w:instrText>
        </w:r>
        <w:r w:rsidRPr="00250F44">
          <w:rPr>
            <w:rStyle w:val="Hyperlink"/>
            <w:noProof/>
          </w:rPr>
          <w:fldChar w:fldCharType="separate"/>
        </w:r>
        <w:r w:rsidRPr="00250F44">
          <w:rPr>
            <w:rStyle w:val="Hyperlink"/>
            <w:noProof/>
          </w:rPr>
          <w:t>12.4</w:t>
        </w:r>
        <w:r>
          <w:rPr>
            <w:rFonts w:asciiTheme="minorHAnsi" w:eastAsiaTheme="minorEastAsia" w:hAnsiTheme="minorHAnsi" w:cstheme="minorBidi"/>
            <w:noProof/>
            <w:sz w:val="22"/>
            <w:szCs w:val="22"/>
          </w:rPr>
          <w:tab/>
        </w:r>
        <w:r w:rsidRPr="00250F44">
          <w:rPr>
            <w:rStyle w:val="Hyperlink"/>
            <w:noProof/>
          </w:rPr>
          <w:t>The return statement</w:t>
        </w:r>
        <w:r>
          <w:rPr>
            <w:noProof/>
            <w:webHidden/>
          </w:rPr>
          <w:tab/>
        </w:r>
        <w:r>
          <w:rPr>
            <w:noProof/>
            <w:webHidden/>
          </w:rPr>
          <w:fldChar w:fldCharType="begin"/>
        </w:r>
        <w:r>
          <w:rPr>
            <w:noProof/>
            <w:webHidden/>
          </w:rPr>
          <w:instrText xml:space="preserve"> PAGEREF _Toc452642466 \h </w:instrText>
        </w:r>
      </w:ins>
      <w:r>
        <w:rPr>
          <w:noProof/>
          <w:webHidden/>
        </w:rPr>
      </w:r>
      <w:r>
        <w:rPr>
          <w:noProof/>
          <w:webHidden/>
        </w:rPr>
        <w:fldChar w:fldCharType="separate"/>
      </w:r>
      <w:ins w:id="389" w:author="Mihai Budiu" w:date="2016-06-02T15:32:00Z">
        <w:r w:rsidR="00B115C1">
          <w:rPr>
            <w:noProof/>
            <w:webHidden/>
          </w:rPr>
          <w:t>64</w:t>
        </w:r>
      </w:ins>
      <w:ins w:id="390" w:author="Mihai Budiu" w:date="2016-06-02T14:50:00Z">
        <w:r>
          <w:rPr>
            <w:noProof/>
            <w:webHidden/>
          </w:rPr>
          <w:fldChar w:fldCharType="end"/>
        </w:r>
        <w:r w:rsidRPr="00250F44">
          <w:rPr>
            <w:rStyle w:val="Hyperlink"/>
            <w:noProof/>
          </w:rPr>
          <w:fldChar w:fldCharType="end"/>
        </w:r>
      </w:ins>
    </w:p>
    <w:p w14:paraId="79480ACF" w14:textId="1EDC129A" w:rsidR="00C116C4" w:rsidRDefault="00C116C4">
      <w:pPr>
        <w:pStyle w:val="TOC2"/>
        <w:tabs>
          <w:tab w:val="left" w:pos="960"/>
          <w:tab w:val="right" w:leader="dot" w:pos="8630"/>
        </w:tabs>
        <w:rPr>
          <w:ins w:id="391" w:author="Mihai Budiu" w:date="2016-06-02T14:50:00Z"/>
          <w:rFonts w:asciiTheme="minorHAnsi" w:eastAsiaTheme="minorEastAsia" w:hAnsiTheme="minorHAnsi" w:cstheme="minorBidi"/>
          <w:noProof/>
          <w:sz w:val="22"/>
          <w:szCs w:val="22"/>
        </w:rPr>
      </w:pPr>
      <w:ins w:id="3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"_Toc452642467"</w:instrText>
        </w:r>
        <w:r w:rsidRPr="00250F44">
          <w:rPr>
            <w:rStyle w:val="Hyperlink"/>
            <w:noProof/>
          </w:rPr>
          <w:instrText xml:space="preserve"> </w:instrText>
        </w:r>
        <w:r w:rsidRPr="00250F44">
          <w:rPr>
            <w:rStyle w:val="Hyperlink"/>
            <w:noProof/>
          </w:rPr>
          <w:fldChar w:fldCharType="separate"/>
        </w:r>
        <w:r w:rsidRPr="00250F44">
          <w:rPr>
            <w:rStyle w:val="Hyperlink"/>
            <w:noProof/>
          </w:rPr>
          <w:t>12.5</w:t>
        </w:r>
        <w:r>
          <w:rPr>
            <w:rFonts w:asciiTheme="minorHAnsi" w:eastAsiaTheme="minorEastAsia" w:hAnsiTheme="minorHAnsi" w:cstheme="minorBidi"/>
            <w:noProof/>
            <w:sz w:val="22"/>
            <w:szCs w:val="22"/>
          </w:rPr>
          <w:tab/>
        </w:r>
        <w:r w:rsidRPr="00250F44">
          <w:rPr>
            <w:rStyle w:val="Hyperlink"/>
            <w:noProof/>
          </w:rPr>
          <w:t>The exit statement</w:t>
        </w:r>
        <w:r>
          <w:rPr>
            <w:noProof/>
            <w:webHidden/>
          </w:rPr>
          <w:tab/>
        </w:r>
        <w:r>
          <w:rPr>
            <w:noProof/>
            <w:webHidden/>
          </w:rPr>
          <w:fldChar w:fldCharType="begin"/>
        </w:r>
        <w:r>
          <w:rPr>
            <w:noProof/>
            <w:webHidden/>
          </w:rPr>
          <w:instrText xml:space="preserve"> PAGEREF _Toc452642467 \h </w:instrText>
        </w:r>
      </w:ins>
      <w:r>
        <w:rPr>
          <w:noProof/>
          <w:webHidden/>
        </w:rPr>
      </w:r>
      <w:r>
        <w:rPr>
          <w:noProof/>
          <w:webHidden/>
        </w:rPr>
        <w:fldChar w:fldCharType="separate"/>
      </w:r>
      <w:ins w:id="393" w:author="Mihai Budiu" w:date="2016-06-02T15:32:00Z">
        <w:r w:rsidR="00B115C1">
          <w:rPr>
            <w:noProof/>
            <w:webHidden/>
          </w:rPr>
          <w:t>65</w:t>
        </w:r>
      </w:ins>
      <w:ins w:id="394" w:author="Mihai Budiu" w:date="2016-06-02T14:50:00Z">
        <w:r>
          <w:rPr>
            <w:noProof/>
            <w:webHidden/>
          </w:rPr>
          <w:fldChar w:fldCharType="end"/>
        </w:r>
        <w:r w:rsidRPr="00250F44">
          <w:rPr>
            <w:rStyle w:val="Hyperlink"/>
            <w:noProof/>
          </w:rPr>
          <w:fldChar w:fldCharType="end"/>
        </w:r>
      </w:ins>
    </w:p>
    <w:p w14:paraId="5BD3A095" w14:textId="4E6FA2DE" w:rsidR="00C116C4" w:rsidRDefault="00C116C4">
      <w:pPr>
        <w:pStyle w:val="TOC2"/>
        <w:tabs>
          <w:tab w:val="left" w:pos="960"/>
          <w:tab w:val="right" w:leader="dot" w:pos="8630"/>
        </w:tabs>
        <w:rPr>
          <w:ins w:id="395" w:author="Mihai Budiu" w:date="2016-06-02T14:50:00Z"/>
          <w:rFonts w:asciiTheme="minorHAnsi" w:eastAsiaTheme="minorEastAsia" w:hAnsiTheme="minorHAnsi" w:cstheme="minorBidi"/>
          <w:noProof/>
          <w:sz w:val="22"/>
          <w:szCs w:val="22"/>
        </w:rPr>
      </w:pPr>
      <w:ins w:id="3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"_Toc452642468"</w:instrText>
        </w:r>
        <w:r w:rsidRPr="00250F44">
          <w:rPr>
            <w:rStyle w:val="Hyperlink"/>
            <w:noProof/>
          </w:rPr>
          <w:instrText xml:space="preserve"> </w:instrText>
        </w:r>
        <w:r w:rsidRPr="00250F44">
          <w:rPr>
            <w:rStyle w:val="Hyperlink"/>
            <w:noProof/>
          </w:rPr>
          <w:fldChar w:fldCharType="separate"/>
        </w:r>
        <w:r w:rsidRPr="00250F44">
          <w:rPr>
            <w:rStyle w:val="Hyperlink"/>
            <w:noProof/>
          </w:rPr>
          <w:t>12.6</w:t>
        </w:r>
        <w:r>
          <w:rPr>
            <w:rFonts w:asciiTheme="minorHAnsi" w:eastAsiaTheme="minorEastAsia" w:hAnsiTheme="minorHAnsi" w:cstheme="minorBidi"/>
            <w:noProof/>
            <w:sz w:val="22"/>
            <w:szCs w:val="22"/>
          </w:rPr>
          <w:tab/>
        </w:r>
        <w:r w:rsidRPr="00250F44">
          <w:rPr>
            <w:rStyle w:val="Hyperlink"/>
            <w:noProof/>
          </w:rPr>
          <w:t>The conditional statement</w:t>
        </w:r>
        <w:r>
          <w:rPr>
            <w:noProof/>
            <w:webHidden/>
          </w:rPr>
          <w:tab/>
        </w:r>
        <w:r>
          <w:rPr>
            <w:noProof/>
            <w:webHidden/>
          </w:rPr>
          <w:fldChar w:fldCharType="begin"/>
        </w:r>
        <w:r>
          <w:rPr>
            <w:noProof/>
            <w:webHidden/>
          </w:rPr>
          <w:instrText xml:space="preserve"> PAGEREF _Toc452642468 \h </w:instrText>
        </w:r>
      </w:ins>
      <w:r>
        <w:rPr>
          <w:noProof/>
          <w:webHidden/>
        </w:rPr>
      </w:r>
      <w:r>
        <w:rPr>
          <w:noProof/>
          <w:webHidden/>
        </w:rPr>
        <w:fldChar w:fldCharType="separate"/>
      </w:r>
      <w:ins w:id="397" w:author="Mihai Budiu" w:date="2016-06-02T15:32:00Z">
        <w:r w:rsidR="00B115C1">
          <w:rPr>
            <w:noProof/>
            <w:webHidden/>
          </w:rPr>
          <w:t>65</w:t>
        </w:r>
      </w:ins>
      <w:ins w:id="398" w:author="Mihai Budiu" w:date="2016-06-02T14:50:00Z">
        <w:r>
          <w:rPr>
            <w:noProof/>
            <w:webHidden/>
          </w:rPr>
          <w:fldChar w:fldCharType="end"/>
        </w:r>
        <w:r w:rsidRPr="00250F44">
          <w:rPr>
            <w:rStyle w:val="Hyperlink"/>
            <w:noProof/>
          </w:rPr>
          <w:fldChar w:fldCharType="end"/>
        </w:r>
      </w:ins>
    </w:p>
    <w:p w14:paraId="60C457DB" w14:textId="2A057940" w:rsidR="00C116C4" w:rsidRDefault="00C116C4">
      <w:pPr>
        <w:pStyle w:val="TOC2"/>
        <w:tabs>
          <w:tab w:val="left" w:pos="960"/>
          <w:tab w:val="right" w:leader="dot" w:pos="8630"/>
        </w:tabs>
        <w:rPr>
          <w:ins w:id="399" w:author="Mihai Budiu" w:date="2016-06-02T14:50:00Z"/>
          <w:rFonts w:asciiTheme="minorHAnsi" w:eastAsiaTheme="minorEastAsia" w:hAnsiTheme="minorHAnsi" w:cstheme="minorBidi"/>
          <w:noProof/>
          <w:sz w:val="22"/>
          <w:szCs w:val="22"/>
        </w:rPr>
      </w:pPr>
      <w:ins w:id="4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"_Toc452642469"</w:instrText>
        </w:r>
        <w:r w:rsidRPr="00250F44">
          <w:rPr>
            <w:rStyle w:val="Hyperlink"/>
            <w:noProof/>
          </w:rPr>
          <w:instrText xml:space="preserve"> </w:instrText>
        </w:r>
        <w:r w:rsidRPr="00250F44">
          <w:rPr>
            <w:rStyle w:val="Hyperlink"/>
            <w:noProof/>
          </w:rPr>
          <w:fldChar w:fldCharType="separate"/>
        </w:r>
        <w:r w:rsidRPr="00250F44">
          <w:rPr>
            <w:rStyle w:val="Hyperlink"/>
            <w:noProof/>
          </w:rPr>
          <w:t>12.7</w:t>
        </w:r>
        <w:r>
          <w:rPr>
            <w:rFonts w:asciiTheme="minorHAnsi" w:eastAsiaTheme="minorEastAsia" w:hAnsiTheme="minorHAnsi" w:cstheme="minorBidi"/>
            <w:noProof/>
            <w:sz w:val="22"/>
            <w:szCs w:val="22"/>
          </w:rPr>
          <w:tab/>
        </w:r>
        <w:r w:rsidRPr="00250F44">
          <w:rPr>
            <w:rStyle w:val="Hyperlink"/>
            <w:noProof/>
          </w:rPr>
          <w:t>The switch statement</w:t>
        </w:r>
        <w:r>
          <w:rPr>
            <w:noProof/>
            <w:webHidden/>
          </w:rPr>
          <w:tab/>
        </w:r>
        <w:r>
          <w:rPr>
            <w:noProof/>
            <w:webHidden/>
          </w:rPr>
          <w:fldChar w:fldCharType="begin"/>
        </w:r>
        <w:r>
          <w:rPr>
            <w:noProof/>
            <w:webHidden/>
          </w:rPr>
          <w:instrText xml:space="preserve"> PAGEREF _Toc452642469 \h </w:instrText>
        </w:r>
      </w:ins>
      <w:r>
        <w:rPr>
          <w:noProof/>
          <w:webHidden/>
        </w:rPr>
      </w:r>
      <w:r>
        <w:rPr>
          <w:noProof/>
          <w:webHidden/>
        </w:rPr>
        <w:fldChar w:fldCharType="separate"/>
      </w:r>
      <w:ins w:id="401" w:author="Mihai Budiu" w:date="2016-06-02T15:32:00Z">
        <w:r w:rsidR="00B115C1">
          <w:rPr>
            <w:noProof/>
            <w:webHidden/>
          </w:rPr>
          <w:t>65</w:t>
        </w:r>
      </w:ins>
      <w:ins w:id="402" w:author="Mihai Budiu" w:date="2016-06-02T14:50:00Z">
        <w:r>
          <w:rPr>
            <w:noProof/>
            <w:webHidden/>
          </w:rPr>
          <w:fldChar w:fldCharType="end"/>
        </w:r>
        <w:r w:rsidRPr="00250F44">
          <w:rPr>
            <w:rStyle w:val="Hyperlink"/>
            <w:noProof/>
          </w:rPr>
          <w:fldChar w:fldCharType="end"/>
        </w:r>
      </w:ins>
    </w:p>
    <w:p w14:paraId="676B63B1" w14:textId="50F5E8FA" w:rsidR="00C116C4" w:rsidRDefault="00C116C4">
      <w:pPr>
        <w:pStyle w:val="TOC1"/>
        <w:rPr>
          <w:ins w:id="403" w:author="Mihai Budiu" w:date="2016-06-02T14:50:00Z"/>
          <w:rFonts w:asciiTheme="minorHAnsi" w:eastAsiaTheme="minorEastAsia" w:hAnsiTheme="minorHAnsi" w:cstheme="minorBidi"/>
          <w:noProof/>
          <w:sz w:val="22"/>
          <w:szCs w:val="22"/>
        </w:rPr>
      </w:pPr>
      <w:ins w:id="4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"_Toc452642470"</w:instrText>
        </w:r>
        <w:r w:rsidRPr="00250F44">
          <w:rPr>
            <w:rStyle w:val="Hyperlink"/>
            <w:noProof/>
          </w:rPr>
          <w:instrText xml:space="preserve"> </w:instrText>
        </w:r>
        <w:r w:rsidRPr="00250F44">
          <w:rPr>
            <w:rStyle w:val="Hyperlink"/>
            <w:noProof/>
          </w:rPr>
          <w:fldChar w:fldCharType="separate"/>
        </w:r>
        <w:r w:rsidRPr="00250F44">
          <w:rPr>
            <w:rStyle w:val="Hyperlink"/>
            <w:noProof/>
          </w:rPr>
          <w:t>13</w:t>
        </w:r>
        <w:r>
          <w:rPr>
            <w:rFonts w:asciiTheme="minorHAnsi" w:eastAsiaTheme="minorEastAsia" w:hAnsiTheme="minorHAnsi" w:cstheme="minorBidi"/>
            <w:noProof/>
            <w:sz w:val="22"/>
            <w:szCs w:val="22"/>
          </w:rPr>
          <w:tab/>
        </w:r>
        <w:r w:rsidRPr="00250F44">
          <w:rPr>
            <w:rStyle w:val="Hyperlink"/>
            <w:noProof/>
          </w:rPr>
          <w:t>Packet parsing in P4</w:t>
        </w:r>
        <w:r>
          <w:rPr>
            <w:noProof/>
            <w:webHidden/>
          </w:rPr>
          <w:tab/>
        </w:r>
        <w:r>
          <w:rPr>
            <w:noProof/>
            <w:webHidden/>
          </w:rPr>
          <w:fldChar w:fldCharType="begin"/>
        </w:r>
        <w:r>
          <w:rPr>
            <w:noProof/>
            <w:webHidden/>
          </w:rPr>
          <w:instrText xml:space="preserve"> PAGEREF _Toc452642470 \h </w:instrText>
        </w:r>
      </w:ins>
      <w:r>
        <w:rPr>
          <w:noProof/>
          <w:webHidden/>
        </w:rPr>
      </w:r>
      <w:r>
        <w:rPr>
          <w:noProof/>
          <w:webHidden/>
        </w:rPr>
        <w:fldChar w:fldCharType="separate"/>
      </w:r>
      <w:ins w:id="405" w:author="Mihai Budiu" w:date="2016-06-02T15:32:00Z">
        <w:r w:rsidR="00B115C1">
          <w:rPr>
            <w:noProof/>
            <w:webHidden/>
          </w:rPr>
          <w:t>66</w:t>
        </w:r>
      </w:ins>
      <w:ins w:id="406" w:author="Mihai Budiu" w:date="2016-06-02T14:50:00Z">
        <w:r>
          <w:rPr>
            <w:noProof/>
            <w:webHidden/>
          </w:rPr>
          <w:fldChar w:fldCharType="end"/>
        </w:r>
        <w:r w:rsidRPr="00250F44">
          <w:rPr>
            <w:rStyle w:val="Hyperlink"/>
            <w:noProof/>
          </w:rPr>
          <w:fldChar w:fldCharType="end"/>
        </w:r>
      </w:ins>
    </w:p>
    <w:p w14:paraId="1DDC762A" w14:textId="7A51F6BE" w:rsidR="00C116C4" w:rsidRDefault="00C116C4">
      <w:pPr>
        <w:pStyle w:val="TOC2"/>
        <w:tabs>
          <w:tab w:val="left" w:pos="960"/>
          <w:tab w:val="right" w:leader="dot" w:pos="8630"/>
        </w:tabs>
        <w:rPr>
          <w:ins w:id="407" w:author="Mihai Budiu" w:date="2016-06-02T14:50:00Z"/>
          <w:rFonts w:asciiTheme="minorHAnsi" w:eastAsiaTheme="minorEastAsia" w:hAnsiTheme="minorHAnsi" w:cstheme="minorBidi"/>
          <w:noProof/>
          <w:sz w:val="22"/>
          <w:szCs w:val="22"/>
        </w:rPr>
      </w:pPr>
      <w:ins w:id="4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"_Toc452642471"</w:instrText>
        </w:r>
        <w:r w:rsidRPr="00250F44">
          <w:rPr>
            <w:rStyle w:val="Hyperlink"/>
            <w:noProof/>
          </w:rPr>
          <w:instrText xml:space="preserve"> </w:instrText>
        </w:r>
        <w:r w:rsidRPr="00250F44">
          <w:rPr>
            <w:rStyle w:val="Hyperlink"/>
            <w:noProof/>
          </w:rPr>
          <w:fldChar w:fldCharType="separate"/>
        </w:r>
        <w:r w:rsidRPr="00250F44">
          <w:rPr>
            <w:rStyle w:val="Hyperlink"/>
            <w:noProof/>
          </w:rPr>
          <w:t>13.1</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_Toc452642471 \h </w:instrText>
        </w:r>
      </w:ins>
      <w:r>
        <w:rPr>
          <w:noProof/>
          <w:webHidden/>
        </w:rPr>
      </w:r>
      <w:r>
        <w:rPr>
          <w:noProof/>
          <w:webHidden/>
        </w:rPr>
        <w:fldChar w:fldCharType="separate"/>
      </w:r>
      <w:ins w:id="409" w:author="Mihai Budiu" w:date="2016-06-02T15:32:00Z">
        <w:r w:rsidR="00B115C1">
          <w:rPr>
            <w:noProof/>
            <w:webHidden/>
          </w:rPr>
          <w:t>66</w:t>
        </w:r>
      </w:ins>
      <w:ins w:id="410" w:author="Mihai Budiu" w:date="2016-06-02T14:50:00Z">
        <w:r>
          <w:rPr>
            <w:noProof/>
            <w:webHidden/>
          </w:rPr>
          <w:fldChar w:fldCharType="end"/>
        </w:r>
        <w:r w:rsidRPr="00250F44">
          <w:rPr>
            <w:rStyle w:val="Hyperlink"/>
            <w:noProof/>
          </w:rPr>
          <w:fldChar w:fldCharType="end"/>
        </w:r>
      </w:ins>
    </w:p>
    <w:p w14:paraId="2DADDC36" w14:textId="1B6FB750" w:rsidR="00C116C4" w:rsidRDefault="00C116C4">
      <w:pPr>
        <w:pStyle w:val="TOC2"/>
        <w:tabs>
          <w:tab w:val="left" w:pos="960"/>
          <w:tab w:val="right" w:leader="dot" w:pos="8630"/>
        </w:tabs>
        <w:rPr>
          <w:ins w:id="411" w:author="Mihai Budiu" w:date="2016-06-02T14:50:00Z"/>
          <w:rFonts w:asciiTheme="minorHAnsi" w:eastAsiaTheme="minorEastAsia" w:hAnsiTheme="minorHAnsi" w:cstheme="minorBidi"/>
          <w:noProof/>
          <w:sz w:val="22"/>
          <w:szCs w:val="22"/>
        </w:rPr>
      </w:pPr>
      <w:ins w:id="4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"_Toc452642472"</w:instrText>
        </w:r>
        <w:r w:rsidRPr="00250F44">
          <w:rPr>
            <w:rStyle w:val="Hyperlink"/>
            <w:noProof/>
          </w:rPr>
          <w:instrText xml:space="preserve"> </w:instrText>
        </w:r>
        <w:r w:rsidRPr="00250F44">
          <w:rPr>
            <w:rStyle w:val="Hyperlink"/>
            <w:noProof/>
          </w:rPr>
          <w:fldChar w:fldCharType="separate"/>
        </w:r>
        <w:r w:rsidRPr="00250F44">
          <w:rPr>
            <w:rStyle w:val="Hyperlink"/>
            <w:noProof/>
          </w:rPr>
          <w:t>13.2</w:t>
        </w:r>
        <w:r>
          <w:rPr>
            <w:rFonts w:asciiTheme="minorHAnsi" w:eastAsiaTheme="minorEastAsia" w:hAnsiTheme="minorHAnsi" w:cstheme="minorBidi"/>
            <w:noProof/>
            <w:sz w:val="22"/>
            <w:szCs w:val="22"/>
          </w:rPr>
          <w:tab/>
        </w:r>
        <w:r w:rsidRPr="00250F44">
          <w:rPr>
            <w:rStyle w:val="Hyperlink"/>
            <w:noProof/>
          </w:rPr>
          <w:t>Parser declarations</w:t>
        </w:r>
        <w:r>
          <w:rPr>
            <w:noProof/>
            <w:webHidden/>
          </w:rPr>
          <w:tab/>
        </w:r>
        <w:r>
          <w:rPr>
            <w:noProof/>
            <w:webHidden/>
          </w:rPr>
          <w:fldChar w:fldCharType="begin"/>
        </w:r>
        <w:r>
          <w:rPr>
            <w:noProof/>
            <w:webHidden/>
          </w:rPr>
          <w:instrText xml:space="preserve"> PAGEREF _Toc452642472 \h </w:instrText>
        </w:r>
      </w:ins>
      <w:r>
        <w:rPr>
          <w:noProof/>
          <w:webHidden/>
        </w:rPr>
      </w:r>
      <w:r>
        <w:rPr>
          <w:noProof/>
          <w:webHidden/>
        </w:rPr>
        <w:fldChar w:fldCharType="separate"/>
      </w:r>
      <w:ins w:id="413" w:author="Mihai Budiu" w:date="2016-06-02T15:32:00Z">
        <w:r w:rsidR="00B115C1">
          <w:rPr>
            <w:noProof/>
            <w:webHidden/>
          </w:rPr>
          <w:t>66</w:t>
        </w:r>
      </w:ins>
      <w:ins w:id="414" w:author="Mihai Budiu" w:date="2016-06-02T14:50:00Z">
        <w:r>
          <w:rPr>
            <w:noProof/>
            <w:webHidden/>
          </w:rPr>
          <w:fldChar w:fldCharType="end"/>
        </w:r>
        <w:r w:rsidRPr="00250F44">
          <w:rPr>
            <w:rStyle w:val="Hyperlink"/>
            <w:noProof/>
          </w:rPr>
          <w:fldChar w:fldCharType="end"/>
        </w:r>
      </w:ins>
    </w:p>
    <w:p w14:paraId="01E5CAE1" w14:textId="6A9C84A1" w:rsidR="00C116C4" w:rsidRDefault="00C116C4">
      <w:pPr>
        <w:pStyle w:val="TOC2"/>
        <w:tabs>
          <w:tab w:val="left" w:pos="960"/>
          <w:tab w:val="right" w:leader="dot" w:pos="8630"/>
        </w:tabs>
        <w:rPr>
          <w:ins w:id="415" w:author="Mihai Budiu" w:date="2016-06-02T14:50:00Z"/>
          <w:rFonts w:asciiTheme="minorHAnsi" w:eastAsiaTheme="minorEastAsia" w:hAnsiTheme="minorHAnsi" w:cstheme="minorBidi"/>
          <w:noProof/>
          <w:sz w:val="22"/>
          <w:szCs w:val="22"/>
        </w:rPr>
      </w:pPr>
      <w:ins w:id="4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"_Toc452642473"</w:instrText>
        </w:r>
        <w:r w:rsidRPr="00250F44">
          <w:rPr>
            <w:rStyle w:val="Hyperlink"/>
            <w:noProof/>
          </w:rPr>
          <w:instrText xml:space="preserve"> </w:instrText>
        </w:r>
        <w:r w:rsidRPr="00250F44">
          <w:rPr>
            <w:rStyle w:val="Hyperlink"/>
            <w:noProof/>
          </w:rPr>
          <w:fldChar w:fldCharType="separate"/>
        </w:r>
        <w:r w:rsidRPr="00250F44">
          <w:rPr>
            <w:rStyle w:val="Hyperlink"/>
            <w:noProof/>
          </w:rPr>
          <w:t>13.3</w:t>
        </w:r>
        <w:r>
          <w:rPr>
            <w:rFonts w:asciiTheme="minorHAnsi" w:eastAsiaTheme="minorEastAsia" w:hAnsiTheme="minorHAnsi" w:cstheme="minorBidi"/>
            <w:noProof/>
            <w:sz w:val="22"/>
            <w:szCs w:val="22"/>
          </w:rPr>
          <w:tab/>
        </w:r>
        <w:r w:rsidRPr="00250F44">
          <w:rPr>
            <w:rStyle w:val="Hyperlink"/>
            <w:noProof/>
          </w:rPr>
          <w:t>The Parser abstract machine</w:t>
        </w:r>
        <w:r>
          <w:rPr>
            <w:noProof/>
            <w:webHidden/>
          </w:rPr>
          <w:tab/>
        </w:r>
        <w:r>
          <w:rPr>
            <w:noProof/>
            <w:webHidden/>
          </w:rPr>
          <w:fldChar w:fldCharType="begin"/>
        </w:r>
        <w:r>
          <w:rPr>
            <w:noProof/>
            <w:webHidden/>
          </w:rPr>
          <w:instrText xml:space="preserve"> PAGEREF _Toc452642473 \h </w:instrText>
        </w:r>
      </w:ins>
      <w:r>
        <w:rPr>
          <w:noProof/>
          <w:webHidden/>
        </w:rPr>
      </w:r>
      <w:r>
        <w:rPr>
          <w:noProof/>
          <w:webHidden/>
        </w:rPr>
        <w:fldChar w:fldCharType="separate"/>
      </w:r>
      <w:ins w:id="417" w:author="Mihai Budiu" w:date="2016-06-02T15:32:00Z">
        <w:r w:rsidR="00B115C1">
          <w:rPr>
            <w:noProof/>
            <w:webHidden/>
          </w:rPr>
          <w:t>67</w:t>
        </w:r>
      </w:ins>
      <w:ins w:id="418" w:author="Mihai Budiu" w:date="2016-06-02T14:50:00Z">
        <w:r>
          <w:rPr>
            <w:noProof/>
            <w:webHidden/>
          </w:rPr>
          <w:fldChar w:fldCharType="end"/>
        </w:r>
        <w:r w:rsidRPr="00250F44">
          <w:rPr>
            <w:rStyle w:val="Hyperlink"/>
            <w:noProof/>
          </w:rPr>
          <w:fldChar w:fldCharType="end"/>
        </w:r>
      </w:ins>
    </w:p>
    <w:p w14:paraId="67A4C33F" w14:textId="6977DBD2" w:rsidR="00C116C4" w:rsidRDefault="00C116C4">
      <w:pPr>
        <w:pStyle w:val="TOC2"/>
        <w:tabs>
          <w:tab w:val="left" w:pos="960"/>
          <w:tab w:val="right" w:leader="dot" w:pos="8630"/>
        </w:tabs>
        <w:rPr>
          <w:ins w:id="419" w:author="Mihai Budiu" w:date="2016-06-02T14:50:00Z"/>
          <w:rFonts w:asciiTheme="minorHAnsi" w:eastAsiaTheme="minorEastAsia" w:hAnsiTheme="minorHAnsi" w:cstheme="minorBidi"/>
          <w:noProof/>
          <w:sz w:val="22"/>
          <w:szCs w:val="22"/>
        </w:rPr>
      </w:pPr>
      <w:ins w:id="4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"_Toc452642474"</w:instrText>
        </w:r>
        <w:r w:rsidRPr="00250F44">
          <w:rPr>
            <w:rStyle w:val="Hyperlink"/>
            <w:noProof/>
          </w:rPr>
          <w:instrText xml:space="preserve"> </w:instrText>
        </w:r>
        <w:r w:rsidRPr="00250F44">
          <w:rPr>
            <w:rStyle w:val="Hyperlink"/>
            <w:noProof/>
          </w:rPr>
          <w:fldChar w:fldCharType="separate"/>
        </w:r>
        <w:r w:rsidRPr="00250F44">
          <w:rPr>
            <w:rStyle w:val="Hyperlink"/>
            <w:noProof/>
          </w:rPr>
          <w:t>13.4</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_Toc452642474 \h </w:instrText>
        </w:r>
      </w:ins>
      <w:r>
        <w:rPr>
          <w:noProof/>
          <w:webHidden/>
        </w:rPr>
      </w:r>
      <w:r>
        <w:rPr>
          <w:noProof/>
          <w:webHidden/>
        </w:rPr>
        <w:fldChar w:fldCharType="separate"/>
      </w:r>
      <w:ins w:id="421" w:author="Mihai Budiu" w:date="2016-06-02T15:32:00Z">
        <w:r w:rsidR="00B115C1">
          <w:rPr>
            <w:noProof/>
            <w:webHidden/>
          </w:rPr>
          <w:t>67</w:t>
        </w:r>
      </w:ins>
      <w:ins w:id="422" w:author="Mihai Budiu" w:date="2016-06-02T14:50:00Z">
        <w:r>
          <w:rPr>
            <w:noProof/>
            <w:webHidden/>
          </w:rPr>
          <w:fldChar w:fldCharType="end"/>
        </w:r>
        <w:r w:rsidRPr="00250F44">
          <w:rPr>
            <w:rStyle w:val="Hyperlink"/>
            <w:noProof/>
          </w:rPr>
          <w:fldChar w:fldCharType="end"/>
        </w:r>
      </w:ins>
    </w:p>
    <w:p w14:paraId="36E339DB" w14:textId="22B8D6AA" w:rsidR="00C116C4" w:rsidRDefault="00C116C4">
      <w:pPr>
        <w:pStyle w:val="TOC2"/>
        <w:tabs>
          <w:tab w:val="left" w:pos="960"/>
          <w:tab w:val="right" w:leader="dot" w:pos="8630"/>
        </w:tabs>
        <w:rPr>
          <w:ins w:id="423" w:author="Mihai Budiu" w:date="2016-06-02T14:50:00Z"/>
          <w:rFonts w:asciiTheme="minorHAnsi" w:eastAsiaTheme="minorEastAsia" w:hAnsiTheme="minorHAnsi" w:cstheme="minorBidi"/>
          <w:noProof/>
          <w:sz w:val="22"/>
          <w:szCs w:val="22"/>
        </w:rPr>
      </w:pPr>
      <w:ins w:id="4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"_Toc452642475"</w:instrText>
        </w:r>
        <w:r w:rsidRPr="00250F44">
          <w:rPr>
            <w:rStyle w:val="Hyperlink"/>
            <w:noProof/>
          </w:rPr>
          <w:instrText xml:space="preserve"> </w:instrText>
        </w:r>
        <w:r w:rsidRPr="00250F44">
          <w:rPr>
            <w:rStyle w:val="Hyperlink"/>
            <w:noProof/>
          </w:rPr>
          <w:fldChar w:fldCharType="separate"/>
        </w:r>
        <w:r w:rsidRPr="00250F44">
          <w:rPr>
            <w:rStyle w:val="Hyperlink"/>
            <w:noProof/>
          </w:rPr>
          <w:t>13.5</w:t>
        </w:r>
        <w:r>
          <w:rPr>
            <w:rFonts w:asciiTheme="minorHAnsi" w:eastAsiaTheme="minorEastAsia" w:hAnsiTheme="minorHAnsi" w:cstheme="minorBidi"/>
            <w:noProof/>
            <w:sz w:val="22"/>
            <w:szCs w:val="22"/>
          </w:rPr>
          <w:tab/>
        </w:r>
        <w:r w:rsidRPr="00250F44">
          <w:rPr>
            <w:rStyle w:val="Hyperlink"/>
            <w:noProof/>
          </w:rPr>
          <w:t>Transition statements</w:t>
        </w:r>
        <w:r>
          <w:rPr>
            <w:noProof/>
            <w:webHidden/>
          </w:rPr>
          <w:tab/>
        </w:r>
        <w:r>
          <w:rPr>
            <w:noProof/>
            <w:webHidden/>
          </w:rPr>
          <w:fldChar w:fldCharType="begin"/>
        </w:r>
        <w:r>
          <w:rPr>
            <w:noProof/>
            <w:webHidden/>
          </w:rPr>
          <w:instrText xml:space="preserve"> PAGEREF _Toc452642475 \h </w:instrText>
        </w:r>
      </w:ins>
      <w:r>
        <w:rPr>
          <w:noProof/>
          <w:webHidden/>
        </w:rPr>
      </w:r>
      <w:r>
        <w:rPr>
          <w:noProof/>
          <w:webHidden/>
        </w:rPr>
        <w:fldChar w:fldCharType="separate"/>
      </w:r>
      <w:ins w:id="425" w:author="Mihai Budiu" w:date="2016-06-02T15:32:00Z">
        <w:r w:rsidR="00B115C1">
          <w:rPr>
            <w:noProof/>
            <w:webHidden/>
          </w:rPr>
          <w:t>68</w:t>
        </w:r>
      </w:ins>
      <w:ins w:id="426" w:author="Mihai Budiu" w:date="2016-06-02T14:50:00Z">
        <w:r>
          <w:rPr>
            <w:noProof/>
            <w:webHidden/>
          </w:rPr>
          <w:fldChar w:fldCharType="end"/>
        </w:r>
        <w:r w:rsidRPr="00250F44">
          <w:rPr>
            <w:rStyle w:val="Hyperlink"/>
            <w:noProof/>
          </w:rPr>
          <w:fldChar w:fldCharType="end"/>
        </w:r>
      </w:ins>
    </w:p>
    <w:p w14:paraId="462F5B9A" w14:textId="11253F52" w:rsidR="00C116C4" w:rsidRDefault="00C116C4">
      <w:pPr>
        <w:pStyle w:val="TOC2"/>
        <w:tabs>
          <w:tab w:val="left" w:pos="960"/>
          <w:tab w:val="right" w:leader="dot" w:pos="8630"/>
        </w:tabs>
        <w:rPr>
          <w:ins w:id="427" w:author="Mihai Budiu" w:date="2016-06-02T14:50:00Z"/>
          <w:rFonts w:asciiTheme="minorHAnsi" w:eastAsiaTheme="minorEastAsia" w:hAnsiTheme="minorHAnsi" w:cstheme="minorBidi"/>
          <w:noProof/>
          <w:sz w:val="22"/>
          <w:szCs w:val="22"/>
        </w:rPr>
      </w:pPr>
      <w:ins w:id="4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"_Toc452642476"</w:instrText>
        </w:r>
        <w:r w:rsidRPr="00250F44">
          <w:rPr>
            <w:rStyle w:val="Hyperlink"/>
            <w:noProof/>
          </w:rPr>
          <w:instrText xml:space="preserve"> </w:instrText>
        </w:r>
        <w:r w:rsidRPr="00250F44">
          <w:rPr>
            <w:rStyle w:val="Hyperlink"/>
            <w:noProof/>
          </w:rPr>
          <w:fldChar w:fldCharType="separate"/>
        </w:r>
        <w:r w:rsidRPr="00250F44">
          <w:rPr>
            <w:rStyle w:val="Hyperlink"/>
            <w:noProof/>
          </w:rPr>
          <w:t>13.6</w:t>
        </w:r>
        <w:r>
          <w:rPr>
            <w:rFonts w:asciiTheme="minorHAnsi" w:eastAsiaTheme="minorEastAsia" w:hAnsiTheme="minorHAnsi" w:cstheme="minorBidi"/>
            <w:noProof/>
            <w:sz w:val="22"/>
            <w:szCs w:val="22"/>
          </w:rPr>
          <w:tab/>
        </w:r>
        <w:r w:rsidRPr="00250F44">
          <w:rPr>
            <w:rStyle w:val="Hyperlink"/>
            <w:noProof/>
          </w:rPr>
          <w:t>Select expressions</w:t>
        </w:r>
        <w:r>
          <w:rPr>
            <w:noProof/>
            <w:webHidden/>
          </w:rPr>
          <w:tab/>
        </w:r>
        <w:r>
          <w:rPr>
            <w:noProof/>
            <w:webHidden/>
          </w:rPr>
          <w:fldChar w:fldCharType="begin"/>
        </w:r>
        <w:r>
          <w:rPr>
            <w:noProof/>
            <w:webHidden/>
          </w:rPr>
          <w:instrText xml:space="preserve"> PAGEREF _Toc452642476 \h </w:instrText>
        </w:r>
      </w:ins>
      <w:r>
        <w:rPr>
          <w:noProof/>
          <w:webHidden/>
        </w:rPr>
      </w:r>
      <w:r>
        <w:rPr>
          <w:noProof/>
          <w:webHidden/>
        </w:rPr>
        <w:fldChar w:fldCharType="separate"/>
      </w:r>
      <w:ins w:id="429" w:author="Mihai Budiu" w:date="2016-06-02T15:32:00Z">
        <w:r w:rsidR="00B115C1">
          <w:rPr>
            <w:noProof/>
            <w:webHidden/>
          </w:rPr>
          <w:t>69</w:t>
        </w:r>
      </w:ins>
      <w:ins w:id="430" w:author="Mihai Budiu" w:date="2016-06-02T14:50:00Z">
        <w:r>
          <w:rPr>
            <w:noProof/>
            <w:webHidden/>
          </w:rPr>
          <w:fldChar w:fldCharType="end"/>
        </w:r>
        <w:r w:rsidRPr="00250F44">
          <w:rPr>
            <w:rStyle w:val="Hyperlink"/>
            <w:noProof/>
          </w:rPr>
          <w:fldChar w:fldCharType="end"/>
        </w:r>
      </w:ins>
    </w:p>
    <w:p w14:paraId="21DA0301" w14:textId="1D8F76DC" w:rsidR="00C116C4" w:rsidRDefault="00C116C4">
      <w:pPr>
        <w:pStyle w:val="TOC2"/>
        <w:tabs>
          <w:tab w:val="left" w:pos="960"/>
          <w:tab w:val="right" w:leader="dot" w:pos="8630"/>
        </w:tabs>
        <w:rPr>
          <w:ins w:id="431" w:author="Mihai Budiu" w:date="2016-06-02T14:50:00Z"/>
          <w:rFonts w:asciiTheme="minorHAnsi" w:eastAsiaTheme="minorEastAsia" w:hAnsiTheme="minorHAnsi" w:cstheme="minorBidi"/>
          <w:noProof/>
          <w:sz w:val="22"/>
          <w:szCs w:val="22"/>
        </w:rPr>
      </w:pPr>
      <w:ins w:id="4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"_Toc452642477"</w:instrText>
        </w:r>
        <w:r w:rsidRPr="00250F44">
          <w:rPr>
            <w:rStyle w:val="Hyperlink"/>
            <w:noProof/>
          </w:rPr>
          <w:instrText xml:space="preserve"> </w:instrText>
        </w:r>
        <w:r w:rsidRPr="00250F44">
          <w:rPr>
            <w:rStyle w:val="Hyperlink"/>
            <w:noProof/>
          </w:rPr>
          <w:fldChar w:fldCharType="separate"/>
        </w:r>
        <w:r w:rsidRPr="00250F44">
          <w:rPr>
            <w:rStyle w:val="Hyperlink"/>
            <w:noProof/>
          </w:rPr>
          <w:t>13.7</w:t>
        </w:r>
        <w:r>
          <w:rPr>
            <w:rFonts w:asciiTheme="minorHAnsi" w:eastAsiaTheme="minorEastAsia" w:hAnsiTheme="minorHAnsi" w:cstheme="minorBidi"/>
            <w:noProof/>
            <w:sz w:val="22"/>
            <w:szCs w:val="22"/>
          </w:rPr>
          <w:tab/>
        </w:r>
        <w:r w:rsidRPr="00250F44">
          <w:rPr>
            <w:rStyle w:val="Hyperlink"/>
            <w:rFonts w:ascii="Consolas" w:hAnsi="Consolas"/>
            <w:noProof/>
          </w:rPr>
          <w:t>verify</w:t>
        </w:r>
        <w:r>
          <w:rPr>
            <w:noProof/>
            <w:webHidden/>
          </w:rPr>
          <w:tab/>
        </w:r>
        <w:r>
          <w:rPr>
            <w:noProof/>
            <w:webHidden/>
          </w:rPr>
          <w:fldChar w:fldCharType="begin"/>
        </w:r>
        <w:r>
          <w:rPr>
            <w:noProof/>
            <w:webHidden/>
          </w:rPr>
          <w:instrText xml:space="preserve"> PAGEREF _Toc452642477 \h </w:instrText>
        </w:r>
      </w:ins>
      <w:r>
        <w:rPr>
          <w:noProof/>
          <w:webHidden/>
        </w:rPr>
      </w:r>
      <w:r>
        <w:rPr>
          <w:noProof/>
          <w:webHidden/>
        </w:rPr>
        <w:fldChar w:fldCharType="separate"/>
      </w:r>
      <w:ins w:id="433" w:author="Mihai Budiu" w:date="2016-06-02T15:32:00Z">
        <w:r w:rsidR="00B115C1">
          <w:rPr>
            <w:noProof/>
            <w:webHidden/>
          </w:rPr>
          <w:t>70</w:t>
        </w:r>
      </w:ins>
      <w:ins w:id="434" w:author="Mihai Budiu" w:date="2016-06-02T14:50:00Z">
        <w:r>
          <w:rPr>
            <w:noProof/>
            <w:webHidden/>
          </w:rPr>
          <w:fldChar w:fldCharType="end"/>
        </w:r>
        <w:r w:rsidRPr="00250F44">
          <w:rPr>
            <w:rStyle w:val="Hyperlink"/>
            <w:noProof/>
          </w:rPr>
          <w:fldChar w:fldCharType="end"/>
        </w:r>
      </w:ins>
    </w:p>
    <w:p w14:paraId="43B211F5" w14:textId="7FC089E2" w:rsidR="00C116C4" w:rsidRDefault="00C116C4">
      <w:pPr>
        <w:pStyle w:val="TOC2"/>
        <w:tabs>
          <w:tab w:val="left" w:pos="960"/>
          <w:tab w:val="right" w:leader="dot" w:pos="8630"/>
        </w:tabs>
        <w:rPr>
          <w:ins w:id="435" w:author="Mihai Budiu" w:date="2016-06-02T14:50:00Z"/>
          <w:rFonts w:asciiTheme="minorHAnsi" w:eastAsiaTheme="minorEastAsia" w:hAnsiTheme="minorHAnsi" w:cstheme="minorBidi"/>
          <w:noProof/>
          <w:sz w:val="22"/>
          <w:szCs w:val="22"/>
        </w:rPr>
      </w:pPr>
      <w:ins w:id="4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"_Toc452642478"</w:instrText>
        </w:r>
        <w:r w:rsidRPr="00250F44">
          <w:rPr>
            <w:rStyle w:val="Hyperlink"/>
            <w:noProof/>
          </w:rPr>
          <w:instrText xml:space="preserve"> </w:instrText>
        </w:r>
        <w:r w:rsidRPr="00250F44">
          <w:rPr>
            <w:rStyle w:val="Hyperlink"/>
            <w:noProof/>
          </w:rPr>
          <w:fldChar w:fldCharType="separate"/>
        </w:r>
        <w:r w:rsidRPr="00250F44">
          <w:rPr>
            <w:rStyle w:val="Hyperlink"/>
            <w:noProof/>
          </w:rPr>
          <w:t>13.8</w:t>
        </w:r>
        <w:r>
          <w:rPr>
            <w:rFonts w:asciiTheme="minorHAnsi" w:eastAsiaTheme="minorEastAsia" w:hAnsiTheme="minorHAnsi" w:cstheme="minorBidi"/>
            <w:noProof/>
            <w:sz w:val="22"/>
            <w:szCs w:val="22"/>
          </w:rPr>
          <w:tab/>
        </w:r>
        <w:r w:rsidRPr="00250F44">
          <w:rPr>
            <w:rStyle w:val="Hyperlink"/>
            <w:noProof/>
          </w:rPr>
          <w:t>Data extraction from packets</w:t>
        </w:r>
        <w:r>
          <w:rPr>
            <w:noProof/>
            <w:webHidden/>
          </w:rPr>
          <w:tab/>
        </w:r>
        <w:r>
          <w:rPr>
            <w:noProof/>
            <w:webHidden/>
          </w:rPr>
          <w:fldChar w:fldCharType="begin"/>
        </w:r>
        <w:r>
          <w:rPr>
            <w:noProof/>
            <w:webHidden/>
          </w:rPr>
          <w:instrText xml:space="preserve"> PAGEREF _Toc452642478 \h </w:instrText>
        </w:r>
      </w:ins>
      <w:r>
        <w:rPr>
          <w:noProof/>
          <w:webHidden/>
        </w:rPr>
      </w:r>
      <w:r>
        <w:rPr>
          <w:noProof/>
          <w:webHidden/>
        </w:rPr>
        <w:fldChar w:fldCharType="separate"/>
      </w:r>
      <w:ins w:id="437" w:author="Mihai Budiu" w:date="2016-06-02T15:32:00Z">
        <w:r w:rsidR="00B115C1">
          <w:rPr>
            <w:noProof/>
            <w:webHidden/>
          </w:rPr>
          <w:t>71</w:t>
        </w:r>
      </w:ins>
      <w:ins w:id="438" w:author="Mihai Budiu" w:date="2016-06-02T14:50:00Z">
        <w:r>
          <w:rPr>
            <w:noProof/>
            <w:webHidden/>
          </w:rPr>
          <w:fldChar w:fldCharType="end"/>
        </w:r>
        <w:r w:rsidRPr="00250F44">
          <w:rPr>
            <w:rStyle w:val="Hyperlink"/>
            <w:noProof/>
          </w:rPr>
          <w:fldChar w:fldCharType="end"/>
        </w:r>
      </w:ins>
    </w:p>
    <w:p w14:paraId="2167C09E" w14:textId="49745B8D" w:rsidR="00C116C4" w:rsidRDefault="00C116C4">
      <w:pPr>
        <w:pStyle w:val="TOC3"/>
        <w:tabs>
          <w:tab w:val="left" w:pos="1440"/>
          <w:tab w:val="right" w:leader="dot" w:pos="8630"/>
        </w:tabs>
        <w:rPr>
          <w:ins w:id="439" w:author="Mihai Budiu" w:date="2016-06-02T14:50:00Z"/>
          <w:rFonts w:asciiTheme="minorHAnsi" w:eastAsiaTheme="minorEastAsia" w:hAnsiTheme="minorHAnsi" w:cstheme="minorBidi"/>
          <w:noProof/>
          <w:sz w:val="22"/>
          <w:szCs w:val="22"/>
        </w:rPr>
      </w:pPr>
      <w:ins w:id="4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"_Toc452642479"</w:instrText>
        </w:r>
        <w:r w:rsidRPr="00250F44">
          <w:rPr>
            <w:rStyle w:val="Hyperlink"/>
            <w:noProof/>
          </w:rPr>
          <w:instrText xml:space="preserve"> </w:instrText>
        </w:r>
        <w:r w:rsidRPr="00250F44">
          <w:rPr>
            <w:rStyle w:val="Hyperlink"/>
            <w:noProof/>
          </w:rPr>
          <w:fldChar w:fldCharType="separate"/>
        </w:r>
        <w:r w:rsidRPr="00250F44">
          <w:rPr>
            <w:rStyle w:val="Hyperlink"/>
            <w:noProof/>
          </w:rPr>
          <w:t>13.8.1</w:t>
        </w:r>
        <w:r>
          <w:rPr>
            <w:rFonts w:asciiTheme="minorHAnsi" w:eastAsiaTheme="minorEastAsia" w:hAnsiTheme="minorHAnsi" w:cstheme="minorBidi"/>
            <w:noProof/>
            <w:sz w:val="22"/>
            <w:szCs w:val="22"/>
          </w:rPr>
          <w:tab/>
        </w:r>
        <w:r w:rsidRPr="00250F44">
          <w:rPr>
            <w:rStyle w:val="Hyperlink"/>
            <w:noProof/>
          </w:rPr>
          <w:t>packet_in.extract – single argument</w:t>
        </w:r>
        <w:r>
          <w:rPr>
            <w:noProof/>
            <w:webHidden/>
          </w:rPr>
          <w:tab/>
        </w:r>
        <w:r>
          <w:rPr>
            <w:noProof/>
            <w:webHidden/>
          </w:rPr>
          <w:fldChar w:fldCharType="begin"/>
        </w:r>
        <w:r>
          <w:rPr>
            <w:noProof/>
            <w:webHidden/>
          </w:rPr>
          <w:instrText xml:space="preserve"> PAGEREF _Toc452642479 \h </w:instrText>
        </w:r>
      </w:ins>
      <w:r>
        <w:rPr>
          <w:noProof/>
          <w:webHidden/>
        </w:rPr>
      </w:r>
      <w:r>
        <w:rPr>
          <w:noProof/>
          <w:webHidden/>
        </w:rPr>
        <w:fldChar w:fldCharType="separate"/>
      </w:r>
      <w:ins w:id="441" w:author="Mihai Budiu" w:date="2016-06-02T15:32:00Z">
        <w:r w:rsidR="00B115C1">
          <w:rPr>
            <w:noProof/>
            <w:webHidden/>
          </w:rPr>
          <w:t>71</w:t>
        </w:r>
      </w:ins>
      <w:ins w:id="442" w:author="Mihai Budiu" w:date="2016-06-02T14:50:00Z">
        <w:r>
          <w:rPr>
            <w:noProof/>
            <w:webHidden/>
          </w:rPr>
          <w:fldChar w:fldCharType="end"/>
        </w:r>
        <w:r w:rsidRPr="00250F44">
          <w:rPr>
            <w:rStyle w:val="Hyperlink"/>
            <w:noProof/>
          </w:rPr>
          <w:fldChar w:fldCharType="end"/>
        </w:r>
      </w:ins>
    </w:p>
    <w:p w14:paraId="2455345C" w14:textId="31ED0939" w:rsidR="00C116C4" w:rsidRDefault="00C116C4">
      <w:pPr>
        <w:pStyle w:val="TOC3"/>
        <w:tabs>
          <w:tab w:val="left" w:pos="1440"/>
          <w:tab w:val="right" w:leader="dot" w:pos="8630"/>
        </w:tabs>
        <w:rPr>
          <w:ins w:id="443" w:author="Mihai Budiu" w:date="2016-06-02T14:50:00Z"/>
          <w:rFonts w:asciiTheme="minorHAnsi" w:eastAsiaTheme="minorEastAsia" w:hAnsiTheme="minorHAnsi" w:cstheme="minorBidi"/>
          <w:noProof/>
          <w:sz w:val="22"/>
          <w:szCs w:val="22"/>
        </w:rPr>
      </w:pPr>
      <w:ins w:id="4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"_Toc452642480"</w:instrText>
        </w:r>
        <w:r w:rsidRPr="00250F44">
          <w:rPr>
            <w:rStyle w:val="Hyperlink"/>
            <w:noProof/>
          </w:rPr>
          <w:instrText xml:space="preserve"> </w:instrText>
        </w:r>
        <w:r w:rsidRPr="00250F44">
          <w:rPr>
            <w:rStyle w:val="Hyperlink"/>
            <w:noProof/>
          </w:rPr>
          <w:fldChar w:fldCharType="separate"/>
        </w:r>
        <w:r w:rsidRPr="00250F44">
          <w:rPr>
            <w:rStyle w:val="Hyperlink"/>
            <w:noProof/>
          </w:rPr>
          <w:t>13.8.2</w:t>
        </w:r>
        <w:r>
          <w:rPr>
            <w:rFonts w:asciiTheme="minorHAnsi" w:eastAsiaTheme="minorEastAsia" w:hAnsiTheme="minorHAnsi" w:cstheme="minorBidi"/>
            <w:noProof/>
            <w:sz w:val="22"/>
            <w:szCs w:val="22"/>
          </w:rPr>
          <w:tab/>
        </w:r>
        <w:r w:rsidRPr="00250F44">
          <w:rPr>
            <w:rStyle w:val="Hyperlink"/>
            <w:noProof/>
          </w:rPr>
          <w:t>Packet.extract – two arguments</w:t>
        </w:r>
        <w:r>
          <w:rPr>
            <w:noProof/>
            <w:webHidden/>
          </w:rPr>
          <w:tab/>
        </w:r>
        <w:r>
          <w:rPr>
            <w:noProof/>
            <w:webHidden/>
          </w:rPr>
          <w:fldChar w:fldCharType="begin"/>
        </w:r>
        <w:r>
          <w:rPr>
            <w:noProof/>
            <w:webHidden/>
          </w:rPr>
          <w:instrText xml:space="preserve"> PAGEREF _Toc452642480 \h </w:instrText>
        </w:r>
      </w:ins>
      <w:r>
        <w:rPr>
          <w:noProof/>
          <w:webHidden/>
        </w:rPr>
      </w:r>
      <w:r>
        <w:rPr>
          <w:noProof/>
          <w:webHidden/>
        </w:rPr>
        <w:fldChar w:fldCharType="separate"/>
      </w:r>
      <w:ins w:id="445" w:author="Mihai Budiu" w:date="2016-06-02T15:32:00Z">
        <w:r w:rsidR="00B115C1">
          <w:rPr>
            <w:noProof/>
            <w:webHidden/>
          </w:rPr>
          <w:t>72</w:t>
        </w:r>
      </w:ins>
      <w:ins w:id="446" w:author="Mihai Budiu" w:date="2016-06-02T14:50:00Z">
        <w:r>
          <w:rPr>
            <w:noProof/>
            <w:webHidden/>
          </w:rPr>
          <w:fldChar w:fldCharType="end"/>
        </w:r>
        <w:r w:rsidRPr="00250F44">
          <w:rPr>
            <w:rStyle w:val="Hyperlink"/>
            <w:noProof/>
          </w:rPr>
          <w:fldChar w:fldCharType="end"/>
        </w:r>
      </w:ins>
    </w:p>
    <w:p w14:paraId="73C6616B" w14:textId="549269B2" w:rsidR="00C116C4" w:rsidRDefault="00C116C4">
      <w:pPr>
        <w:pStyle w:val="TOC3"/>
        <w:tabs>
          <w:tab w:val="left" w:pos="1440"/>
          <w:tab w:val="right" w:leader="dot" w:pos="8630"/>
        </w:tabs>
        <w:rPr>
          <w:ins w:id="447" w:author="Mihai Budiu" w:date="2016-06-02T14:50:00Z"/>
          <w:rFonts w:asciiTheme="minorHAnsi" w:eastAsiaTheme="minorEastAsia" w:hAnsiTheme="minorHAnsi" w:cstheme="minorBidi"/>
          <w:noProof/>
          <w:sz w:val="22"/>
          <w:szCs w:val="22"/>
        </w:rPr>
      </w:pPr>
      <w:ins w:id="4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"_Toc452642481"</w:instrText>
        </w:r>
        <w:r w:rsidRPr="00250F44">
          <w:rPr>
            <w:rStyle w:val="Hyperlink"/>
            <w:noProof/>
          </w:rPr>
          <w:instrText xml:space="preserve"> </w:instrText>
        </w:r>
        <w:r w:rsidRPr="00250F44">
          <w:rPr>
            <w:rStyle w:val="Hyperlink"/>
            <w:noProof/>
          </w:rPr>
          <w:fldChar w:fldCharType="separate"/>
        </w:r>
        <w:r w:rsidRPr="00250F44">
          <w:rPr>
            <w:rStyle w:val="Hyperlink"/>
            <w:noProof/>
          </w:rPr>
          <w:t>13.8.3</w:t>
        </w:r>
        <w:r>
          <w:rPr>
            <w:rFonts w:asciiTheme="minorHAnsi" w:eastAsiaTheme="minorEastAsia" w:hAnsiTheme="minorHAnsi" w:cstheme="minorBidi"/>
            <w:noProof/>
            <w:sz w:val="22"/>
            <w:szCs w:val="22"/>
          </w:rPr>
          <w:tab/>
        </w:r>
        <w:r w:rsidRPr="00250F44">
          <w:rPr>
            <w:rStyle w:val="Hyperlink"/>
            <w:noProof/>
          </w:rPr>
          <w:t>packet_in.lookahead</w:t>
        </w:r>
        <w:r>
          <w:rPr>
            <w:noProof/>
            <w:webHidden/>
          </w:rPr>
          <w:tab/>
        </w:r>
        <w:r>
          <w:rPr>
            <w:noProof/>
            <w:webHidden/>
          </w:rPr>
          <w:fldChar w:fldCharType="begin"/>
        </w:r>
        <w:r>
          <w:rPr>
            <w:noProof/>
            <w:webHidden/>
          </w:rPr>
          <w:instrText xml:space="preserve"> PAGEREF _Toc452642481 \h </w:instrText>
        </w:r>
      </w:ins>
      <w:r>
        <w:rPr>
          <w:noProof/>
          <w:webHidden/>
        </w:rPr>
      </w:r>
      <w:r>
        <w:rPr>
          <w:noProof/>
          <w:webHidden/>
        </w:rPr>
        <w:fldChar w:fldCharType="separate"/>
      </w:r>
      <w:ins w:id="449" w:author="Mihai Budiu" w:date="2016-06-02T15:32:00Z">
        <w:r w:rsidR="00B115C1">
          <w:rPr>
            <w:noProof/>
            <w:webHidden/>
          </w:rPr>
          <w:t>73</w:t>
        </w:r>
      </w:ins>
      <w:ins w:id="450" w:author="Mihai Budiu" w:date="2016-06-02T14:50:00Z">
        <w:r>
          <w:rPr>
            <w:noProof/>
            <w:webHidden/>
          </w:rPr>
          <w:fldChar w:fldCharType="end"/>
        </w:r>
        <w:r w:rsidRPr="00250F44">
          <w:rPr>
            <w:rStyle w:val="Hyperlink"/>
            <w:noProof/>
          </w:rPr>
          <w:fldChar w:fldCharType="end"/>
        </w:r>
      </w:ins>
    </w:p>
    <w:p w14:paraId="1C944853" w14:textId="2DD32D85" w:rsidR="00C116C4" w:rsidRDefault="00C116C4">
      <w:pPr>
        <w:pStyle w:val="TOC3"/>
        <w:tabs>
          <w:tab w:val="left" w:pos="1440"/>
          <w:tab w:val="right" w:leader="dot" w:pos="8630"/>
        </w:tabs>
        <w:rPr>
          <w:ins w:id="451" w:author="Mihai Budiu" w:date="2016-06-02T14:50:00Z"/>
          <w:rFonts w:asciiTheme="minorHAnsi" w:eastAsiaTheme="minorEastAsia" w:hAnsiTheme="minorHAnsi" w:cstheme="minorBidi"/>
          <w:noProof/>
          <w:sz w:val="22"/>
          <w:szCs w:val="22"/>
        </w:rPr>
      </w:pPr>
      <w:ins w:id="4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"_Toc452642482"</w:instrText>
        </w:r>
        <w:r w:rsidRPr="00250F44">
          <w:rPr>
            <w:rStyle w:val="Hyperlink"/>
            <w:noProof/>
          </w:rPr>
          <w:instrText xml:space="preserve"> </w:instrText>
        </w:r>
        <w:r w:rsidRPr="00250F44">
          <w:rPr>
            <w:rStyle w:val="Hyperlink"/>
            <w:noProof/>
          </w:rPr>
          <w:fldChar w:fldCharType="separate"/>
        </w:r>
        <w:r w:rsidRPr="00250F44">
          <w:rPr>
            <w:rStyle w:val="Hyperlink"/>
            <w:noProof/>
          </w:rPr>
          <w:t>13.8.4</w:t>
        </w:r>
        <w:r>
          <w:rPr>
            <w:rFonts w:asciiTheme="minorHAnsi" w:eastAsiaTheme="minorEastAsia" w:hAnsiTheme="minorHAnsi" w:cstheme="minorBidi"/>
            <w:noProof/>
            <w:sz w:val="22"/>
            <w:szCs w:val="22"/>
          </w:rPr>
          <w:tab/>
        </w:r>
        <w:r w:rsidRPr="00250F44">
          <w:rPr>
            <w:rStyle w:val="Hyperlink"/>
            <w:noProof/>
          </w:rPr>
          <w:t>Skipping bits</w:t>
        </w:r>
        <w:r>
          <w:rPr>
            <w:noProof/>
            <w:webHidden/>
          </w:rPr>
          <w:tab/>
        </w:r>
        <w:r>
          <w:rPr>
            <w:noProof/>
            <w:webHidden/>
          </w:rPr>
          <w:fldChar w:fldCharType="begin"/>
        </w:r>
        <w:r>
          <w:rPr>
            <w:noProof/>
            <w:webHidden/>
          </w:rPr>
          <w:instrText xml:space="preserve"> PAGEREF _Toc452642482 \h </w:instrText>
        </w:r>
      </w:ins>
      <w:r>
        <w:rPr>
          <w:noProof/>
          <w:webHidden/>
        </w:rPr>
      </w:r>
      <w:r>
        <w:rPr>
          <w:noProof/>
          <w:webHidden/>
        </w:rPr>
        <w:fldChar w:fldCharType="separate"/>
      </w:r>
      <w:ins w:id="453" w:author="Mihai Budiu" w:date="2016-06-02T15:32:00Z">
        <w:r w:rsidR="00B115C1">
          <w:rPr>
            <w:noProof/>
            <w:webHidden/>
          </w:rPr>
          <w:t>74</w:t>
        </w:r>
      </w:ins>
      <w:ins w:id="454" w:author="Mihai Budiu" w:date="2016-06-02T14:50:00Z">
        <w:r>
          <w:rPr>
            <w:noProof/>
            <w:webHidden/>
          </w:rPr>
          <w:fldChar w:fldCharType="end"/>
        </w:r>
        <w:r w:rsidRPr="00250F44">
          <w:rPr>
            <w:rStyle w:val="Hyperlink"/>
            <w:noProof/>
          </w:rPr>
          <w:fldChar w:fldCharType="end"/>
        </w:r>
      </w:ins>
    </w:p>
    <w:p w14:paraId="7FA754C4" w14:textId="1D71A904" w:rsidR="00C116C4" w:rsidRDefault="00C116C4">
      <w:pPr>
        <w:pStyle w:val="TOC2"/>
        <w:tabs>
          <w:tab w:val="left" w:pos="960"/>
          <w:tab w:val="right" w:leader="dot" w:pos="8630"/>
        </w:tabs>
        <w:rPr>
          <w:ins w:id="455" w:author="Mihai Budiu" w:date="2016-06-02T14:50:00Z"/>
          <w:rFonts w:asciiTheme="minorHAnsi" w:eastAsiaTheme="minorEastAsia" w:hAnsiTheme="minorHAnsi" w:cstheme="minorBidi"/>
          <w:noProof/>
          <w:sz w:val="22"/>
          <w:szCs w:val="22"/>
        </w:rPr>
      </w:pPr>
      <w:ins w:id="4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"_Toc452642483"</w:instrText>
        </w:r>
        <w:r w:rsidRPr="00250F44">
          <w:rPr>
            <w:rStyle w:val="Hyperlink"/>
            <w:noProof/>
          </w:rPr>
          <w:instrText xml:space="preserve"> </w:instrText>
        </w:r>
        <w:r w:rsidRPr="00250F44">
          <w:rPr>
            <w:rStyle w:val="Hyperlink"/>
            <w:noProof/>
          </w:rPr>
          <w:fldChar w:fldCharType="separate"/>
        </w:r>
        <w:r w:rsidRPr="00250F44">
          <w:rPr>
            <w:rStyle w:val="Hyperlink"/>
            <w:noProof/>
          </w:rPr>
          <w:t>13.9</w:t>
        </w:r>
        <w:r>
          <w:rPr>
            <w:rFonts w:asciiTheme="minorHAnsi" w:eastAsiaTheme="minorEastAsia" w:hAnsiTheme="minorHAnsi" w:cstheme="minorBidi"/>
            <w:noProof/>
            <w:sz w:val="22"/>
            <w:szCs w:val="22"/>
          </w:rPr>
          <w:tab/>
        </w:r>
        <w:r w:rsidRPr="00250F44">
          <w:rPr>
            <w:rStyle w:val="Hyperlink"/>
            <w:noProof/>
          </w:rPr>
          <w:t>Parsing header stacks</w:t>
        </w:r>
        <w:r>
          <w:rPr>
            <w:noProof/>
            <w:webHidden/>
          </w:rPr>
          <w:tab/>
        </w:r>
        <w:r>
          <w:rPr>
            <w:noProof/>
            <w:webHidden/>
          </w:rPr>
          <w:fldChar w:fldCharType="begin"/>
        </w:r>
        <w:r>
          <w:rPr>
            <w:noProof/>
            <w:webHidden/>
          </w:rPr>
          <w:instrText xml:space="preserve"> PAGEREF _Toc452642483 \h </w:instrText>
        </w:r>
      </w:ins>
      <w:r>
        <w:rPr>
          <w:noProof/>
          <w:webHidden/>
        </w:rPr>
      </w:r>
      <w:r>
        <w:rPr>
          <w:noProof/>
          <w:webHidden/>
        </w:rPr>
        <w:fldChar w:fldCharType="separate"/>
      </w:r>
      <w:ins w:id="457" w:author="Mihai Budiu" w:date="2016-06-02T15:32:00Z">
        <w:r w:rsidR="00B115C1">
          <w:rPr>
            <w:noProof/>
            <w:webHidden/>
          </w:rPr>
          <w:t>74</w:t>
        </w:r>
      </w:ins>
      <w:ins w:id="458" w:author="Mihai Budiu" w:date="2016-06-02T14:50:00Z">
        <w:r>
          <w:rPr>
            <w:noProof/>
            <w:webHidden/>
          </w:rPr>
          <w:fldChar w:fldCharType="end"/>
        </w:r>
        <w:r w:rsidRPr="00250F44">
          <w:rPr>
            <w:rStyle w:val="Hyperlink"/>
            <w:noProof/>
          </w:rPr>
          <w:fldChar w:fldCharType="end"/>
        </w:r>
      </w:ins>
    </w:p>
    <w:p w14:paraId="516BE162" w14:textId="10497C76" w:rsidR="00C116C4" w:rsidRDefault="00C116C4">
      <w:pPr>
        <w:pStyle w:val="TOC2"/>
        <w:tabs>
          <w:tab w:val="left" w:pos="960"/>
          <w:tab w:val="right" w:leader="dot" w:pos="8630"/>
        </w:tabs>
        <w:rPr>
          <w:ins w:id="459" w:author="Mihai Budiu" w:date="2016-06-02T14:50:00Z"/>
          <w:rFonts w:asciiTheme="minorHAnsi" w:eastAsiaTheme="minorEastAsia" w:hAnsiTheme="minorHAnsi" w:cstheme="minorBidi"/>
          <w:noProof/>
          <w:sz w:val="22"/>
          <w:szCs w:val="22"/>
        </w:rPr>
      </w:pPr>
      <w:ins w:id="4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"_Toc452642484"</w:instrText>
        </w:r>
        <w:r w:rsidRPr="00250F44">
          <w:rPr>
            <w:rStyle w:val="Hyperlink"/>
            <w:noProof/>
          </w:rPr>
          <w:instrText xml:space="preserve"> </w:instrText>
        </w:r>
        <w:r w:rsidRPr="00250F44">
          <w:rPr>
            <w:rStyle w:val="Hyperlink"/>
            <w:noProof/>
          </w:rPr>
          <w:fldChar w:fldCharType="separate"/>
        </w:r>
        <w:r w:rsidRPr="00250F44">
          <w:rPr>
            <w:rStyle w:val="Hyperlink"/>
            <w:noProof/>
          </w:rPr>
          <w:t>13.10</w:t>
        </w:r>
        <w:r>
          <w:rPr>
            <w:rFonts w:asciiTheme="minorHAnsi" w:eastAsiaTheme="minorEastAsia" w:hAnsiTheme="minorHAnsi" w:cstheme="minorBidi"/>
            <w:noProof/>
            <w:sz w:val="22"/>
            <w:szCs w:val="22"/>
          </w:rPr>
          <w:tab/>
        </w:r>
        <w:r w:rsidRPr="00250F44">
          <w:rPr>
            <w:rStyle w:val="Hyperlink"/>
            <w:noProof/>
          </w:rPr>
          <w:t>Invoking sub-parsers</w:t>
        </w:r>
        <w:r>
          <w:rPr>
            <w:noProof/>
            <w:webHidden/>
          </w:rPr>
          <w:tab/>
        </w:r>
        <w:r>
          <w:rPr>
            <w:noProof/>
            <w:webHidden/>
          </w:rPr>
          <w:fldChar w:fldCharType="begin"/>
        </w:r>
        <w:r>
          <w:rPr>
            <w:noProof/>
            <w:webHidden/>
          </w:rPr>
          <w:instrText xml:space="preserve"> PAGEREF _Toc452642484 \h </w:instrText>
        </w:r>
      </w:ins>
      <w:r>
        <w:rPr>
          <w:noProof/>
          <w:webHidden/>
        </w:rPr>
      </w:r>
      <w:r>
        <w:rPr>
          <w:noProof/>
          <w:webHidden/>
        </w:rPr>
        <w:fldChar w:fldCharType="separate"/>
      </w:r>
      <w:ins w:id="461" w:author="Mihai Budiu" w:date="2016-06-02T15:32:00Z">
        <w:r w:rsidR="00B115C1">
          <w:rPr>
            <w:noProof/>
            <w:webHidden/>
          </w:rPr>
          <w:t>75</w:t>
        </w:r>
      </w:ins>
      <w:ins w:id="462" w:author="Mihai Budiu" w:date="2016-06-02T14:50:00Z">
        <w:r>
          <w:rPr>
            <w:noProof/>
            <w:webHidden/>
          </w:rPr>
          <w:fldChar w:fldCharType="end"/>
        </w:r>
        <w:r w:rsidRPr="00250F44">
          <w:rPr>
            <w:rStyle w:val="Hyperlink"/>
            <w:noProof/>
          </w:rPr>
          <w:fldChar w:fldCharType="end"/>
        </w:r>
      </w:ins>
    </w:p>
    <w:p w14:paraId="32B241F2" w14:textId="75204F72" w:rsidR="00C116C4" w:rsidRDefault="00C116C4">
      <w:pPr>
        <w:pStyle w:val="TOC2"/>
        <w:tabs>
          <w:tab w:val="left" w:pos="960"/>
          <w:tab w:val="right" w:leader="dot" w:pos="8630"/>
        </w:tabs>
        <w:rPr>
          <w:ins w:id="463" w:author="Mihai Budiu" w:date="2016-06-02T14:50:00Z"/>
          <w:rFonts w:asciiTheme="minorHAnsi" w:eastAsiaTheme="minorEastAsia" w:hAnsiTheme="minorHAnsi" w:cstheme="minorBidi"/>
          <w:noProof/>
          <w:sz w:val="22"/>
          <w:szCs w:val="22"/>
        </w:rPr>
      </w:pPr>
      <w:ins w:id="4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"_Toc452642485"</w:instrText>
        </w:r>
        <w:r w:rsidRPr="00250F44">
          <w:rPr>
            <w:rStyle w:val="Hyperlink"/>
            <w:noProof/>
          </w:rPr>
          <w:instrText xml:space="preserve"> </w:instrText>
        </w:r>
        <w:r w:rsidRPr="00250F44">
          <w:rPr>
            <w:rStyle w:val="Hyperlink"/>
            <w:noProof/>
          </w:rPr>
          <w:fldChar w:fldCharType="separate"/>
        </w:r>
        <w:r w:rsidRPr="00250F44">
          <w:rPr>
            <w:rStyle w:val="Hyperlink"/>
            <w:noProof/>
          </w:rPr>
          <w:t>13.11</w:t>
        </w:r>
        <w:r>
          <w:rPr>
            <w:rFonts w:asciiTheme="minorHAnsi" w:eastAsiaTheme="minorEastAsia" w:hAnsiTheme="minorHAnsi" w:cstheme="minorBidi"/>
            <w:noProof/>
            <w:sz w:val="22"/>
            <w:szCs w:val="22"/>
          </w:rPr>
          <w:tab/>
        </w:r>
        <w:r w:rsidRPr="00250F44">
          <w:rPr>
            <w:rStyle w:val="Hyperlink"/>
            <w:noProof/>
          </w:rPr>
          <w:t>Unrolling parser loops</w:t>
        </w:r>
        <w:r>
          <w:rPr>
            <w:noProof/>
            <w:webHidden/>
          </w:rPr>
          <w:tab/>
        </w:r>
        <w:r>
          <w:rPr>
            <w:noProof/>
            <w:webHidden/>
          </w:rPr>
          <w:fldChar w:fldCharType="begin"/>
        </w:r>
        <w:r>
          <w:rPr>
            <w:noProof/>
            <w:webHidden/>
          </w:rPr>
          <w:instrText xml:space="preserve"> PAGEREF _Toc452642485 \h </w:instrText>
        </w:r>
      </w:ins>
      <w:r>
        <w:rPr>
          <w:noProof/>
          <w:webHidden/>
        </w:rPr>
      </w:r>
      <w:r>
        <w:rPr>
          <w:noProof/>
          <w:webHidden/>
        </w:rPr>
        <w:fldChar w:fldCharType="separate"/>
      </w:r>
      <w:ins w:id="465" w:author="Mihai Budiu" w:date="2016-06-02T15:32:00Z">
        <w:r w:rsidR="00B115C1">
          <w:rPr>
            <w:noProof/>
            <w:webHidden/>
          </w:rPr>
          <w:t>76</w:t>
        </w:r>
      </w:ins>
      <w:ins w:id="466" w:author="Mihai Budiu" w:date="2016-06-02T14:50:00Z">
        <w:r>
          <w:rPr>
            <w:noProof/>
            <w:webHidden/>
          </w:rPr>
          <w:fldChar w:fldCharType="end"/>
        </w:r>
        <w:r w:rsidRPr="00250F44">
          <w:rPr>
            <w:rStyle w:val="Hyperlink"/>
            <w:noProof/>
          </w:rPr>
          <w:fldChar w:fldCharType="end"/>
        </w:r>
      </w:ins>
    </w:p>
    <w:p w14:paraId="7B98B67B" w14:textId="25E3C70B" w:rsidR="00C116C4" w:rsidRDefault="00C116C4">
      <w:pPr>
        <w:pStyle w:val="TOC1"/>
        <w:rPr>
          <w:ins w:id="467" w:author="Mihai Budiu" w:date="2016-06-02T14:50:00Z"/>
          <w:rFonts w:asciiTheme="minorHAnsi" w:eastAsiaTheme="minorEastAsia" w:hAnsiTheme="minorHAnsi" w:cstheme="minorBidi"/>
          <w:noProof/>
          <w:sz w:val="22"/>
          <w:szCs w:val="22"/>
        </w:rPr>
      </w:pPr>
      <w:ins w:id="4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"_Toc452642486"</w:instrText>
        </w:r>
        <w:r w:rsidRPr="00250F44">
          <w:rPr>
            <w:rStyle w:val="Hyperlink"/>
            <w:noProof/>
          </w:rPr>
          <w:instrText xml:space="preserve"> </w:instrText>
        </w:r>
        <w:r w:rsidRPr="00250F44">
          <w:rPr>
            <w:rStyle w:val="Hyperlink"/>
            <w:noProof/>
          </w:rPr>
          <w:fldChar w:fldCharType="separate"/>
        </w:r>
        <w:r w:rsidRPr="00250F44">
          <w:rPr>
            <w:rStyle w:val="Hyperlink"/>
            <w:noProof/>
          </w:rPr>
          <w:t>14</w:t>
        </w:r>
        <w:r>
          <w:rPr>
            <w:rFonts w:asciiTheme="minorHAnsi" w:eastAsiaTheme="minorEastAsia" w:hAnsiTheme="minorHAnsi" w:cstheme="minorBidi"/>
            <w:noProof/>
            <w:sz w:val="22"/>
            <w:szCs w:val="22"/>
          </w:rPr>
          <w:tab/>
        </w:r>
        <w:r w:rsidRPr="00250F44">
          <w:rPr>
            <w:rStyle w:val="Hyperlink"/>
            <w:noProof/>
          </w:rPr>
          <w:t>Control blocks</w:t>
        </w:r>
        <w:r>
          <w:rPr>
            <w:noProof/>
            <w:webHidden/>
          </w:rPr>
          <w:tab/>
        </w:r>
        <w:r>
          <w:rPr>
            <w:noProof/>
            <w:webHidden/>
          </w:rPr>
          <w:fldChar w:fldCharType="begin"/>
        </w:r>
        <w:r>
          <w:rPr>
            <w:noProof/>
            <w:webHidden/>
          </w:rPr>
          <w:instrText xml:space="preserve"> PAGEREF _Toc452642486 \h </w:instrText>
        </w:r>
      </w:ins>
      <w:r>
        <w:rPr>
          <w:noProof/>
          <w:webHidden/>
        </w:rPr>
      </w:r>
      <w:r>
        <w:rPr>
          <w:noProof/>
          <w:webHidden/>
        </w:rPr>
        <w:fldChar w:fldCharType="separate"/>
      </w:r>
      <w:ins w:id="469" w:author="Mihai Budiu" w:date="2016-06-02T15:32:00Z">
        <w:r w:rsidR="00B115C1">
          <w:rPr>
            <w:noProof/>
            <w:webHidden/>
          </w:rPr>
          <w:t>77</w:t>
        </w:r>
      </w:ins>
      <w:ins w:id="470" w:author="Mihai Budiu" w:date="2016-06-02T14:50:00Z">
        <w:r>
          <w:rPr>
            <w:noProof/>
            <w:webHidden/>
          </w:rPr>
          <w:fldChar w:fldCharType="end"/>
        </w:r>
        <w:r w:rsidRPr="00250F44">
          <w:rPr>
            <w:rStyle w:val="Hyperlink"/>
            <w:noProof/>
          </w:rPr>
          <w:fldChar w:fldCharType="end"/>
        </w:r>
      </w:ins>
    </w:p>
    <w:p w14:paraId="2C9D7729" w14:textId="3AFC392F" w:rsidR="00C116C4" w:rsidRDefault="00C116C4">
      <w:pPr>
        <w:pStyle w:val="TOC2"/>
        <w:tabs>
          <w:tab w:val="left" w:pos="960"/>
          <w:tab w:val="right" w:leader="dot" w:pos="8630"/>
        </w:tabs>
        <w:rPr>
          <w:ins w:id="471" w:author="Mihai Budiu" w:date="2016-06-02T14:50:00Z"/>
          <w:rFonts w:asciiTheme="minorHAnsi" w:eastAsiaTheme="minorEastAsia" w:hAnsiTheme="minorHAnsi" w:cstheme="minorBidi"/>
          <w:noProof/>
          <w:sz w:val="22"/>
          <w:szCs w:val="22"/>
        </w:rPr>
      </w:pPr>
      <w:ins w:id="4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"_Toc452642487"</w:instrText>
        </w:r>
        <w:r w:rsidRPr="00250F44">
          <w:rPr>
            <w:rStyle w:val="Hyperlink"/>
            <w:noProof/>
          </w:rPr>
          <w:instrText xml:space="preserve"> </w:instrText>
        </w:r>
        <w:r w:rsidRPr="00250F44">
          <w:rPr>
            <w:rStyle w:val="Hyperlink"/>
            <w:noProof/>
          </w:rPr>
          <w:fldChar w:fldCharType="separate"/>
        </w:r>
        <w:r w:rsidRPr="00250F44">
          <w:rPr>
            <w:rStyle w:val="Hyperlink"/>
            <w:noProof/>
          </w:rPr>
          <w:t>14.1</w:t>
        </w:r>
        <w:r>
          <w:rPr>
            <w:rFonts w:asciiTheme="minorHAnsi" w:eastAsiaTheme="minorEastAsia" w:hAnsiTheme="minorHAnsi" w:cstheme="minorBidi"/>
            <w:noProof/>
            <w:sz w:val="22"/>
            <w:szCs w:val="22"/>
          </w:rPr>
          <w:tab/>
        </w:r>
        <w:r w:rsidRPr="00250F44">
          <w:rPr>
            <w:rStyle w:val="Hyperlink"/>
            <w:noProof/>
          </w:rPr>
          <w:t>Actions</w:t>
        </w:r>
        <w:r>
          <w:rPr>
            <w:noProof/>
            <w:webHidden/>
          </w:rPr>
          <w:tab/>
        </w:r>
        <w:r>
          <w:rPr>
            <w:noProof/>
            <w:webHidden/>
          </w:rPr>
          <w:fldChar w:fldCharType="begin"/>
        </w:r>
        <w:r>
          <w:rPr>
            <w:noProof/>
            <w:webHidden/>
          </w:rPr>
          <w:instrText xml:space="preserve"> PAGEREF _Toc452642487 \h </w:instrText>
        </w:r>
      </w:ins>
      <w:r>
        <w:rPr>
          <w:noProof/>
          <w:webHidden/>
        </w:rPr>
      </w:r>
      <w:r>
        <w:rPr>
          <w:noProof/>
          <w:webHidden/>
        </w:rPr>
        <w:fldChar w:fldCharType="separate"/>
      </w:r>
      <w:ins w:id="473" w:author="Mihai Budiu" w:date="2016-06-02T15:32:00Z">
        <w:r w:rsidR="00B115C1">
          <w:rPr>
            <w:noProof/>
            <w:webHidden/>
          </w:rPr>
          <w:t>78</w:t>
        </w:r>
      </w:ins>
      <w:ins w:id="474" w:author="Mihai Budiu" w:date="2016-06-02T14:50:00Z">
        <w:r>
          <w:rPr>
            <w:noProof/>
            <w:webHidden/>
          </w:rPr>
          <w:fldChar w:fldCharType="end"/>
        </w:r>
        <w:r w:rsidRPr="00250F44">
          <w:rPr>
            <w:rStyle w:val="Hyperlink"/>
            <w:noProof/>
          </w:rPr>
          <w:fldChar w:fldCharType="end"/>
        </w:r>
      </w:ins>
    </w:p>
    <w:p w14:paraId="2FF117B8" w14:textId="1A658031" w:rsidR="00C116C4" w:rsidRDefault="00C116C4">
      <w:pPr>
        <w:pStyle w:val="TOC3"/>
        <w:tabs>
          <w:tab w:val="left" w:pos="1440"/>
          <w:tab w:val="right" w:leader="dot" w:pos="8630"/>
        </w:tabs>
        <w:rPr>
          <w:ins w:id="475" w:author="Mihai Budiu" w:date="2016-06-02T14:50:00Z"/>
          <w:rFonts w:asciiTheme="minorHAnsi" w:eastAsiaTheme="minorEastAsia" w:hAnsiTheme="minorHAnsi" w:cstheme="minorBidi"/>
          <w:noProof/>
          <w:sz w:val="22"/>
          <w:szCs w:val="22"/>
        </w:rPr>
      </w:pPr>
      <w:ins w:id="4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"_Toc452642488"</w:instrText>
        </w:r>
        <w:r w:rsidRPr="00250F44">
          <w:rPr>
            <w:rStyle w:val="Hyperlink"/>
            <w:noProof/>
          </w:rPr>
          <w:instrText xml:space="preserve"> </w:instrText>
        </w:r>
        <w:r w:rsidRPr="00250F44">
          <w:rPr>
            <w:rStyle w:val="Hyperlink"/>
            <w:noProof/>
          </w:rPr>
          <w:fldChar w:fldCharType="separate"/>
        </w:r>
        <w:r w:rsidRPr="00250F44">
          <w:rPr>
            <w:rStyle w:val="Hyperlink"/>
            <w:noProof/>
          </w:rPr>
          <w:t>14.1.1</w:t>
        </w:r>
        <w:r>
          <w:rPr>
            <w:rFonts w:asciiTheme="minorHAnsi" w:eastAsiaTheme="minorEastAsia" w:hAnsiTheme="minorHAnsi" w:cstheme="minorBidi"/>
            <w:noProof/>
            <w:sz w:val="22"/>
            <w:szCs w:val="22"/>
          </w:rPr>
          <w:tab/>
        </w:r>
        <w:r w:rsidRPr="00250F44">
          <w:rPr>
            <w:rStyle w:val="Hyperlink"/>
            <w:noProof/>
          </w:rPr>
          <w:t>Invoking actions</w:t>
        </w:r>
        <w:r>
          <w:rPr>
            <w:noProof/>
            <w:webHidden/>
          </w:rPr>
          <w:tab/>
        </w:r>
        <w:r>
          <w:rPr>
            <w:noProof/>
            <w:webHidden/>
          </w:rPr>
          <w:fldChar w:fldCharType="begin"/>
        </w:r>
        <w:r>
          <w:rPr>
            <w:noProof/>
            <w:webHidden/>
          </w:rPr>
          <w:instrText xml:space="preserve"> PAGEREF _Toc452642488 \h </w:instrText>
        </w:r>
      </w:ins>
      <w:r>
        <w:rPr>
          <w:noProof/>
          <w:webHidden/>
        </w:rPr>
      </w:r>
      <w:r>
        <w:rPr>
          <w:noProof/>
          <w:webHidden/>
        </w:rPr>
        <w:fldChar w:fldCharType="separate"/>
      </w:r>
      <w:ins w:id="477" w:author="Mihai Budiu" w:date="2016-06-02T15:32:00Z">
        <w:r w:rsidR="00B115C1">
          <w:rPr>
            <w:noProof/>
            <w:webHidden/>
          </w:rPr>
          <w:t>79</w:t>
        </w:r>
      </w:ins>
      <w:ins w:id="478" w:author="Mihai Budiu" w:date="2016-06-02T14:50:00Z">
        <w:r>
          <w:rPr>
            <w:noProof/>
            <w:webHidden/>
          </w:rPr>
          <w:fldChar w:fldCharType="end"/>
        </w:r>
        <w:r w:rsidRPr="00250F44">
          <w:rPr>
            <w:rStyle w:val="Hyperlink"/>
            <w:noProof/>
          </w:rPr>
          <w:fldChar w:fldCharType="end"/>
        </w:r>
      </w:ins>
    </w:p>
    <w:p w14:paraId="4F27ADAF" w14:textId="2D26494F" w:rsidR="00C116C4" w:rsidRDefault="00C116C4">
      <w:pPr>
        <w:pStyle w:val="TOC2"/>
        <w:tabs>
          <w:tab w:val="left" w:pos="960"/>
          <w:tab w:val="right" w:leader="dot" w:pos="8630"/>
        </w:tabs>
        <w:rPr>
          <w:ins w:id="479" w:author="Mihai Budiu" w:date="2016-06-02T14:50:00Z"/>
          <w:rFonts w:asciiTheme="minorHAnsi" w:eastAsiaTheme="minorEastAsia" w:hAnsiTheme="minorHAnsi" w:cstheme="minorBidi"/>
          <w:noProof/>
          <w:sz w:val="22"/>
          <w:szCs w:val="22"/>
        </w:rPr>
      </w:pPr>
      <w:ins w:id="4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"_Toc452642489"</w:instrText>
        </w:r>
        <w:r w:rsidRPr="00250F44">
          <w:rPr>
            <w:rStyle w:val="Hyperlink"/>
            <w:noProof/>
          </w:rPr>
          <w:instrText xml:space="preserve"> </w:instrText>
        </w:r>
        <w:r w:rsidRPr="00250F44">
          <w:rPr>
            <w:rStyle w:val="Hyperlink"/>
            <w:noProof/>
          </w:rPr>
          <w:fldChar w:fldCharType="separate"/>
        </w:r>
        <w:r w:rsidRPr="00250F44">
          <w:rPr>
            <w:rStyle w:val="Hyperlink"/>
            <w:noProof/>
          </w:rPr>
          <w:t>14.2</w:t>
        </w:r>
        <w:r>
          <w:rPr>
            <w:rFonts w:asciiTheme="minorHAnsi" w:eastAsiaTheme="minorEastAsia" w:hAnsiTheme="minorHAnsi" w:cstheme="minorBidi"/>
            <w:noProof/>
            <w:sz w:val="22"/>
            <w:szCs w:val="22"/>
          </w:rPr>
          <w:tab/>
        </w:r>
        <w:r w:rsidRPr="00250F44">
          <w:rPr>
            <w:rStyle w:val="Hyperlink"/>
            <w:noProof/>
          </w:rPr>
          <w:t>Tables</w:t>
        </w:r>
        <w:r>
          <w:rPr>
            <w:noProof/>
            <w:webHidden/>
          </w:rPr>
          <w:tab/>
        </w:r>
        <w:r>
          <w:rPr>
            <w:noProof/>
            <w:webHidden/>
          </w:rPr>
          <w:fldChar w:fldCharType="begin"/>
        </w:r>
        <w:r>
          <w:rPr>
            <w:noProof/>
            <w:webHidden/>
          </w:rPr>
          <w:instrText xml:space="preserve"> PAGEREF _Toc452642489 \h </w:instrText>
        </w:r>
      </w:ins>
      <w:r>
        <w:rPr>
          <w:noProof/>
          <w:webHidden/>
        </w:rPr>
      </w:r>
      <w:r>
        <w:rPr>
          <w:noProof/>
          <w:webHidden/>
        </w:rPr>
        <w:fldChar w:fldCharType="separate"/>
      </w:r>
      <w:ins w:id="481" w:author="Mihai Budiu" w:date="2016-06-02T15:32:00Z">
        <w:r w:rsidR="00B115C1">
          <w:rPr>
            <w:noProof/>
            <w:webHidden/>
          </w:rPr>
          <w:t>79</w:t>
        </w:r>
      </w:ins>
      <w:ins w:id="482" w:author="Mihai Budiu" w:date="2016-06-02T14:50:00Z">
        <w:r>
          <w:rPr>
            <w:noProof/>
            <w:webHidden/>
          </w:rPr>
          <w:fldChar w:fldCharType="end"/>
        </w:r>
        <w:r w:rsidRPr="00250F44">
          <w:rPr>
            <w:rStyle w:val="Hyperlink"/>
            <w:noProof/>
          </w:rPr>
          <w:fldChar w:fldCharType="end"/>
        </w:r>
      </w:ins>
    </w:p>
    <w:p w14:paraId="403EE31F" w14:textId="49292C9D" w:rsidR="00C116C4" w:rsidRDefault="00C116C4">
      <w:pPr>
        <w:pStyle w:val="TOC3"/>
        <w:tabs>
          <w:tab w:val="left" w:pos="1440"/>
          <w:tab w:val="right" w:leader="dot" w:pos="8630"/>
        </w:tabs>
        <w:rPr>
          <w:ins w:id="483" w:author="Mihai Budiu" w:date="2016-06-02T14:50:00Z"/>
          <w:rFonts w:asciiTheme="minorHAnsi" w:eastAsiaTheme="minorEastAsia" w:hAnsiTheme="minorHAnsi" w:cstheme="minorBidi"/>
          <w:noProof/>
          <w:sz w:val="22"/>
          <w:szCs w:val="22"/>
        </w:rPr>
      </w:pPr>
      <w:ins w:id="4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"_Toc452642490"</w:instrText>
        </w:r>
        <w:r w:rsidRPr="00250F44">
          <w:rPr>
            <w:rStyle w:val="Hyperlink"/>
            <w:noProof/>
          </w:rPr>
          <w:instrText xml:space="preserve"> </w:instrText>
        </w:r>
        <w:r w:rsidRPr="00250F44">
          <w:rPr>
            <w:rStyle w:val="Hyperlink"/>
            <w:noProof/>
          </w:rPr>
          <w:fldChar w:fldCharType="separate"/>
        </w:r>
        <w:r w:rsidRPr="00250F44">
          <w:rPr>
            <w:rStyle w:val="Hyperlink"/>
            <w:noProof/>
          </w:rPr>
          <w:t>14.2.1</w:t>
        </w:r>
        <w:r>
          <w:rPr>
            <w:rFonts w:asciiTheme="minorHAnsi" w:eastAsiaTheme="minorEastAsia" w:hAnsiTheme="minorHAnsi" w:cstheme="minorBidi"/>
            <w:noProof/>
            <w:sz w:val="22"/>
            <w:szCs w:val="22"/>
          </w:rPr>
          <w:tab/>
        </w:r>
        <w:r w:rsidRPr="00250F44">
          <w:rPr>
            <w:rStyle w:val="Hyperlink"/>
            <w:noProof/>
          </w:rPr>
          <w:t>Table properties</w:t>
        </w:r>
        <w:r>
          <w:rPr>
            <w:noProof/>
            <w:webHidden/>
          </w:rPr>
          <w:tab/>
        </w:r>
        <w:r>
          <w:rPr>
            <w:noProof/>
            <w:webHidden/>
          </w:rPr>
          <w:fldChar w:fldCharType="begin"/>
        </w:r>
        <w:r>
          <w:rPr>
            <w:noProof/>
            <w:webHidden/>
          </w:rPr>
          <w:instrText xml:space="preserve"> PAGEREF _Toc452642490 \h </w:instrText>
        </w:r>
      </w:ins>
      <w:r>
        <w:rPr>
          <w:noProof/>
          <w:webHidden/>
        </w:rPr>
      </w:r>
      <w:r>
        <w:rPr>
          <w:noProof/>
          <w:webHidden/>
        </w:rPr>
        <w:fldChar w:fldCharType="separate"/>
      </w:r>
      <w:ins w:id="485" w:author="Mihai Budiu" w:date="2016-06-02T15:32:00Z">
        <w:r w:rsidR="00B115C1">
          <w:rPr>
            <w:noProof/>
            <w:webHidden/>
          </w:rPr>
          <w:t>81</w:t>
        </w:r>
      </w:ins>
      <w:ins w:id="486" w:author="Mihai Budiu" w:date="2016-06-02T14:50:00Z">
        <w:r>
          <w:rPr>
            <w:noProof/>
            <w:webHidden/>
          </w:rPr>
          <w:fldChar w:fldCharType="end"/>
        </w:r>
        <w:r w:rsidRPr="00250F44">
          <w:rPr>
            <w:rStyle w:val="Hyperlink"/>
            <w:noProof/>
          </w:rPr>
          <w:fldChar w:fldCharType="end"/>
        </w:r>
      </w:ins>
    </w:p>
    <w:p w14:paraId="479C0037" w14:textId="2FC309A7" w:rsidR="00C116C4" w:rsidRDefault="00C116C4">
      <w:pPr>
        <w:pStyle w:val="TOC3"/>
        <w:tabs>
          <w:tab w:val="left" w:pos="1440"/>
          <w:tab w:val="right" w:leader="dot" w:pos="8630"/>
        </w:tabs>
        <w:rPr>
          <w:ins w:id="487" w:author="Mihai Budiu" w:date="2016-06-02T14:50:00Z"/>
          <w:rFonts w:asciiTheme="minorHAnsi" w:eastAsiaTheme="minorEastAsia" w:hAnsiTheme="minorHAnsi" w:cstheme="minorBidi"/>
          <w:noProof/>
          <w:sz w:val="22"/>
          <w:szCs w:val="22"/>
        </w:rPr>
      </w:pPr>
      <w:ins w:id="488"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"_Toc452642491"</w:instrText>
        </w:r>
        <w:r w:rsidRPr="00250F44">
          <w:rPr>
            <w:rStyle w:val="Hyperlink"/>
            <w:noProof/>
          </w:rPr>
          <w:instrText xml:space="preserve"> </w:instrText>
        </w:r>
        <w:r w:rsidRPr="00250F44">
          <w:rPr>
            <w:rStyle w:val="Hyperlink"/>
            <w:noProof/>
          </w:rPr>
          <w:fldChar w:fldCharType="separate"/>
        </w:r>
        <w:r w:rsidRPr="00250F44">
          <w:rPr>
            <w:rStyle w:val="Hyperlink"/>
            <w:noProof/>
          </w:rPr>
          <w:t>14.2.2</w:t>
        </w:r>
        <w:r>
          <w:rPr>
            <w:rFonts w:asciiTheme="minorHAnsi" w:eastAsiaTheme="minorEastAsia" w:hAnsiTheme="minorHAnsi" w:cstheme="minorBidi"/>
            <w:noProof/>
            <w:sz w:val="22"/>
            <w:szCs w:val="22"/>
          </w:rPr>
          <w:tab/>
        </w:r>
        <w:r w:rsidRPr="00250F44">
          <w:rPr>
            <w:rStyle w:val="Hyperlink"/>
            <w:noProof/>
          </w:rPr>
          <w:t>Invoking a table (match-action unit)</w:t>
        </w:r>
        <w:r>
          <w:rPr>
            <w:noProof/>
            <w:webHidden/>
          </w:rPr>
          <w:tab/>
        </w:r>
        <w:r>
          <w:rPr>
            <w:noProof/>
            <w:webHidden/>
          </w:rPr>
          <w:fldChar w:fldCharType="begin"/>
        </w:r>
        <w:r>
          <w:rPr>
            <w:noProof/>
            <w:webHidden/>
          </w:rPr>
          <w:instrText xml:space="preserve"> PAGEREF _Toc452642491 \h </w:instrText>
        </w:r>
      </w:ins>
      <w:r>
        <w:rPr>
          <w:noProof/>
          <w:webHidden/>
        </w:rPr>
      </w:r>
      <w:r>
        <w:rPr>
          <w:noProof/>
          <w:webHidden/>
        </w:rPr>
        <w:fldChar w:fldCharType="separate"/>
      </w:r>
      <w:ins w:id="489" w:author="Mihai Budiu" w:date="2016-06-02T15:32:00Z">
        <w:r w:rsidR="00B115C1">
          <w:rPr>
            <w:noProof/>
            <w:webHidden/>
          </w:rPr>
          <w:t>85</w:t>
        </w:r>
      </w:ins>
      <w:ins w:id="490" w:author="Mihai Budiu" w:date="2016-06-02T14:50:00Z">
        <w:r>
          <w:rPr>
            <w:noProof/>
            <w:webHidden/>
          </w:rPr>
          <w:fldChar w:fldCharType="end"/>
        </w:r>
        <w:r w:rsidRPr="00250F44">
          <w:rPr>
            <w:rStyle w:val="Hyperlink"/>
            <w:noProof/>
          </w:rPr>
          <w:fldChar w:fldCharType="end"/>
        </w:r>
      </w:ins>
    </w:p>
    <w:p w14:paraId="46C123A8" w14:textId="0310996C" w:rsidR="00C116C4" w:rsidRDefault="00C116C4">
      <w:pPr>
        <w:pStyle w:val="TOC3"/>
        <w:tabs>
          <w:tab w:val="left" w:pos="1440"/>
          <w:tab w:val="right" w:leader="dot" w:pos="8630"/>
        </w:tabs>
        <w:rPr>
          <w:ins w:id="491" w:author="Mihai Budiu" w:date="2016-06-02T14:50:00Z"/>
          <w:rFonts w:asciiTheme="minorHAnsi" w:eastAsiaTheme="minorEastAsia" w:hAnsiTheme="minorHAnsi" w:cstheme="minorBidi"/>
          <w:noProof/>
          <w:sz w:val="22"/>
          <w:szCs w:val="22"/>
        </w:rPr>
      </w:pPr>
      <w:ins w:id="4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"_Toc452642492"</w:instrText>
        </w:r>
        <w:r w:rsidRPr="00250F44">
          <w:rPr>
            <w:rStyle w:val="Hyperlink"/>
            <w:noProof/>
          </w:rPr>
          <w:instrText xml:space="preserve"> </w:instrText>
        </w:r>
        <w:r w:rsidRPr="00250F44">
          <w:rPr>
            <w:rStyle w:val="Hyperlink"/>
            <w:noProof/>
          </w:rPr>
          <w:fldChar w:fldCharType="separate"/>
        </w:r>
        <w:r w:rsidRPr="00250F44">
          <w:rPr>
            <w:rStyle w:val="Hyperlink"/>
            <w:noProof/>
          </w:rPr>
          <w:t>14.2.3</w:t>
        </w:r>
        <w:r>
          <w:rPr>
            <w:rFonts w:asciiTheme="minorHAnsi" w:eastAsiaTheme="minorEastAsia" w:hAnsiTheme="minorHAnsi" w:cstheme="minorBidi"/>
            <w:noProof/>
            <w:sz w:val="22"/>
            <w:szCs w:val="22"/>
          </w:rPr>
          <w:tab/>
        </w:r>
        <w:r w:rsidRPr="00250F44">
          <w:rPr>
            <w:rStyle w:val="Hyperlink"/>
            <w:noProof/>
          </w:rPr>
          <w:t>Match-action unit execution semantics</w:t>
        </w:r>
        <w:r>
          <w:rPr>
            <w:noProof/>
            <w:webHidden/>
          </w:rPr>
          <w:tab/>
        </w:r>
        <w:r>
          <w:rPr>
            <w:noProof/>
            <w:webHidden/>
          </w:rPr>
          <w:fldChar w:fldCharType="begin"/>
        </w:r>
        <w:r>
          <w:rPr>
            <w:noProof/>
            <w:webHidden/>
          </w:rPr>
          <w:instrText xml:space="preserve"> PAGEREF _Toc452642492 \h </w:instrText>
        </w:r>
      </w:ins>
      <w:r>
        <w:rPr>
          <w:noProof/>
          <w:webHidden/>
        </w:rPr>
      </w:r>
      <w:r>
        <w:rPr>
          <w:noProof/>
          <w:webHidden/>
        </w:rPr>
        <w:fldChar w:fldCharType="separate"/>
      </w:r>
      <w:ins w:id="493" w:author="Mihai Budiu" w:date="2016-06-02T15:32:00Z">
        <w:r w:rsidR="00B115C1">
          <w:rPr>
            <w:noProof/>
            <w:webHidden/>
          </w:rPr>
          <w:t>85</w:t>
        </w:r>
      </w:ins>
      <w:ins w:id="494" w:author="Mihai Budiu" w:date="2016-06-02T14:50:00Z">
        <w:r>
          <w:rPr>
            <w:noProof/>
            <w:webHidden/>
          </w:rPr>
          <w:fldChar w:fldCharType="end"/>
        </w:r>
        <w:r w:rsidRPr="00250F44">
          <w:rPr>
            <w:rStyle w:val="Hyperlink"/>
            <w:noProof/>
          </w:rPr>
          <w:fldChar w:fldCharType="end"/>
        </w:r>
      </w:ins>
    </w:p>
    <w:p w14:paraId="7A81D086" w14:textId="53F15828" w:rsidR="00C116C4" w:rsidRDefault="00C116C4">
      <w:pPr>
        <w:pStyle w:val="TOC2"/>
        <w:tabs>
          <w:tab w:val="left" w:pos="960"/>
          <w:tab w:val="right" w:leader="dot" w:pos="8630"/>
        </w:tabs>
        <w:rPr>
          <w:ins w:id="495" w:author="Mihai Budiu" w:date="2016-06-02T14:50:00Z"/>
          <w:rFonts w:asciiTheme="minorHAnsi" w:eastAsiaTheme="minorEastAsia" w:hAnsiTheme="minorHAnsi" w:cstheme="minorBidi"/>
          <w:noProof/>
          <w:sz w:val="22"/>
          <w:szCs w:val="22"/>
        </w:rPr>
      </w:pPr>
      <w:ins w:id="4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"_Toc452642493"</w:instrText>
        </w:r>
        <w:r w:rsidRPr="00250F44">
          <w:rPr>
            <w:rStyle w:val="Hyperlink"/>
            <w:noProof/>
          </w:rPr>
          <w:instrText xml:space="preserve"> </w:instrText>
        </w:r>
        <w:r w:rsidRPr="00250F44">
          <w:rPr>
            <w:rStyle w:val="Hyperlink"/>
            <w:noProof/>
          </w:rPr>
          <w:fldChar w:fldCharType="separate"/>
        </w:r>
        <w:r w:rsidRPr="00250F44">
          <w:rPr>
            <w:rStyle w:val="Hyperlink"/>
            <w:noProof/>
          </w:rPr>
          <w:t>14.3</w:t>
        </w:r>
        <w:r>
          <w:rPr>
            <w:rFonts w:asciiTheme="minorHAnsi" w:eastAsiaTheme="minorEastAsia" w:hAnsiTheme="minorHAnsi" w:cstheme="minorBidi"/>
            <w:noProof/>
            <w:sz w:val="22"/>
            <w:szCs w:val="22"/>
          </w:rPr>
          <w:tab/>
        </w:r>
        <w:r w:rsidRPr="00250F44">
          <w:rPr>
            <w:rStyle w:val="Hyperlink"/>
            <w:noProof/>
          </w:rPr>
          <w:t>The Match-Action Pipeline Abstract Machine</w:t>
        </w:r>
        <w:r>
          <w:rPr>
            <w:noProof/>
            <w:webHidden/>
          </w:rPr>
          <w:tab/>
        </w:r>
        <w:r>
          <w:rPr>
            <w:noProof/>
            <w:webHidden/>
          </w:rPr>
          <w:fldChar w:fldCharType="begin"/>
        </w:r>
        <w:r>
          <w:rPr>
            <w:noProof/>
            <w:webHidden/>
          </w:rPr>
          <w:instrText xml:space="preserve"> PAGEREF _Toc452642493 \h </w:instrText>
        </w:r>
      </w:ins>
      <w:r>
        <w:rPr>
          <w:noProof/>
          <w:webHidden/>
        </w:rPr>
      </w:r>
      <w:r>
        <w:rPr>
          <w:noProof/>
          <w:webHidden/>
        </w:rPr>
        <w:fldChar w:fldCharType="separate"/>
      </w:r>
      <w:ins w:id="497" w:author="Mihai Budiu" w:date="2016-06-02T15:32:00Z">
        <w:r w:rsidR="00B115C1">
          <w:rPr>
            <w:noProof/>
            <w:webHidden/>
          </w:rPr>
          <w:t>86</w:t>
        </w:r>
      </w:ins>
      <w:ins w:id="498" w:author="Mihai Budiu" w:date="2016-06-02T14:50:00Z">
        <w:r>
          <w:rPr>
            <w:noProof/>
            <w:webHidden/>
          </w:rPr>
          <w:fldChar w:fldCharType="end"/>
        </w:r>
        <w:r w:rsidRPr="00250F44">
          <w:rPr>
            <w:rStyle w:val="Hyperlink"/>
            <w:noProof/>
          </w:rPr>
          <w:fldChar w:fldCharType="end"/>
        </w:r>
      </w:ins>
    </w:p>
    <w:p w14:paraId="6129A57B" w14:textId="4C0712B0" w:rsidR="00C116C4" w:rsidRDefault="00C116C4">
      <w:pPr>
        <w:pStyle w:val="TOC1"/>
        <w:rPr>
          <w:ins w:id="499" w:author="Mihai Budiu" w:date="2016-06-02T14:50:00Z"/>
          <w:rFonts w:asciiTheme="minorHAnsi" w:eastAsiaTheme="minorEastAsia" w:hAnsiTheme="minorHAnsi" w:cstheme="minorBidi"/>
          <w:noProof/>
          <w:sz w:val="22"/>
          <w:szCs w:val="22"/>
        </w:rPr>
      </w:pPr>
      <w:ins w:id="5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"_Toc452642494"</w:instrText>
        </w:r>
        <w:r w:rsidRPr="00250F44">
          <w:rPr>
            <w:rStyle w:val="Hyperlink"/>
            <w:noProof/>
          </w:rPr>
          <w:instrText xml:space="preserve"> </w:instrText>
        </w:r>
        <w:r w:rsidRPr="00250F44">
          <w:rPr>
            <w:rStyle w:val="Hyperlink"/>
            <w:noProof/>
          </w:rPr>
          <w:fldChar w:fldCharType="separate"/>
        </w:r>
        <w:r w:rsidRPr="00250F44">
          <w:rPr>
            <w:rStyle w:val="Hyperlink"/>
            <w:noProof/>
          </w:rPr>
          <w:t>15</w:t>
        </w:r>
        <w:r>
          <w:rPr>
            <w:rFonts w:asciiTheme="minorHAnsi" w:eastAsiaTheme="minorEastAsia" w:hAnsiTheme="minorHAnsi" w:cstheme="minorBidi"/>
            <w:noProof/>
            <w:sz w:val="22"/>
            <w:szCs w:val="22"/>
          </w:rPr>
          <w:tab/>
        </w:r>
        <w:r w:rsidRPr="00250F44">
          <w:rPr>
            <w:rStyle w:val="Hyperlink"/>
            <w:noProof/>
          </w:rPr>
          <w:t>Parameterization</w:t>
        </w:r>
        <w:r>
          <w:rPr>
            <w:noProof/>
            <w:webHidden/>
          </w:rPr>
          <w:tab/>
        </w:r>
        <w:r>
          <w:rPr>
            <w:noProof/>
            <w:webHidden/>
          </w:rPr>
          <w:fldChar w:fldCharType="begin"/>
        </w:r>
        <w:r>
          <w:rPr>
            <w:noProof/>
            <w:webHidden/>
          </w:rPr>
          <w:instrText xml:space="preserve"> PAGEREF _Toc452642494 \h </w:instrText>
        </w:r>
      </w:ins>
      <w:r>
        <w:rPr>
          <w:noProof/>
          <w:webHidden/>
        </w:rPr>
      </w:r>
      <w:r>
        <w:rPr>
          <w:noProof/>
          <w:webHidden/>
        </w:rPr>
        <w:fldChar w:fldCharType="separate"/>
      </w:r>
      <w:ins w:id="501" w:author="Mihai Budiu" w:date="2016-06-02T15:32:00Z">
        <w:r w:rsidR="00B115C1">
          <w:rPr>
            <w:noProof/>
            <w:webHidden/>
          </w:rPr>
          <w:t>86</w:t>
        </w:r>
      </w:ins>
      <w:ins w:id="502" w:author="Mihai Budiu" w:date="2016-06-02T14:50:00Z">
        <w:r>
          <w:rPr>
            <w:noProof/>
            <w:webHidden/>
          </w:rPr>
          <w:fldChar w:fldCharType="end"/>
        </w:r>
        <w:r w:rsidRPr="00250F44">
          <w:rPr>
            <w:rStyle w:val="Hyperlink"/>
            <w:noProof/>
          </w:rPr>
          <w:fldChar w:fldCharType="end"/>
        </w:r>
      </w:ins>
    </w:p>
    <w:p w14:paraId="15BE42D1" w14:textId="7FDAFBED" w:rsidR="00C116C4" w:rsidRDefault="00C116C4">
      <w:pPr>
        <w:pStyle w:val="TOC1"/>
        <w:rPr>
          <w:ins w:id="503" w:author="Mihai Budiu" w:date="2016-06-02T14:50:00Z"/>
          <w:rFonts w:asciiTheme="minorHAnsi" w:eastAsiaTheme="minorEastAsia" w:hAnsiTheme="minorHAnsi" w:cstheme="minorBidi"/>
          <w:noProof/>
          <w:sz w:val="22"/>
          <w:szCs w:val="22"/>
        </w:rPr>
      </w:pPr>
      <w:ins w:id="5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"_Toc452642495"</w:instrText>
        </w:r>
        <w:r w:rsidRPr="00250F44">
          <w:rPr>
            <w:rStyle w:val="Hyperlink"/>
            <w:noProof/>
          </w:rPr>
          <w:instrText xml:space="preserve"> </w:instrText>
        </w:r>
        <w:r w:rsidRPr="00250F44">
          <w:rPr>
            <w:rStyle w:val="Hyperlink"/>
            <w:noProof/>
          </w:rPr>
          <w:fldChar w:fldCharType="separate"/>
        </w:r>
        <w:r w:rsidRPr="00250F44">
          <w:rPr>
            <w:rStyle w:val="Hyperlink"/>
            <w:noProof/>
          </w:rPr>
          <w:t>16</w:t>
        </w:r>
        <w:r>
          <w:rPr>
            <w:rFonts w:asciiTheme="minorHAnsi" w:eastAsiaTheme="minorEastAsia" w:hAnsiTheme="minorHAnsi" w:cstheme="minorBidi"/>
            <w:noProof/>
            <w:sz w:val="22"/>
            <w:szCs w:val="22"/>
          </w:rPr>
          <w:tab/>
        </w:r>
        <w:r w:rsidRPr="00250F44">
          <w:rPr>
            <w:rStyle w:val="Hyperlink"/>
            <w:noProof/>
          </w:rPr>
          <w:t>Packet construction (deparsing)</w:t>
        </w:r>
        <w:r>
          <w:rPr>
            <w:noProof/>
            <w:webHidden/>
          </w:rPr>
          <w:tab/>
        </w:r>
        <w:r>
          <w:rPr>
            <w:noProof/>
            <w:webHidden/>
          </w:rPr>
          <w:fldChar w:fldCharType="begin"/>
        </w:r>
        <w:r>
          <w:rPr>
            <w:noProof/>
            <w:webHidden/>
          </w:rPr>
          <w:instrText xml:space="preserve"> PAGEREF _Toc452642495 \h </w:instrText>
        </w:r>
      </w:ins>
      <w:r>
        <w:rPr>
          <w:noProof/>
          <w:webHidden/>
        </w:rPr>
      </w:r>
      <w:r>
        <w:rPr>
          <w:noProof/>
          <w:webHidden/>
        </w:rPr>
        <w:fldChar w:fldCharType="separate"/>
      </w:r>
      <w:ins w:id="505" w:author="Mihai Budiu" w:date="2016-06-02T15:32:00Z">
        <w:r w:rsidR="00B115C1">
          <w:rPr>
            <w:noProof/>
            <w:webHidden/>
          </w:rPr>
          <w:t>88</w:t>
        </w:r>
      </w:ins>
      <w:ins w:id="506" w:author="Mihai Budiu" w:date="2016-06-02T14:50:00Z">
        <w:r>
          <w:rPr>
            <w:noProof/>
            <w:webHidden/>
          </w:rPr>
          <w:fldChar w:fldCharType="end"/>
        </w:r>
        <w:r w:rsidRPr="00250F44">
          <w:rPr>
            <w:rStyle w:val="Hyperlink"/>
            <w:noProof/>
          </w:rPr>
          <w:fldChar w:fldCharType="end"/>
        </w:r>
      </w:ins>
    </w:p>
    <w:p w14:paraId="3F160B51" w14:textId="2F19D85A" w:rsidR="00C116C4" w:rsidRDefault="00C116C4">
      <w:pPr>
        <w:pStyle w:val="TOC2"/>
        <w:tabs>
          <w:tab w:val="left" w:pos="960"/>
          <w:tab w:val="right" w:leader="dot" w:pos="8630"/>
        </w:tabs>
        <w:rPr>
          <w:ins w:id="507" w:author="Mihai Budiu" w:date="2016-06-02T14:50:00Z"/>
          <w:rFonts w:asciiTheme="minorHAnsi" w:eastAsiaTheme="minorEastAsia" w:hAnsiTheme="minorHAnsi" w:cstheme="minorBidi"/>
          <w:noProof/>
          <w:sz w:val="22"/>
          <w:szCs w:val="22"/>
        </w:rPr>
      </w:pPr>
      <w:ins w:id="5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"_Toc452642496"</w:instrText>
        </w:r>
        <w:r w:rsidRPr="00250F44">
          <w:rPr>
            <w:rStyle w:val="Hyperlink"/>
            <w:noProof/>
          </w:rPr>
          <w:instrText xml:space="preserve"> </w:instrText>
        </w:r>
        <w:r w:rsidRPr="00250F44">
          <w:rPr>
            <w:rStyle w:val="Hyperlink"/>
            <w:noProof/>
          </w:rPr>
          <w:fldChar w:fldCharType="separate"/>
        </w:r>
        <w:r w:rsidRPr="00250F44">
          <w:rPr>
            <w:rStyle w:val="Hyperlink"/>
            <w:noProof/>
          </w:rPr>
          <w:t>16.1</w:t>
        </w:r>
        <w:r>
          <w:rPr>
            <w:rFonts w:asciiTheme="minorHAnsi" w:eastAsiaTheme="minorEastAsia" w:hAnsiTheme="minorHAnsi" w:cstheme="minorBidi"/>
            <w:noProof/>
            <w:sz w:val="22"/>
            <w:szCs w:val="22"/>
          </w:rPr>
          <w:tab/>
        </w:r>
        <w:r w:rsidRPr="00250F44">
          <w:rPr>
            <w:rStyle w:val="Hyperlink"/>
            <w:noProof/>
          </w:rPr>
          <w:t>Data insertion into packets</w:t>
        </w:r>
        <w:r>
          <w:rPr>
            <w:noProof/>
            <w:webHidden/>
          </w:rPr>
          <w:tab/>
        </w:r>
        <w:r>
          <w:rPr>
            <w:noProof/>
            <w:webHidden/>
          </w:rPr>
          <w:fldChar w:fldCharType="begin"/>
        </w:r>
        <w:r>
          <w:rPr>
            <w:noProof/>
            <w:webHidden/>
          </w:rPr>
          <w:instrText xml:space="preserve"> PAGEREF _Toc452642496 \h </w:instrText>
        </w:r>
      </w:ins>
      <w:r>
        <w:rPr>
          <w:noProof/>
          <w:webHidden/>
        </w:rPr>
      </w:r>
      <w:r>
        <w:rPr>
          <w:noProof/>
          <w:webHidden/>
        </w:rPr>
        <w:fldChar w:fldCharType="separate"/>
      </w:r>
      <w:ins w:id="509" w:author="Mihai Budiu" w:date="2016-06-02T15:32:00Z">
        <w:r w:rsidR="00B115C1">
          <w:rPr>
            <w:noProof/>
            <w:webHidden/>
          </w:rPr>
          <w:t>88</w:t>
        </w:r>
      </w:ins>
      <w:ins w:id="510" w:author="Mihai Budiu" w:date="2016-06-02T14:50:00Z">
        <w:r>
          <w:rPr>
            <w:noProof/>
            <w:webHidden/>
          </w:rPr>
          <w:fldChar w:fldCharType="end"/>
        </w:r>
        <w:r w:rsidRPr="00250F44">
          <w:rPr>
            <w:rStyle w:val="Hyperlink"/>
            <w:noProof/>
          </w:rPr>
          <w:fldChar w:fldCharType="end"/>
        </w:r>
      </w:ins>
    </w:p>
    <w:p w14:paraId="4BBCEF87" w14:textId="31D14D79" w:rsidR="00C116C4" w:rsidRDefault="00C116C4">
      <w:pPr>
        <w:pStyle w:val="TOC1"/>
        <w:rPr>
          <w:ins w:id="511" w:author="Mihai Budiu" w:date="2016-06-02T14:50:00Z"/>
          <w:rFonts w:asciiTheme="minorHAnsi" w:eastAsiaTheme="minorEastAsia" w:hAnsiTheme="minorHAnsi" w:cstheme="minorBidi"/>
          <w:noProof/>
          <w:sz w:val="22"/>
          <w:szCs w:val="22"/>
        </w:rPr>
      </w:pPr>
      <w:ins w:id="5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"_Toc452642497"</w:instrText>
        </w:r>
        <w:r w:rsidRPr="00250F44">
          <w:rPr>
            <w:rStyle w:val="Hyperlink"/>
            <w:noProof/>
          </w:rPr>
          <w:instrText xml:space="preserve"> </w:instrText>
        </w:r>
        <w:r w:rsidRPr="00250F44">
          <w:rPr>
            <w:rStyle w:val="Hyperlink"/>
            <w:noProof/>
          </w:rPr>
          <w:fldChar w:fldCharType="separate"/>
        </w:r>
        <w:r w:rsidRPr="00250F44">
          <w:rPr>
            <w:rStyle w:val="Hyperlink"/>
            <w:noProof/>
          </w:rPr>
          <w:t>17</w:t>
        </w:r>
        <w:r>
          <w:rPr>
            <w:rFonts w:asciiTheme="minorHAnsi" w:eastAsiaTheme="minorEastAsia" w:hAnsiTheme="minorHAnsi" w:cstheme="minorBidi"/>
            <w:noProof/>
            <w:sz w:val="22"/>
            <w:szCs w:val="22"/>
          </w:rPr>
          <w:tab/>
        </w:r>
        <w:r w:rsidRPr="00250F44">
          <w:rPr>
            <w:rStyle w:val="Hyperlink"/>
            <w:noProof/>
          </w:rPr>
          <w:t>Architecture description</w:t>
        </w:r>
        <w:r>
          <w:rPr>
            <w:noProof/>
            <w:webHidden/>
          </w:rPr>
          <w:tab/>
        </w:r>
        <w:r>
          <w:rPr>
            <w:noProof/>
            <w:webHidden/>
          </w:rPr>
          <w:fldChar w:fldCharType="begin"/>
        </w:r>
        <w:r>
          <w:rPr>
            <w:noProof/>
            <w:webHidden/>
          </w:rPr>
          <w:instrText xml:space="preserve"> PAGEREF _Toc452642497 \h </w:instrText>
        </w:r>
      </w:ins>
      <w:r>
        <w:rPr>
          <w:noProof/>
          <w:webHidden/>
        </w:rPr>
      </w:r>
      <w:r>
        <w:rPr>
          <w:noProof/>
          <w:webHidden/>
        </w:rPr>
        <w:fldChar w:fldCharType="separate"/>
      </w:r>
      <w:ins w:id="513" w:author="Mihai Budiu" w:date="2016-06-02T15:32:00Z">
        <w:r w:rsidR="00B115C1">
          <w:rPr>
            <w:noProof/>
            <w:webHidden/>
          </w:rPr>
          <w:t>89</w:t>
        </w:r>
      </w:ins>
      <w:ins w:id="514" w:author="Mihai Budiu" w:date="2016-06-02T14:50:00Z">
        <w:r>
          <w:rPr>
            <w:noProof/>
            <w:webHidden/>
          </w:rPr>
          <w:fldChar w:fldCharType="end"/>
        </w:r>
        <w:r w:rsidRPr="00250F44">
          <w:rPr>
            <w:rStyle w:val="Hyperlink"/>
            <w:noProof/>
          </w:rPr>
          <w:fldChar w:fldCharType="end"/>
        </w:r>
      </w:ins>
    </w:p>
    <w:p w14:paraId="2A3DE45D" w14:textId="4E9F7A27" w:rsidR="00C116C4" w:rsidRDefault="00C116C4">
      <w:pPr>
        <w:pStyle w:val="TOC2"/>
        <w:tabs>
          <w:tab w:val="left" w:pos="960"/>
          <w:tab w:val="right" w:leader="dot" w:pos="8630"/>
        </w:tabs>
        <w:rPr>
          <w:ins w:id="515" w:author="Mihai Budiu" w:date="2016-06-02T14:50:00Z"/>
          <w:rFonts w:asciiTheme="minorHAnsi" w:eastAsiaTheme="minorEastAsia" w:hAnsiTheme="minorHAnsi" w:cstheme="minorBidi"/>
          <w:noProof/>
          <w:sz w:val="22"/>
          <w:szCs w:val="22"/>
        </w:rPr>
      </w:pPr>
      <w:ins w:id="5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"_Toc452642498"</w:instrText>
        </w:r>
        <w:r w:rsidRPr="00250F44">
          <w:rPr>
            <w:rStyle w:val="Hyperlink"/>
            <w:noProof/>
          </w:rPr>
          <w:instrText xml:space="preserve"> </w:instrText>
        </w:r>
        <w:r w:rsidRPr="00250F44">
          <w:rPr>
            <w:rStyle w:val="Hyperlink"/>
            <w:noProof/>
          </w:rPr>
          <w:fldChar w:fldCharType="separate"/>
        </w:r>
        <w:r w:rsidRPr="00250F44">
          <w:rPr>
            <w:rStyle w:val="Hyperlink"/>
            <w:noProof/>
          </w:rPr>
          <w:t>17.1</w:t>
        </w:r>
        <w:r>
          <w:rPr>
            <w:rFonts w:asciiTheme="minorHAnsi" w:eastAsiaTheme="minorEastAsia" w:hAnsiTheme="minorHAnsi" w:cstheme="minorBidi"/>
            <w:noProof/>
            <w:sz w:val="22"/>
            <w:szCs w:val="22"/>
          </w:rPr>
          <w:tab/>
        </w:r>
        <w:r w:rsidRPr="00250F44">
          <w:rPr>
            <w:rStyle w:val="Hyperlink"/>
            <w:noProof/>
          </w:rPr>
          <w:t>Example architecture description</w:t>
        </w:r>
        <w:r>
          <w:rPr>
            <w:noProof/>
            <w:webHidden/>
          </w:rPr>
          <w:tab/>
        </w:r>
        <w:r>
          <w:rPr>
            <w:noProof/>
            <w:webHidden/>
          </w:rPr>
          <w:fldChar w:fldCharType="begin"/>
        </w:r>
        <w:r>
          <w:rPr>
            <w:noProof/>
            <w:webHidden/>
          </w:rPr>
          <w:instrText xml:space="preserve"> PAGEREF _Toc452642498 \h </w:instrText>
        </w:r>
      </w:ins>
      <w:r>
        <w:rPr>
          <w:noProof/>
          <w:webHidden/>
        </w:rPr>
      </w:r>
      <w:r>
        <w:rPr>
          <w:noProof/>
          <w:webHidden/>
        </w:rPr>
        <w:fldChar w:fldCharType="separate"/>
      </w:r>
      <w:ins w:id="517" w:author="Mihai Budiu" w:date="2016-06-02T15:32:00Z">
        <w:r w:rsidR="00B115C1">
          <w:rPr>
            <w:noProof/>
            <w:webHidden/>
          </w:rPr>
          <w:t>89</w:t>
        </w:r>
      </w:ins>
      <w:ins w:id="518" w:author="Mihai Budiu" w:date="2016-06-02T14:50:00Z">
        <w:r>
          <w:rPr>
            <w:noProof/>
            <w:webHidden/>
          </w:rPr>
          <w:fldChar w:fldCharType="end"/>
        </w:r>
        <w:r w:rsidRPr="00250F44">
          <w:rPr>
            <w:rStyle w:val="Hyperlink"/>
            <w:noProof/>
          </w:rPr>
          <w:fldChar w:fldCharType="end"/>
        </w:r>
      </w:ins>
    </w:p>
    <w:p w14:paraId="236E80DB" w14:textId="35A668F2" w:rsidR="00C116C4" w:rsidRDefault="00C116C4">
      <w:pPr>
        <w:pStyle w:val="TOC2"/>
        <w:tabs>
          <w:tab w:val="left" w:pos="960"/>
          <w:tab w:val="right" w:leader="dot" w:pos="8630"/>
        </w:tabs>
        <w:rPr>
          <w:ins w:id="519" w:author="Mihai Budiu" w:date="2016-06-02T14:50:00Z"/>
          <w:rFonts w:asciiTheme="minorHAnsi" w:eastAsiaTheme="minorEastAsia" w:hAnsiTheme="minorHAnsi" w:cstheme="minorBidi"/>
          <w:noProof/>
          <w:sz w:val="22"/>
          <w:szCs w:val="22"/>
        </w:rPr>
      </w:pPr>
      <w:ins w:id="5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"_Toc452642499"</w:instrText>
        </w:r>
        <w:r w:rsidRPr="00250F44">
          <w:rPr>
            <w:rStyle w:val="Hyperlink"/>
            <w:noProof/>
          </w:rPr>
          <w:instrText xml:space="preserve"> </w:instrText>
        </w:r>
        <w:r w:rsidRPr="00250F44">
          <w:rPr>
            <w:rStyle w:val="Hyperlink"/>
            <w:noProof/>
          </w:rPr>
          <w:fldChar w:fldCharType="separate"/>
        </w:r>
        <w:r w:rsidRPr="00250F44">
          <w:rPr>
            <w:rStyle w:val="Hyperlink"/>
            <w:noProof/>
          </w:rPr>
          <w:t>17.2</w:t>
        </w:r>
        <w:r>
          <w:rPr>
            <w:rFonts w:asciiTheme="minorHAnsi" w:eastAsiaTheme="minorEastAsia" w:hAnsiTheme="minorHAnsi" w:cstheme="minorBidi"/>
            <w:noProof/>
            <w:sz w:val="22"/>
            <w:szCs w:val="22"/>
          </w:rPr>
          <w:tab/>
        </w:r>
        <w:r w:rsidRPr="00250F44">
          <w:rPr>
            <w:rStyle w:val="Hyperlink"/>
            <w:noProof/>
          </w:rPr>
          <w:t>Target program instantiation</w:t>
        </w:r>
        <w:r>
          <w:rPr>
            <w:noProof/>
            <w:webHidden/>
          </w:rPr>
          <w:tab/>
        </w:r>
        <w:r>
          <w:rPr>
            <w:noProof/>
            <w:webHidden/>
          </w:rPr>
          <w:fldChar w:fldCharType="begin"/>
        </w:r>
        <w:r>
          <w:rPr>
            <w:noProof/>
            <w:webHidden/>
          </w:rPr>
          <w:instrText xml:space="preserve"> PAGEREF _Toc452642499 \h </w:instrText>
        </w:r>
      </w:ins>
      <w:r>
        <w:rPr>
          <w:noProof/>
          <w:webHidden/>
        </w:rPr>
      </w:r>
      <w:r>
        <w:rPr>
          <w:noProof/>
          <w:webHidden/>
        </w:rPr>
        <w:fldChar w:fldCharType="separate"/>
      </w:r>
      <w:ins w:id="521" w:author="Mihai Budiu" w:date="2016-06-02T15:32:00Z">
        <w:r w:rsidR="00B115C1">
          <w:rPr>
            <w:noProof/>
            <w:webHidden/>
          </w:rPr>
          <w:t>90</w:t>
        </w:r>
      </w:ins>
      <w:ins w:id="522" w:author="Mihai Budiu" w:date="2016-06-02T14:50:00Z">
        <w:r>
          <w:rPr>
            <w:noProof/>
            <w:webHidden/>
          </w:rPr>
          <w:fldChar w:fldCharType="end"/>
        </w:r>
        <w:r w:rsidRPr="00250F44">
          <w:rPr>
            <w:rStyle w:val="Hyperlink"/>
            <w:noProof/>
          </w:rPr>
          <w:fldChar w:fldCharType="end"/>
        </w:r>
      </w:ins>
    </w:p>
    <w:p w14:paraId="61520675" w14:textId="573B7FDC" w:rsidR="00C116C4" w:rsidRDefault="00C116C4">
      <w:pPr>
        <w:pStyle w:val="TOC2"/>
        <w:tabs>
          <w:tab w:val="left" w:pos="960"/>
          <w:tab w:val="right" w:leader="dot" w:pos="8630"/>
        </w:tabs>
        <w:rPr>
          <w:ins w:id="523" w:author="Mihai Budiu" w:date="2016-06-02T14:50:00Z"/>
          <w:rFonts w:asciiTheme="minorHAnsi" w:eastAsiaTheme="minorEastAsia" w:hAnsiTheme="minorHAnsi" w:cstheme="minorBidi"/>
          <w:noProof/>
          <w:sz w:val="22"/>
          <w:szCs w:val="22"/>
        </w:rPr>
      </w:pPr>
      <w:ins w:id="5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"_Toc452642500"</w:instrText>
        </w:r>
        <w:r w:rsidRPr="00250F44">
          <w:rPr>
            <w:rStyle w:val="Hyperlink"/>
            <w:noProof/>
          </w:rPr>
          <w:instrText xml:space="preserve"> </w:instrText>
        </w:r>
        <w:r w:rsidRPr="00250F44">
          <w:rPr>
            <w:rStyle w:val="Hyperlink"/>
            <w:noProof/>
          </w:rPr>
          <w:fldChar w:fldCharType="separate"/>
        </w:r>
        <w:r w:rsidRPr="00250F44">
          <w:rPr>
            <w:rStyle w:val="Hyperlink"/>
            <w:noProof/>
          </w:rPr>
          <w:t>17.3</w:t>
        </w:r>
        <w:r>
          <w:rPr>
            <w:rFonts w:asciiTheme="minorHAnsi" w:eastAsiaTheme="minorEastAsia" w:hAnsiTheme="minorHAnsi" w:cstheme="minorBidi"/>
            <w:noProof/>
            <w:sz w:val="22"/>
            <w:szCs w:val="22"/>
          </w:rPr>
          <w:tab/>
        </w:r>
        <w:r w:rsidRPr="00250F44">
          <w:rPr>
            <w:rStyle w:val="Hyperlink"/>
            <w:noProof/>
          </w:rPr>
          <w:t>A Packet Filter Model</w:t>
        </w:r>
        <w:r>
          <w:rPr>
            <w:noProof/>
            <w:webHidden/>
          </w:rPr>
          <w:tab/>
        </w:r>
        <w:r>
          <w:rPr>
            <w:noProof/>
            <w:webHidden/>
          </w:rPr>
          <w:fldChar w:fldCharType="begin"/>
        </w:r>
        <w:r>
          <w:rPr>
            <w:noProof/>
            <w:webHidden/>
          </w:rPr>
          <w:instrText xml:space="preserve"> PAGEREF _Toc452642500 \h </w:instrText>
        </w:r>
      </w:ins>
      <w:r>
        <w:rPr>
          <w:noProof/>
          <w:webHidden/>
        </w:rPr>
      </w:r>
      <w:r>
        <w:rPr>
          <w:noProof/>
          <w:webHidden/>
        </w:rPr>
        <w:fldChar w:fldCharType="separate"/>
      </w:r>
      <w:ins w:id="525" w:author="Mihai Budiu" w:date="2016-06-02T15:32:00Z">
        <w:r w:rsidR="00B115C1">
          <w:rPr>
            <w:noProof/>
            <w:webHidden/>
          </w:rPr>
          <w:t>91</w:t>
        </w:r>
      </w:ins>
      <w:ins w:id="526" w:author="Mihai Budiu" w:date="2016-06-02T14:50:00Z">
        <w:r>
          <w:rPr>
            <w:noProof/>
            <w:webHidden/>
          </w:rPr>
          <w:fldChar w:fldCharType="end"/>
        </w:r>
        <w:r w:rsidRPr="00250F44">
          <w:rPr>
            <w:rStyle w:val="Hyperlink"/>
            <w:noProof/>
          </w:rPr>
          <w:fldChar w:fldCharType="end"/>
        </w:r>
      </w:ins>
    </w:p>
    <w:p w14:paraId="22CE997C" w14:textId="399BB337" w:rsidR="00C116C4" w:rsidRDefault="00C116C4">
      <w:pPr>
        <w:pStyle w:val="TOC1"/>
        <w:rPr>
          <w:ins w:id="527" w:author="Mihai Budiu" w:date="2016-06-02T14:50:00Z"/>
          <w:rFonts w:asciiTheme="minorHAnsi" w:eastAsiaTheme="minorEastAsia" w:hAnsiTheme="minorHAnsi" w:cstheme="minorBidi"/>
          <w:noProof/>
          <w:sz w:val="22"/>
          <w:szCs w:val="22"/>
        </w:rPr>
      </w:pPr>
      <w:ins w:id="5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"_Toc452642501"</w:instrText>
        </w:r>
        <w:r w:rsidRPr="00250F44">
          <w:rPr>
            <w:rStyle w:val="Hyperlink"/>
            <w:noProof/>
          </w:rPr>
          <w:instrText xml:space="preserve"> </w:instrText>
        </w:r>
        <w:r w:rsidRPr="00250F44">
          <w:rPr>
            <w:rStyle w:val="Hyperlink"/>
            <w:noProof/>
          </w:rPr>
          <w:fldChar w:fldCharType="separate"/>
        </w:r>
        <w:r w:rsidRPr="00250F44">
          <w:rPr>
            <w:rStyle w:val="Hyperlink"/>
            <w:noProof/>
          </w:rPr>
          <w:t>18</w:t>
        </w:r>
        <w:r>
          <w:rPr>
            <w:rFonts w:asciiTheme="minorHAnsi" w:eastAsiaTheme="minorEastAsia" w:hAnsiTheme="minorHAnsi" w:cstheme="minorBidi"/>
            <w:noProof/>
            <w:sz w:val="22"/>
            <w:szCs w:val="22"/>
          </w:rPr>
          <w:tab/>
        </w:r>
        <w:r w:rsidRPr="00250F44">
          <w:rPr>
            <w:rStyle w:val="Hyperlink"/>
            <w:noProof/>
          </w:rPr>
          <w:t>The P4 abstract machine: evaluating a P4 program</w:t>
        </w:r>
        <w:r>
          <w:rPr>
            <w:noProof/>
            <w:webHidden/>
          </w:rPr>
          <w:tab/>
        </w:r>
        <w:r>
          <w:rPr>
            <w:noProof/>
            <w:webHidden/>
          </w:rPr>
          <w:fldChar w:fldCharType="begin"/>
        </w:r>
        <w:r>
          <w:rPr>
            <w:noProof/>
            <w:webHidden/>
          </w:rPr>
          <w:instrText xml:space="preserve"> PAGEREF _Toc452642501 \h </w:instrText>
        </w:r>
      </w:ins>
      <w:r>
        <w:rPr>
          <w:noProof/>
          <w:webHidden/>
        </w:rPr>
      </w:r>
      <w:r>
        <w:rPr>
          <w:noProof/>
          <w:webHidden/>
        </w:rPr>
        <w:fldChar w:fldCharType="separate"/>
      </w:r>
      <w:ins w:id="529" w:author="Mihai Budiu" w:date="2016-06-02T15:32:00Z">
        <w:r w:rsidR="00B115C1">
          <w:rPr>
            <w:noProof/>
            <w:webHidden/>
          </w:rPr>
          <w:t>92</w:t>
        </w:r>
      </w:ins>
      <w:ins w:id="530" w:author="Mihai Budiu" w:date="2016-06-02T14:50:00Z">
        <w:r>
          <w:rPr>
            <w:noProof/>
            <w:webHidden/>
          </w:rPr>
          <w:fldChar w:fldCharType="end"/>
        </w:r>
        <w:r w:rsidRPr="00250F44">
          <w:rPr>
            <w:rStyle w:val="Hyperlink"/>
            <w:noProof/>
          </w:rPr>
          <w:fldChar w:fldCharType="end"/>
        </w:r>
      </w:ins>
    </w:p>
    <w:p w14:paraId="6AE301DC" w14:textId="103A01B0" w:rsidR="00C116C4" w:rsidRDefault="00C116C4">
      <w:pPr>
        <w:pStyle w:val="TOC2"/>
        <w:tabs>
          <w:tab w:val="left" w:pos="960"/>
          <w:tab w:val="right" w:leader="dot" w:pos="8630"/>
        </w:tabs>
        <w:rPr>
          <w:ins w:id="531" w:author="Mihai Budiu" w:date="2016-06-02T14:50:00Z"/>
          <w:rFonts w:asciiTheme="minorHAnsi" w:eastAsiaTheme="minorEastAsia" w:hAnsiTheme="minorHAnsi" w:cstheme="minorBidi"/>
          <w:noProof/>
          <w:sz w:val="22"/>
          <w:szCs w:val="22"/>
        </w:rPr>
      </w:pPr>
      <w:ins w:id="5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"_Toc452642502"</w:instrText>
        </w:r>
        <w:r w:rsidRPr="00250F44">
          <w:rPr>
            <w:rStyle w:val="Hyperlink"/>
            <w:noProof/>
          </w:rPr>
          <w:instrText xml:space="preserve"> </w:instrText>
        </w:r>
        <w:r w:rsidRPr="00250F44">
          <w:rPr>
            <w:rStyle w:val="Hyperlink"/>
            <w:noProof/>
          </w:rPr>
          <w:fldChar w:fldCharType="separate"/>
        </w:r>
        <w:r w:rsidRPr="00250F44">
          <w:rPr>
            <w:rStyle w:val="Hyperlink"/>
            <w:noProof/>
          </w:rPr>
          <w:t>18.1</w:t>
        </w:r>
        <w:r>
          <w:rPr>
            <w:rFonts w:asciiTheme="minorHAnsi" w:eastAsiaTheme="minorEastAsia" w:hAnsiTheme="minorHAnsi" w:cstheme="minorBidi"/>
            <w:noProof/>
            <w:sz w:val="22"/>
            <w:szCs w:val="22"/>
          </w:rPr>
          <w:tab/>
        </w:r>
        <w:r w:rsidRPr="00250F44">
          <w:rPr>
            <w:rStyle w:val="Hyperlink"/>
            <w:noProof/>
          </w:rPr>
          <w:t>Compile-time evaluation</w:t>
        </w:r>
        <w:r>
          <w:rPr>
            <w:noProof/>
            <w:webHidden/>
          </w:rPr>
          <w:tab/>
        </w:r>
        <w:r>
          <w:rPr>
            <w:noProof/>
            <w:webHidden/>
          </w:rPr>
          <w:fldChar w:fldCharType="begin"/>
        </w:r>
        <w:r>
          <w:rPr>
            <w:noProof/>
            <w:webHidden/>
          </w:rPr>
          <w:instrText xml:space="preserve"> PAGEREF _Toc452642502 \h </w:instrText>
        </w:r>
      </w:ins>
      <w:r>
        <w:rPr>
          <w:noProof/>
          <w:webHidden/>
        </w:rPr>
      </w:r>
      <w:r>
        <w:rPr>
          <w:noProof/>
          <w:webHidden/>
        </w:rPr>
        <w:fldChar w:fldCharType="separate"/>
      </w:r>
      <w:ins w:id="533" w:author="Mihai Budiu" w:date="2016-06-02T15:32:00Z">
        <w:r w:rsidR="00B115C1">
          <w:rPr>
            <w:noProof/>
            <w:webHidden/>
          </w:rPr>
          <w:t>92</w:t>
        </w:r>
      </w:ins>
      <w:ins w:id="534" w:author="Mihai Budiu" w:date="2016-06-02T14:50:00Z">
        <w:r>
          <w:rPr>
            <w:noProof/>
            <w:webHidden/>
          </w:rPr>
          <w:fldChar w:fldCharType="end"/>
        </w:r>
        <w:r w:rsidRPr="00250F44">
          <w:rPr>
            <w:rStyle w:val="Hyperlink"/>
            <w:noProof/>
          </w:rPr>
          <w:fldChar w:fldCharType="end"/>
        </w:r>
      </w:ins>
    </w:p>
    <w:p w14:paraId="21CB50A1" w14:textId="7C1D64BC" w:rsidR="00C116C4" w:rsidRDefault="00C116C4">
      <w:pPr>
        <w:pStyle w:val="TOC2"/>
        <w:tabs>
          <w:tab w:val="left" w:pos="960"/>
          <w:tab w:val="right" w:leader="dot" w:pos="8630"/>
        </w:tabs>
        <w:rPr>
          <w:ins w:id="535" w:author="Mihai Budiu" w:date="2016-06-02T14:50:00Z"/>
          <w:rFonts w:asciiTheme="minorHAnsi" w:eastAsiaTheme="minorEastAsia" w:hAnsiTheme="minorHAnsi" w:cstheme="minorBidi"/>
          <w:noProof/>
          <w:sz w:val="22"/>
          <w:szCs w:val="22"/>
        </w:rPr>
      </w:pPr>
      <w:ins w:id="5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"_Toc452642503"</w:instrText>
        </w:r>
        <w:r w:rsidRPr="00250F44">
          <w:rPr>
            <w:rStyle w:val="Hyperlink"/>
            <w:noProof/>
          </w:rPr>
          <w:instrText xml:space="preserve"> </w:instrText>
        </w:r>
        <w:r w:rsidRPr="00250F44">
          <w:rPr>
            <w:rStyle w:val="Hyperlink"/>
            <w:noProof/>
          </w:rPr>
          <w:fldChar w:fldCharType="separate"/>
        </w:r>
        <w:r w:rsidRPr="00250F44">
          <w:rPr>
            <w:rStyle w:val="Hyperlink"/>
            <w:noProof/>
          </w:rPr>
          <w:t>18.2</w:t>
        </w:r>
        <w:r>
          <w:rPr>
            <w:rFonts w:asciiTheme="minorHAnsi" w:eastAsiaTheme="minorEastAsia" w:hAnsiTheme="minorHAnsi" w:cstheme="minorBidi"/>
            <w:noProof/>
            <w:sz w:val="22"/>
            <w:szCs w:val="22"/>
          </w:rPr>
          <w:tab/>
        </w:r>
        <w:r w:rsidRPr="00250F44">
          <w:rPr>
            <w:rStyle w:val="Hyperlink"/>
            <w:noProof/>
          </w:rPr>
          <w:t>Externally-visible names</w:t>
        </w:r>
        <w:r>
          <w:rPr>
            <w:noProof/>
            <w:webHidden/>
          </w:rPr>
          <w:tab/>
        </w:r>
        <w:r>
          <w:rPr>
            <w:noProof/>
            <w:webHidden/>
          </w:rPr>
          <w:fldChar w:fldCharType="begin"/>
        </w:r>
        <w:r>
          <w:rPr>
            <w:noProof/>
            <w:webHidden/>
          </w:rPr>
          <w:instrText xml:space="preserve"> PAGEREF _Toc452642503 \h </w:instrText>
        </w:r>
      </w:ins>
      <w:r>
        <w:rPr>
          <w:noProof/>
          <w:webHidden/>
        </w:rPr>
      </w:r>
      <w:r>
        <w:rPr>
          <w:noProof/>
          <w:webHidden/>
        </w:rPr>
        <w:fldChar w:fldCharType="separate"/>
      </w:r>
      <w:ins w:id="537" w:author="Mihai Budiu" w:date="2016-06-02T15:32:00Z">
        <w:r w:rsidR="00B115C1">
          <w:rPr>
            <w:noProof/>
            <w:webHidden/>
          </w:rPr>
          <w:t>93</w:t>
        </w:r>
      </w:ins>
      <w:ins w:id="538" w:author="Mihai Budiu" w:date="2016-06-02T14:50:00Z">
        <w:r>
          <w:rPr>
            <w:noProof/>
            <w:webHidden/>
          </w:rPr>
          <w:fldChar w:fldCharType="end"/>
        </w:r>
        <w:r w:rsidRPr="00250F44">
          <w:rPr>
            <w:rStyle w:val="Hyperlink"/>
            <w:noProof/>
          </w:rPr>
          <w:fldChar w:fldCharType="end"/>
        </w:r>
      </w:ins>
    </w:p>
    <w:p w14:paraId="0FE10622" w14:textId="32C51967" w:rsidR="00C116C4" w:rsidRDefault="00C116C4">
      <w:pPr>
        <w:pStyle w:val="TOC2"/>
        <w:tabs>
          <w:tab w:val="left" w:pos="960"/>
          <w:tab w:val="right" w:leader="dot" w:pos="8630"/>
        </w:tabs>
        <w:rPr>
          <w:ins w:id="539" w:author="Mihai Budiu" w:date="2016-06-02T14:50:00Z"/>
          <w:rFonts w:asciiTheme="minorHAnsi" w:eastAsiaTheme="minorEastAsia" w:hAnsiTheme="minorHAnsi" w:cstheme="minorBidi"/>
          <w:noProof/>
          <w:sz w:val="22"/>
          <w:szCs w:val="22"/>
        </w:rPr>
      </w:pPr>
      <w:ins w:id="5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"_Toc452642504"</w:instrText>
        </w:r>
        <w:r w:rsidRPr="00250F44">
          <w:rPr>
            <w:rStyle w:val="Hyperlink"/>
            <w:noProof/>
          </w:rPr>
          <w:instrText xml:space="preserve"> </w:instrText>
        </w:r>
        <w:r w:rsidRPr="00250F44">
          <w:rPr>
            <w:rStyle w:val="Hyperlink"/>
            <w:noProof/>
          </w:rPr>
          <w:fldChar w:fldCharType="separate"/>
        </w:r>
        <w:r w:rsidRPr="00250F44">
          <w:rPr>
            <w:rStyle w:val="Hyperlink"/>
            <w:noProof/>
          </w:rPr>
          <w:t>18.3</w:t>
        </w:r>
        <w:r>
          <w:rPr>
            <w:rFonts w:asciiTheme="minorHAnsi" w:eastAsiaTheme="minorEastAsia" w:hAnsiTheme="minorHAnsi" w:cstheme="minorBidi"/>
            <w:noProof/>
            <w:sz w:val="22"/>
            <w:szCs w:val="22"/>
          </w:rPr>
          <w:tab/>
        </w:r>
        <w:r w:rsidRPr="00250F44">
          <w:rPr>
            <w:rStyle w:val="Hyperlink"/>
            <w:noProof/>
          </w:rPr>
          <w:t>Dynamic evaluation</w:t>
        </w:r>
        <w:r>
          <w:rPr>
            <w:noProof/>
            <w:webHidden/>
          </w:rPr>
          <w:tab/>
        </w:r>
        <w:r>
          <w:rPr>
            <w:noProof/>
            <w:webHidden/>
          </w:rPr>
          <w:fldChar w:fldCharType="begin"/>
        </w:r>
        <w:r>
          <w:rPr>
            <w:noProof/>
            <w:webHidden/>
          </w:rPr>
          <w:instrText xml:space="preserve"> PAGEREF _Toc452642504 \h </w:instrText>
        </w:r>
      </w:ins>
      <w:r>
        <w:rPr>
          <w:noProof/>
          <w:webHidden/>
        </w:rPr>
      </w:r>
      <w:r>
        <w:rPr>
          <w:noProof/>
          <w:webHidden/>
        </w:rPr>
        <w:fldChar w:fldCharType="separate"/>
      </w:r>
      <w:ins w:id="541" w:author="Mihai Budiu" w:date="2016-06-02T15:32:00Z">
        <w:r w:rsidR="00B115C1">
          <w:rPr>
            <w:noProof/>
            <w:webHidden/>
          </w:rPr>
          <w:t>94</w:t>
        </w:r>
      </w:ins>
      <w:ins w:id="542" w:author="Mihai Budiu" w:date="2016-06-02T14:50:00Z">
        <w:r>
          <w:rPr>
            <w:noProof/>
            <w:webHidden/>
          </w:rPr>
          <w:fldChar w:fldCharType="end"/>
        </w:r>
        <w:r w:rsidRPr="00250F44">
          <w:rPr>
            <w:rStyle w:val="Hyperlink"/>
            <w:noProof/>
          </w:rPr>
          <w:fldChar w:fldCharType="end"/>
        </w:r>
      </w:ins>
    </w:p>
    <w:p w14:paraId="46B5116E" w14:textId="39B9D46E" w:rsidR="00C116C4" w:rsidRDefault="00C116C4">
      <w:pPr>
        <w:pStyle w:val="TOC3"/>
        <w:tabs>
          <w:tab w:val="left" w:pos="1440"/>
          <w:tab w:val="right" w:leader="dot" w:pos="8630"/>
        </w:tabs>
        <w:rPr>
          <w:ins w:id="543" w:author="Mihai Budiu" w:date="2016-06-02T14:50:00Z"/>
          <w:rFonts w:asciiTheme="minorHAnsi" w:eastAsiaTheme="minorEastAsia" w:hAnsiTheme="minorHAnsi" w:cstheme="minorBidi"/>
          <w:noProof/>
          <w:sz w:val="22"/>
          <w:szCs w:val="22"/>
        </w:rPr>
      </w:pPr>
      <w:ins w:id="5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"_Toc452642505"</w:instrText>
        </w:r>
        <w:r w:rsidRPr="00250F44">
          <w:rPr>
            <w:rStyle w:val="Hyperlink"/>
            <w:noProof/>
          </w:rPr>
          <w:instrText xml:space="preserve"> </w:instrText>
        </w:r>
        <w:r w:rsidRPr="00250F44">
          <w:rPr>
            <w:rStyle w:val="Hyperlink"/>
            <w:noProof/>
          </w:rPr>
          <w:fldChar w:fldCharType="separate"/>
        </w:r>
        <w:r w:rsidRPr="00250F44">
          <w:rPr>
            <w:rStyle w:val="Hyperlink"/>
            <w:noProof/>
          </w:rPr>
          <w:t>18.3.1</w:t>
        </w:r>
        <w:r>
          <w:rPr>
            <w:rFonts w:asciiTheme="minorHAnsi" w:eastAsiaTheme="minorEastAsia" w:hAnsiTheme="minorHAnsi" w:cstheme="minorBidi"/>
            <w:noProof/>
            <w:sz w:val="22"/>
            <w:szCs w:val="22"/>
          </w:rPr>
          <w:tab/>
        </w:r>
        <w:r w:rsidRPr="00250F44">
          <w:rPr>
            <w:rStyle w:val="Hyperlink"/>
            <w:noProof/>
          </w:rPr>
          <w:t>Concurrency model</w:t>
        </w:r>
        <w:r>
          <w:rPr>
            <w:noProof/>
            <w:webHidden/>
          </w:rPr>
          <w:tab/>
        </w:r>
        <w:r>
          <w:rPr>
            <w:noProof/>
            <w:webHidden/>
          </w:rPr>
          <w:fldChar w:fldCharType="begin"/>
        </w:r>
        <w:r>
          <w:rPr>
            <w:noProof/>
            <w:webHidden/>
          </w:rPr>
          <w:instrText xml:space="preserve"> PAGEREF _Toc452642505 \h </w:instrText>
        </w:r>
      </w:ins>
      <w:r>
        <w:rPr>
          <w:noProof/>
          <w:webHidden/>
        </w:rPr>
      </w:r>
      <w:r>
        <w:rPr>
          <w:noProof/>
          <w:webHidden/>
        </w:rPr>
        <w:fldChar w:fldCharType="separate"/>
      </w:r>
      <w:ins w:id="545" w:author="Mihai Budiu" w:date="2016-06-02T15:32:00Z">
        <w:r w:rsidR="00B115C1">
          <w:rPr>
            <w:noProof/>
            <w:webHidden/>
          </w:rPr>
          <w:t>94</w:t>
        </w:r>
      </w:ins>
      <w:ins w:id="546" w:author="Mihai Budiu" w:date="2016-06-02T14:50:00Z">
        <w:r>
          <w:rPr>
            <w:noProof/>
            <w:webHidden/>
          </w:rPr>
          <w:fldChar w:fldCharType="end"/>
        </w:r>
        <w:r w:rsidRPr="00250F44">
          <w:rPr>
            <w:rStyle w:val="Hyperlink"/>
            <w:noProof/>
          </w:rPr>
          <w:fldChar w:fldCharType="end"/>
        </w:r>
      </w:ins>
    </w:p>
    <w:p w14:paraId="2B6A82F4" w14:textId="3FFB2588" w:rsidR="00C116C4" w:rsidRDefault="00C116C4">
      <w:pPr>
        <w:pStyle w:val="TOC1"/>
        <w:rPr>
          <w:ins w:id="547" w:author="Mihai Budiu" w:date="2016-06-02T14:50:00Z"/>
          <w:rFonts w:asciiTheme="minorHAnsi" w:eastAsiaTheme="minorEastAsia" w:hAnsiTheme="minorHAnsi" w:cstheme="minorBidi"/>
          <w:noProof/>
          <w:sz w:val="22"/>
          <w:szCs w:val="22"/>
        </w:rPr>
      </w:pPr>
      <w:ins w:id="5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"_Toc452642506"</w:instrText>
        </w:r>
        <w:r w:rsidRPr="00250F44">
          <w:rPr>
            <w:rStyle w:val="Hyperlink"/>
            <w:noProof/>
          </w:rPr>
          <w:instrText xml:space="preserve"> </w:instrText>
        </w:r>
        <w:r w:rsidRPr="00250F44">
          <w:rPr>
            <w:rStyle w:val="Hyperlink"/>
            <w:noProof/>
          </w:rPr>
          <w:fldChar w:fldCharType="separate"/>
        </w:r>
        <w:r w:rsidRPr="00250F44">
          <w:rPr>
            <w:rStyle w:val="Hyperlink"/>
            <w:noProof/>
          </w:rPr>
          <w:t>19</w:t>
        </w:r>
        <w:r>
          <w:rPr>
            <w:rFonts w:asciiTheme="minorHAnsi" w:eastAsiaTheme="minorEastAsia" w:hAnsiTheme="minorHAnsi" w:cstheme="minorBidi"/>
            <w:noProof/>
            <w:sz w:val="22"/>
            <w:szCs w:val="22"/>
          </w:rPr>
          <w:tab/>
        </w:r>
        <w:r w:rsidRPr="00250F44">
          <w:rPr>
            <w:rStyle w:val="Hyperlink"/>
            <w:noProof/>
          </w:rPr>
          <w:t>Annotations</w:t>
        </w:r>
        <w:r>
          <w:rPr>
            <w:noProof/>
            <w:webHidden/>
          </w:rPr>
          <w:tab/>
        </w:r>
        <w:r>
          <w:rPr>
            <w:noProof/>
            <w:webHidden/>
          </w:rPr>
          <w:fldChar w:fldCharType="begin"/>
        </w:r>
        <w:r>
          <w:rPr>
            <w:noProof/>
            <w:webHidden/>
          </w:rPr>
          <w:instrText xml:space="preserve"> PAGEREF _Toc452642506 \h </w:instrText>
        </w:r>
      </w:ins>
      <w:r>
        <w:rPr>
          <w:noProof/>
          <w:webHidden/>
        </w:rPr>
      </w:r>
      <w:r>
        <w:rPr>
          <w:noProof/>
          <w:webHidden/>
        </w:rPr>
        <w:fldChar w:fldCharType="separate"/>
      </w:r>
      <w:ins w:id="549" w:author="Mihai Budiu" w:date="2016-06-02T15:32:00Z">
        <w:r w:rsidR="00B115C1">
          <w:rPr>
            <w:noProof/>
            <w:webHidden/>
          </w:rPr>
          <w:t>95</w:t>
        </w:r>
      </w:ins>
      <w:ins w:id="550" w:author="Mihai Budiu" w:date="2016-06-02T14:50:00Z">
        <w:r>
          <w:rPr>
            <w:noProof/>
            <w:webHidden/>
          </w:rPr>
          <w:fldChar w:fldCharType="end"/>
        </w:r>
        <w:r w:rsidRPr="00250F44">
          <w:rPr>
            <w:rStyle w:val="Hyperlink"/>
            <w:noProof/>
          </w:rPr>
          <w:fldChar w:fldCharType="end"/>
        </w:r>
      </w:ins>
    </w:p>
    <w:p w14:paraId="302E83E3" w14:textId="3E118095" w:rsidR="00C116C4" w:rsidRDefault="00C116C4">
      <w:pPr>
        <w:pStyle w:val="TOC3"/>
        <w:tabs>
          <w:tab w:val="left" w:pos="1440"/>
          <w:tab w:val="right" w:leader="dot" w:pos="8630"/>
        </w:tabs>
        <w:rPr>
          <w:ins w:id="551" w:author="Mihai Budiu" w:date="2016-06-02T14:50:00Z"/>
          <w:rFonts w:asciiTheme="minorHAnsi" w:eastAsiaTheme="minorEastAsia" w:hAnsiTheme="minorHAnsi" w:cstheme="minorBidi"/>
          <w:noProof/>
          <w:sz w:val="22"/>
          <w:szCs w:val="22"/>
        </w:rPr>
      </w:pPr>
      <w:ins w:id="5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"_Toc452642507"</w:instrText>
        </w:r>
        <w:r w:rsidRPr="00250F44">
          <w:rPr>
            <w:rStyle w:val="Hyperlink"/>
            <w:noProof/>
          </w:rPr>
          <w:instrText xml:space="preserve"> </w:instrText>
        </w:r>
        <w:r w:rsidRPr="00250F44">
          <w:rPr>
            <w:rStyle w:val="Hyperlink"/>
            <w:noProof/>
          </w:rPr>
          <w:fldChar w:fldCharType="separate"/>
        </w:r>
        <w:r w:rsidRPr="00250F44">
          <w:rPr>
            <w:rStyle w:val="Hyperlink"/>
            <w:noProof/>
          </w:rPr>
          <w:t>19.1.1</w:t>
        </w:r>
        <w:r>
          <w:rPr>
            <w:rFonts w:asciiTheme="minorHAnsi" w:eastAsiaTheme="minorEastAsia" w:hAnsiTheme="minorHAnsi" w:cstheme="minorBidi"/>
            <w:noProof/>
            <w:sz w:val="22"/>
            <w:szCs w:val="22"/>
          </w:rPr>
          <w:tab/>
        </w:r>
        <w:r w:rsidRPr="00250F44">
          <w:rPr>
            <w:rStyle w:val="Hyperlink"/>
            <w:noProof/>
          </w:rPr>
          <w:t>Predefined annotations</w:t>
        </w:r>
        <w:r>
          <w:rPr>
            <w:noProof/>
            <w:webHidden/>
          </w:rPr>
          <w:tab/>
        </w:r>
        <w:r>
          <w:rPr>
            <w:noProof/>
            <w:webHidden/>
          </w:rPr>
          <w:fldChar w:fldCharType="begin"/>
        </w:r>
        <w:r>
          <w:rPr>
            <w:noProof/>
            <w:webHidden/>
          </w:rPr>
          <w:instrText xml:space="preserve"> PAGEREF _Toc452642507 \h </w:instrText>
        </w:r>
      </w:ins>
      <w:r>
        <w:rPr>
          <w:noProof/>
          <w:webHidden/>
        </w:rPr>
      </w:r>
      <w:r>
        <w:rPr>
          <w:noProof/>
          <w:webHidden/>
        </w:rPr>
        <w:fldChar w:fldCharType="separate"/>
      </w:r>
      <w:ins w:id="553" w:author="Mihai Budiu" w:date="2016-06-02T15:32:00Z">
        <w:r w:rsidR="00B115C1">
          <w:rPr>
            <w:noProof/>
            <w:webHidden/>
          </w:rPr>
          <w:t>96</w:t>
        </w:r>
      </w:ins>
      <w:ins w:id="554" w:author="Mihai Budiu" w:date="2016-06-02T14:50:00Z">
        <w:r>
          <w:rPr>
            <w:noProof/>
            <w:webHidden/>
          </w:rPr>
          <w:fldChar w:fldCharType="end"/>
        </w:r>
        <w:r w:rsidRPr="00250F44">
          <w:rPr>
            <w:rStyle w:val="Hyperlink"/>
            <w:noProof/>
          </w:rPr>
          <w:fldChar w:fldCharType="end"/>
        </w:r>
      </w:ins>
    </w:p>
    <w:p w14:paraId="03866C9E" w14:textId="66BCAFCB" w:rsidR="00C116C4" w:rsidRDefault="00C116C4">
      <w:pPr>
        <w:pStyle w:val="TOC3"/>
        <w:tabs>
          <w:tab w:val="left" w:pos="1440"/>
          <w:tab w:val="right" w:leader="dot" w:pos="8630"/>
        </w:tabs>
        <w:rPr>
          <w:ins w:id="555" w:author="Mihai Budiu" w:date="2016-06-02T14:50:00Z"/>
          <w:rFonts w:asciiTheme="minorHAnsi" w:eastAsiaTheme="minorEastAsia" w:hAnsiTheme="minorHAnsi" w:cstheme="minorBidi"/>
          <w:noProof/>
          <w:sz w:val="22"/>
          <w:szCs w:val="22"/>
        </w:rPr>
      </w:pPr>
      <w:ins w:id="5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"_Toc452642508"</w:instrText>
        </w:r>
        <w:r w:rsidRPr="00250F44">
          <w:rPr>
            <w:rStyle w:val="Hyperlink"/>
            <w:noProof/>
          </w:rPr>
          <w:instrText xml:space="preserve"> </w:instrText>
        </w:r>
        <w:r w:rsidRPr="00250F44">
          <w:rPr>
            <w:rStyle w:val="Hyperlink"/>
            <w:noProof/>
          </w:rPr>
          <w:fldChar w:fldCharType="separate"/>
        </w:r>
        <w:r w:rsidRPr="00250F44">
          <w:rPr>
            <w:rStyle w:val="Hyperlink"/>
            <w:noProof/>
          </w:rPr>
          <w:t>19.1.2</w:t>
        </w:r>
        <w:r>
          <w:rPr>
            <w:rFonts w:asciiTheme="minorHAnsi" w:eastAsiaTheme="minorEastAsia" w:hAnsiTheme="minorHAnsi" w:cstheme="minorBidi"/>
            <w:noProof/>
            <w:sz w:val="22"/>
            <w:szCs w:val="22"/>
          </w:rPr>
          <w:tab/>
        </w:r>
        <w:r w:rsidRPr="00250F44">
          <w:rPr>
            <w:rStyle w:val="Hyperlink"/>
            <w:noProof/>
          </w:rPr>
          <w:t>Target-specific annotations</w:t>
        </w:r>
        <w:r>
          <w:rPr>
            <w:noProof/>
            <w:webHidden/>
          </w:rPr>
          <w:tab/>
        </w:r>
        <w:r>
          <w:rPr>
            <w:noProof/>
            <w:webHidden/>
          </w:rPr>
          <w:fldChar w:fldCharType="begin"/>
        </w:r>
        <w:r>
          <w:rPr>
            <w:noProof/>
            <w:webHidden/>
          </w:rPr>
          <w:instrText xml:space="preserve"> PAGEREF _Toc452642508 \h </w:instrText>
        </w:r>
      </w:ins>
      <w:r>
        <w:rPr>
          <w:noProof/>
          <w:webHidden/>
        </w:rPr>
      </w:r>
      <w:r>
        <w:rPr>
          <w:noProof/>
          <w:webHidden/>
        </w:rPr>
        <w:fldChar w:fldCharType="separate"/>
      </w:r>
      <w:ins w:id="557" w:author="Mihai Budiu" w:date="2016-06-02T15:32:00Z">
        <w:r w:rsidR="00B115C1">
          <w:rPr>
            <w:noProof/>
            <w:webHidden/>
          </w:rPr>
          <w:t>97</w:t>
        </w:r>
      </w:ins>
      <w:ins w:id="558" w:author="Mihai Budiu" w:date="2016-06-02T14:50:00Z">
        <w:r>
          <w:rPr>
            <w:noProof/>
            <w:webHidden/>
          </w:rPr>
          <w:fldChar w:fldCharType="end"/>
        </w:r>
        <w:r w:rsidRPr="00250F44">
          <w:rPr>
            <w:rStyle w:val="Hyperlink"/>
            <w:noProof/>
          </w:rPr>
          <w:fldChar w:fldCharType="end"/>
        </w:r>
      </w:ins>
    </w:p>
    <w:p w14:paraId="57019202" w14:textId="349043A1" w:rsidR="00C116C4" w:rsidRDefault="00C116C4">
      <w:pPr>
        <w:pStyle w:val="TOC1"/>
        <w:rPr>
          <w:ins w:id="559" w:author="Mihai Budiu" w:date="2016-06-02T14:50:00Z"/>
          <w:rFonts w:asciiTheme="minorHAnsi" w:eastAsiaTheme="minorEastAsia" w:hAnsiTheme="minorHAnsi" w:cstheme="minorBidi"/>
          <w:noProof/>
          <w:sz w:val="22"/>
          <w:szCs w:val="22"/>
        </w:rPr>
      </w:pPr>
      <w:ins w:id="5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"_Toc452642509"</w:instrText>
        </w:r>
        <w:r w:rsidRPr="00250F44">
          <w:rPr>
            <w:rStyle w:val="Hyperlink"/>
            <w:noProof/>
          </w:rPr>
          <w:instrText xml:space="preserve"> </w:instrText>
        </w:r>
        <w:r w:rsidRPr="00250F44">
          <w:rPr>
            <w:rStyle w:val="Hyperlink"/>
            <w:noProof/>
          </w:rPr>
          <w:fldChar w:fldCharType="separate"/>
        </w:r>
        <w:r w:rsidRPr="00250F44">
          <w:rPr>
            <w:rStyle w:val="Hyperlink"/>
            <w:noProof/>
          </w:rPr>
          <w:t>20</w:t>
        </w:r>
        <w:r>
          <w:rPr>
            <w:rFonts w:asciiTheme="minorHAnsi" w:eastAsiaTheme="minorEastAsia" w:hAnsiTheme="minorHAnsi" w:cstheme="minorBidi"/>
            <w:noProof/>
            <w:sz w:val="22"/>
            <w:szCs w:val="22"/>
          </w:rPr>
          <w:tab/>
        </w:r>
        <w:r w:rsidRPr="00250F44">
          <w:rPr>
            <w:rStyle w:val="Hyperlink"/>
            <w:noProof/>
          </w:rPr>
          <w:t>Appendix: P4 reserved keywords</w:t>
        </w:r>
        <w:r>
          <w:rPr>
            <w:noProof/>
            <w:webHidden/>
          </w:rPr>
          <w:tab/>
        </w:r>
        <w:r>
          <w:rPr>
            <w:noProof/>
            <w:webHidden/>
          </w:rPr>
          <w:fldChar w:fldCharType="begin"/>
        </w:r>
        <w:r>
          <w:rPr>
            <w:noProof/>
            <w:webHidden/>
          </w:rPr>
          <w:instrText xml:space="preserve"> PAGEREF _Toc452642509 \h </w:instrText>
        </w:r>
      </w:ins>
      <w:r>
        <w:rPr>
          <w:noProof/>
          <w:webHidden/>
        </w:rPr>
      </w:r>
      <w:r>
        <w:rPr>
          <w:noProof/>
          <w:webHidden/>
        </w:rPr>
        <w:fldChar w:fldCharType="separate"/>
      </w:r>
      <w:ins w:id="561" w:author="Mihai Budiu" w:date="2016-06-02T15:32:00Z">
        <w:r w:rsidR="00B115C1">
          <w:rPr>
            <w:noProof/>
            <w:webHidden/>
          </w:rPr>
          <w:t>97</w:t>
        </w:r>
      </w:ins>
      <w:ins w:id="562" w:author="Mihai Budiu" w:date="2016-06-02T14:50:00Z">
        <w:r>
          <w:rPr>
            <w:noProof/>
            <w:webHidden/>
          </w:rPr>
          <w:fldChar w:fldCharType="end"/>
        </w:r>
        <w:r w:rsidRPr="00250F44">
          <w:rPr>
            <w:rStyle w:val="Hyperlink"/>
            <w:noProof/>
          </w:rPr>
          <w:fldChar w:fldCharType="end"/>
        </w:r>
      </w:ins>
    </w:p>
    <w:p w14:paraId="724B41CC" w14:textId="45FFF782" w:rsidR="00C116C4" w:rsidRDefault="00C116C4">
      <w:pPr>
        <w:pStyle w:val="TOC1"/>
        <w:rPr>
          <w:ins w:id="563" w:author="Mihai Budiu" w:date="2016-06-02T14:50:00Z"/>
          <w:rFonts w:asciiTheme="minorHAnsi" w:eastAsiaTheme="minorEastAsia" w:hAnsiTheme="minorHAnsi" w:cstheme="minorBidi"/>
          <w:noProof/>
          <w:sz w:val="22"/>
          <w:szCs w:val="22"/>
        </w:rPr>
      </w:pPr>
      <w:ins w:id="5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"_Toc452642510"</w:instrText>
        </w:r>
        <w:r w:rsidRPr="00250F44">
          <w:rPr>
            <w:rStyle w:val="Hyperlink"/>
            <w:noProof/>
          </w:rPr>
          <w:instrText xml:space="preserve"> </w:instrText>
        </w:r>
        <w:r w:rsidRPr="00250F44">
          <w:rPr>
            <w:rStyle w:val="Hyperlink"/>
            <w:noProof/>
          </w:rPr>
          <w:fldChar w:fldCharType="separate"/>
        </w:r>
        <w:r w:rsidRPr="00250F44">
          <w:rPr>
            <w:rStyle w:val="Hyperlink"/>
            <w:noProof/>
          </w:rPr>
          <w:t>21</w:t>
        </w:r>
        <w:r>
          <w:rPr>
            <w:rFonts w:asciiTheme="minorHAnsi" w:eastAsiaTheme="minorEastAsia" w:hAnsiTheme="minorHAnsi" w:cstheme="minorBidi"/>
            <w:noProof/>
            <w:sz w:val="22"/>
            <w:szCs w:val="22"/>
          </w:rPr>
          <w:tab/>
        </w:r>
        <w:r w:rsidRPr="00250F44">
          <w:rPr>
            <w:rStyle w:val="Hyperlink"/>
            <w:noProof/>
          </w:rPr>
          <w:t>Appendix: P4 core library</w:t>
        </w:r>
        <w:r>
          <w:rPr>
            <w:noProof/>
            <w:webHidden/>
          </w:rPr>
          <w:tab/>
        </w:r>
        <w:r>
          <w:rPr>
            <w:noProof/>
            <w:webHidden/>
          </w:rPr>
          <w:fldChar w:fldCharType="begin"/>
        </w:r>
        <w:r>
          <w:rPr>
            <w:noProof/>
            <w:webHidden/>
          </w:rPr>
          <w:instrText xml:space="preserve"> PAGEREF _Toc452642510 \h </w:instrText>
        </w:r>
      </w:ins>
      <w:r>
        <w:rPr>
          <w:noProof/>
          <w:webHidden/>
        </w:rPr>
      </w:r>
      <w:r>
        <w:rPr>
          <w:noProof/>
          <w:webHidden/>
        </w:rPr>
        <w:fldChar w:fldCharType="separate"/>
      </w:r>
      <w:ins w:id="565" w:author="Mihai Budiu" w:date="2016-06-02T15:32:00Z">
        <w:r w:rsidR="00B115C1">
          <w:rPr>
            <w:noProof/>
            <w:webHidden/>
          </w:rPr>
          <w:t>97</w:t>
        </w:r>
      </w:ins>
      <w:ins w:id="566" w:author="Mihai Budiu" w:date="2016-06-02T14:50:00Z">
        <w:r>
          <w:rPr>
            <w:noProof/>
            <w:webHidden/>
          </w:rPr>
          <w:fldChar w:fldCharType="end"/>
        </w:r>
        <w:r w:rsidRPr="00250F44">
          <w:rPr>
            <w:rStyle w:val="Hyperlink"/>
            <w:noProof/>
          </w:rPr>
          <w:fldChar w:fldCharType="end"/>
        </w:r>
      </w:ins>
    </w:p>
    <w:p w14:paraId="4C281E9A" w14:textId="5F24E49C" w:rsidR="00C116C4" w:rsidRDefault="00C116C4">
      <w:pPr>
        <w:pStyle w:val="TOC1"/>
        <w:rPr>
          <w:ins w:id="567" w:author="Mihai Budiu" w:date="2016-06-02T14:50:00Z"/>
          <w:rFonts w:asciiTheme="minorHAnsi" w:eastAsiaTheme="minorEastAsia" w:hAnsiTheme="minorHAnsi" w:cstheme="minorBidi"/>
          <w:noProof/>
          <w:sz w:val="22"/>
          <w:szCs w:val="22"/>
        </w:rPr>
      </w:pPr>
      <w:ins w:id="5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"_Toc452642511"</w:instrText>
        </w:r>
        <w:r w:rsidRPr="00250F44">
          <w:rPr>
            <w:rStyle w:val="Hyperlink"/>
            <w:noProof/>
          </w:rPr>
          <w:instrText xml:space="preserve"> </w:instrText>
        </w:r>
        <w:r w:rsidRPr="00250F44">
          <w:rPr>
            <w:rStyle w:val="Hyperlink"/>
            <w:noProof/>
          </w:rPr>
          <w:fldChar w:fldCharType="separate"/>
        </w:r>
        <w:r w:rsidRPr="00250F44">
          <w:rPr>
            <w:rStyle w:val="Hyperlink"/>
            <w:noProof/>
          </w:rPr>
          <w:t>22</w:t>
        </w:r>
        <w:r>
          <w:rPr>
            <w:rFonts w:asciiTheme="minorHAnsi" w:eastAsiaTheme="minorEastAsia" w:hAnsiTheme="minorHAnsi" w:cstheme="minorBidi"/>
            <w:noProof/>
            <w:sz w:val="22"/>
            <w:szCs w:val="22"/>
          </w:rPr>
          <w:tab/>
        </w:r>
        <w:r w:rsidRPr="00250F44">
          <w:rPr>
            <w:rStyle w:val="Hyperlink"/>
            <w:noProof/>
          </w:rPr>
          <w:t>Appendix: checksums</w:t>
        </w:r>
        <w:r>
          <w:rPr>
            <w:noProof/>
            <w:webHidden/>
          </w:rPr>
          <w:tab/>
        </w:r>
        <w:r>
          <w:rPr>
            <w:noProof/>
            <w:webHidden/>
          </w:rPr>
          <w:fldChar w:fldCharType="begin"/>
        </w:r>
        <w:r>
          <w:rPr>
            <w:noProof/>
            <w:webHidden/>
          </w:rPr>
          <w:instrText xml:space="preserve"> PAGEREF _Toc452642511 \h </w:instrText>
        </w:r>
      </w:ins>
      <w:r>
        <w:rPr>
          <w:noProof/>
          <w:webHidden/>
        </w:rPr>
      </w:r>
      <w:r>
        <w:rPr>
          <w:noProof/>
          <w:webHidden/>
        </w:rPr>
        <w:fldChar w:fldCharType="separate"/>
      </w:r>
      <w:ins w:id="569" w:author="Mihai Budiu" w:date="2016-06-02T15:32:00Z">
        <w:r w:rsidR="00B115C1">
          <w:rPr>
            <w:noProof/>
            <w:webHidden/>
          </w:rPr>
          <w:t>98</w:t>
        </w:r>
      </w:ins>
      <w:ins w:id="570" w:author="Mihai Budiu" w:date="2016-06-02T14:50:00Z">
        <w:r>
          <w:rPr>
            <w:noProof/>
            <w:webHidden/>
          </w:rPr>
          <w:fldChar w:fldCharType="end"/>
        </w:r>
        <w:r w:rsidRPr="00250F44">
          <w:rPr>
            <w:rStyle w:val="Hyperlink"/>
            <w:noProof/>
          </w:rPr>
          <w:fldChar w:fldCharType="end"/>
        </w:r>
      </w:ins>
    </w:p>
    <w:p w14:paraId="3A2ADE93" w14:textId="152B0A6D" w:rsidR="00C116C4" w:rsidRDefault="00C116C4">
      <w:pPr>
        <w:pStyle w:val="TOC1"/>
        <w:rPr>
          <w:ins w:id="571" w:author="Mihai Budiu" w:date="2016-06-02T14:50:00Z"/>
          <w:rFonts w:asciiTheme="minorHAnsi" w:eastAsiaTheme="minorEastAsia" w:hAnsiTheme="minorHAnsi" w:cstheme="minorBidi"/>
          <w:noProof/>
          <w:sz w:val="22"/>
          <w:szCs w:val="22"/>
        </w:rPr>
      </w:pPr>
      <w:ins w:id="5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"_Toc452642512"</w:instrText>
        </w:r>
        <w:r w:rsidRPr="00250F44">
          <w:rPr>
            <w:rStyle w:val="Hyperlink"/>
            <w:noProof/>
          </w:rPr>
          <w:instrText xml:space="preserve"> </w:instrText>
        </w:r>
        <w:r w:rsidRPr="00250F44">
          <w:rPr>
            <w:rStyle w:val="Hyperlink"/>
            <w:noProof/>
          </w:rPr>
          <w:fldChar w:fldCharType="separate"/>
        </w:r>
        <w:r w:rsidRPr="00250F44">
          <w:rPr>
            <w:rStyle w:val="Hyperlink"/>
            <w:noProof/>
          </w:rPr>
          <w:t>23</w:t>
        </w:r>
        <w:r>
          <w:rPr>
            <w:rFonts w:asciiTheme="minorHAnsi" w:eastAsiaTheme="minorEastAsia" w:hAnsiTheme="minorHAnsi" w:cstheme="minorBidi"/>
            <w:noProof/>
            <w:sz w:val="22"/>
            <w:szCs w:val="22"/>
          </w:rPr>
          <w:tab/>
        </w:r>
        <w:r w:rsidRPr="00250F44">
          <w:rPr>
            <w:rStyle w:val="Hyperlink"/>
            <w:noProof/>
          </w:rPr>
          <w:t>Appendix: P4 v1.2 grammar</w:t>
        </w:r>
        <w:r>
          <w:rPr>
            <w:noProof/>
            <w:webHidden/>
          </w:rPr>
          <w:tab/>
        </w:r>
        <w:r>
          <w:rPr>
            <w:noProof/>
            <w:webHidden/>
          </w:rPr>
          <w:fldChar w:fldCharType="begin"/>
        </w:r>
        <w:r>
          <w:rPr>
            <w:noProof/>
            <w:webHidden/>
          </w:rPr>
          <w:instrText xml:space="preserve"> PAGEREF _Toc452642512 \h </w:instrText>
        </w:r>
      </w:ins>
      <w:r>
        <w:rPr>
          <w:noProof/>
          <w:webHidden/>
        </w:rPr>
      </w:r>
      <w:r>
        <w:rPr>
          <w:noProof/>
          <w:webHidden/>
        </w:rPr>
        <w:fldChar w:fldCharType="separate"/>
      </w:r>
      <w:ins w:id="573" w:author="Mihai Budiu" w:date="2016-06-02T15:32:00Z">
        <w:r w:rsidR="00B115C1">
          <w:rPr>
            <w:noProof/>
            <w:webHidden/>
          </w:rPr>
          <w:t>99</w:t>
        </w:r>
      </w:ins>
      <w:ins w:id="574" w:author="Mihai Budiu" w:date="2016-06-02T14:50:00Z">
        <w:r>
          <w:rPr>
            <w:noProof/>
            <w:webHidden/>
          </w:rPr>
          <w:fldChar w:fldCharType="end"/>
        </w:r>
        <w:r w:rsidRPr="00250F44">
          <w:rPr>
            <w:rStyle w:val="Hyperlink"/>
            <w:noProof/>
          </w:rPr>
          <w:fldChar w:fldCharType="end"/>
        </w:r>
      </w:ins>
    </w:p>
    <w:p w14:paraId="46B65136" w14:textId="62B565AA" w:rsidR="004344C9" w:rsidDel="00C116C4" w:rsidRDefault="004344C9">
      <w:pPr>
        <w:pStyle w:val="TOC1"/>
        <w:rPr>
          <w:del w:id="575" w:author="Mihai Budiu" w:date="2016-06-02T14:50:00Z"/>
          <w:rFonts w:asciiTheme="minorHAnsi" w:eastAsiaTheme="minorEastAsia" w:hAnsiTheme="minorHAnsi" w:cstheme="minorBidi"/>
          <w:noProof/>
          <w:sz w:val="24"/>
        </w:rPr>
      </w:pPr>
      <w:del w:id="576" w:author="Mihai Budiu" w:date="2016-06-02T14:50:00Z">
        <w:r w:rsidRPr="00C116C4" w:rsidDel="00C116C4">
          <w:rPr>
            <w:rPrChange w:id="577" w:author="Mihai Budiu" w:date="2016-06-02T14:50:00Z">
              <w:rPr>
                <w:rStyle w:val="Hyperlink"/>
                <w:noProof/>
              </w:rPr>
            </w:rPrChange>
          </w:rPr>
          <w:delText>1</w:delText>
        </w:r>
        <w:r w:rsidDel="00C116C4">
          <w:rPr>
            <w:rFonts w:asciiTheme="minorHAnsi" w:eastAsiaTheme="minorEastAsia" w:hAnsiTheme="minorHAnsi" w:cstheme="minorBidi"/>
            <w:noProof/>
            <w:sz w:val="24"/>
          </w:rPr>
          <w:tab/>
        </w:r>
        <w:r w:rsidRPr="00C116C4" w:rsidDel="00C116C4">
          <w:rPr>
            <w:rPrChange w:id="578" w:author="Mihai Budiu" w:date="2016-06-02T14:50:00Z">
              <w:rPr>
                <w:rStyle w:val="Hyperlink"/>
                <w:noProof/>
              </w:rPr>
            </w:rPrChange>
          </w:rPr>
          <w:delText>Abstract</w:delText>
        </w:r>
        <w:r w:rsidDel="00C116C4">
          <w:rPr>
            <w:noProof/>
            <w:webHidden/>
          </w:rPr>
          <w:tab/>
          <w:delText>1</w:delText>
        </w:r>
      </w:del>
    </w:p>
    <w:p w14:paraId="5B566B6B" w14:textId="51DD1369" w:rsidR="004344C9" w:rsidDel="00C116C4" w:rsidRDefault="004344C9">
      <w:pPr>
        <w:pStyle w:val="TOC1"/>
        <w:rPr>
          <w:del w:id="579" w:author="Mihai Budiu" w:date="2016-06-02T14:50:00Z"/>
          <w:rFonts w:asciiTheme="minorHAnsi" w:eastAsiaTheme="minorEastAsia" w:hAnsiTheme="minorHAnsi" w:cstheme="minorBidi"/>
          <w:noProof/>
          <w:sz w:val="24"/>
        </w:rPr>
      </w:pPr>
      <w:del w:id="580" w:author="Mihai Budiu" w:date="2016-06-02T14:50:00Z">
        <w:r w:rsidRPr="00C116C4" w:rsidDel="00C116C4">
          <w:rPr>
            <w:rPrChange w:id="581" w:author="Mihai Budiu" w:date="2016-06-02T14:50:00Z">
              <w:rPr>
                <w:rStyle w:val="Hyperlink"/>
                <w:noProof/>
              </w:rPr>
            </w:rPrChange>
          </w:rPr>
          <w:delText>Table of Contents</w:delText>
        </w:r>
        <w:r w:rsidDel="00C116C4">
          <w:rPr>
            <w:noProof/>
            <w:webHidden/>
          </w:rPr>
          <w:tab/>
          <w:delText>1</w:delText>
        </w:r>
      </w:del>
    </w:p>
    <w:p w14:paraId="1D63C9CE" w14:textId="355E5C61" w:rsidR="004344C9" w:rsidDel="00C116C4" w:rsidRDefault="004344C9">
      <w:pPr>
        <w:pStyle w:val="TOC1"/>
        <w:rPr>
          <w:del w:id="582" w:author="Mihai Budiu" w:date="2016-06-02T14:50:00Z"/>
          <w:rFonts w:asciiTheme="minorHAnsi" w:eastAsiaTheme="minorEastAsia" w:hAnsiTheme="minorHAnsi" w:cstheme="minorBidi"/>
          <w:noProof/>
          <w:sz w:val="24"/>
        </w:rPr>
      </w:pPr>
      <w:del w:id="583" w:author="Mihai Budiu" w:date="2016-06-02T14:50:00Z">
        <w:r w:rsidRPr="00C116C4" w:rsidDel="00C116C4">
          <w:rPr>
            <w:rPrChange w:id="584" w:author="Mihai Budiu" w:date="2016-06-02T14:50:00Z">
              <w:rPr>
                <w:rStyle w:val="Hyperlink"/>
                <w:noProof/>
              </w:rPr>
            </w:rPrChange>
          </w:rPr>
          <w:delText>2</w:delText>
        </w:r>
        <w:r w:rsidDel="00C116C4">
          <w:rPr>
            <w:rFonts w:asciiTheme="minorHAnsi" w:eastAsiaTheme="minorEastAsia" w:hAnsiTheme="minorHAnsi" w:cstheme="minorBidi"/>
            <w:noProof/>
            <w:sz w:val="24"/>
          </w:rPr>
          <w:tab/>
        </w:r>
        <w:r w:rsidRPr="00C116C4" w:rsidDel="00C116C4">
          <w:rPr>
            <w:rPrChange w:id="585" w:author="Mihai Budiu" w:date="2016-06-02T14:50:00Z">
              <w:rPr>
                <w:rStyle w:val="Hyperlink"/>
                <w:noProof/>
              </w:rPr>
            </w:rPrChange>
          </w:rPr>
          <w:delText>Scope</w:delText>
        </w:r>
        <w:r w:rsidDel="00C116C4">
          <w:rPr>
            <w:noProof/>
            <w:webHidden/>
          </w:rPr>
          <w:tab/>
          <w:delText>5</w:delText>
        </w:r>
      </w:del>
    </w:p>
    <w:p w14:paraId="1841A6D3" w14:textId="6A255530" w:rsidR="004344C9" w:rsidDel="00C116C4" w:rsidRDefault="004344C9">
      <w:pPr>
        <w:pStyle w:val="TOC1"/>
        <w:rPr>
          <w:del w:id="586" w:author="Mihai Budiu" w:date="2016-06-02T14:50:00Z"/>
          <w:rFonts w:asciiTheme="minorHAnsi" w:eastAsiaTheme="minorEastAsia" w:hAnsiTheme="minorHAnsi" w:cstheme="minorBidi"/>
          <w:noProof/>
          <w:sz w:val="24"/>
        </w:rPr>
      </w:pPr>
      <w:del w:id="587" w:author="Mihai Budiu" w:date="2016-06-02T14:50:00Z">
        <w:r w:rsidRPr="00C116C4" w:rsidDel="00C116C4">
          <w:rPr>
            <w:rPrChange w:id="588" w:author="Mihai Budiu" w:date="2016-06-02T14:50:00Z">
              <w:rPr>
                <w:rStyle w:val="Hyperlink"/>
                <w:noProof/>
              </w:rPr>
            </w:rPrChange>
          </w:rPr>
          <w:delText>3</w:delText>
        </w:r>
        <w:r w:rsidDel="00C116C4">
          <w:rPr>
            <w:rFonts w:asciiTheme="minorHAnsi" w:eastAsiaTheme="minorEastAsia" w:hAnsiTheme="minorHAnsi" w:cstheme="minorBidi"/>
            <w:noProof/>
            <w:sz w:val="24"/>
          </w:rPr>
          <w:tab/>
        </w:r>
        <w:r w:rsidRPr="00C116C4" w:rsidDel="00C116C4">
          <w:rPr>
            <w:rPrChange w:id="589" w:author="Mihai Budiu" w:date="2016-06-02T14:50:00Z">
              <w:rPr>
                <w:rStyle w:val="Hyperlink"/>
                <w:noProof/>
              </w:rPr>
            </w:rPrChange>
          </w:rPr>
          <w:delText>Normative References</w:delText>
        </w:r>
        <w:r w:rsidDel="00C116C4">
          <w:rPr>
            <w:noProof/>
            <w:webHidden/>
          </w:rPr>
          <w:tab/>
          <w:delText>6</w:delText>
        </w:r>
      </w:del>
    </w:p>
    <w:p w14:paraId="29A9AEF7" w14:textId="52B56383" w:rsidR="004344C9" w:rsidDel="00C116C4" w:rsidRDefault="004344C9">
      <w:pPr>
        <w:pStyle w:val="TOC1"/>
        <w:rPr>
          <w:del w:id="590" w:author="Mihai Budiu" w:date="2016-06-02T14:50:00Z"/>
          <w:rFonts w:asciiTheme="minorHAnsi" w:eastAsiaTheme="minorEastAsia" w:hAnsiTheme="minorHAnsi" w:cstheme="minorBidi"/>
          <w:noProof/>
          <w:sz w:val="24"/>
        </w:rPr>
      </w:pPr>
      <w:del w:id="591" w:author="Mihai Budiu" w:date="2016-06-02T14:50:00Z">
        <w:r w:rsidRPr="00C116C4" w:rsidDel="00C116C4">
          <w:rPr>
            <w:rPrChange w:id="592" w:author="Mihai Budiu" w:date="2016-06-02T14:50:00Z">
              <w:rPr>
                <w:rStyle w:val="Hyperlink"/>
                <w:noProof/>
              </w:rPr>
            </w:rPrChange>
          </w:rPr>
          <w:delText>4</w:delText>
        </w:r>
        <w:r w:rsidDel="00C116C4">
          <w:rPr>
            <w:rFonts w:asciiTheme="minorHAnsi" w:eastAsiaTheme="minorEastAsia" w:hAnsiTheme="minorHAnsi" w:cstheme="minorBidi"/>
            <w:noProof/>
            <w:sz w:val="24"/>
          </w:rPr>
          <w:tab/>
        </w:r>
        <w:r w:rsidRPr="00C116C4" w:rsidDel="00C116C4">
          <w:rPr>
            <w:rPrChange w:id="593" w:author="Mihai Budiu" w:date="2016-06-02T14:50:00Z">
              <w:rPr>
                <w:rStyle w:val="Hyperlink"/>
                <w:noProof/>
              </w:rPr>
            </w:rPrChange>
          </w:rPr>
          <w:delText>Terms, definitions and symbols</w:delText>
        </w:r>
        <w:r w:rsidDel="00C116C4">
          <w:rPr>
            <w:noProof/>
            <w:webHidden/>
          </w:rPr>
          <w:tab/>
          <w:delText>6</w:delText>
        </w:r>
      </w:del>
    </w:p>
    <w:p w14:paraId="6DAA0A0D" w14:textId="3F91F533" w:rsidR="004344C9" w:rsidDel="00C116C4" w:rsidRDefault="004344C9">
      <w:pPr>
        <w:pStyle w:val="TOC1"/>
        <w:rPr>
          <w:del w:id="594" w:author="Mihai Budiu" w:date="2016-06-02T14:50:00Z"/>
          <w:rFonts w:asciiTheme="minorHAnsi" w:eastAsiaTheme="minorEastAsia" w:hAnsiTheme="minorHAnsi" w:cstheme="minorBidi"/>
          <w:noProof/>
          <w:sz w:val="24"/>
        </w:rPr>
      </w:pPr>
      <w:del w:id="595" w:author="Mihai Budiu" w:date="2016-06-02T14:50:00Z">
        <w:r w:rsidRPr="00C116C4" w:rsidDel="00C116C4">
          <w:rPr>
            <w:rPrChange w:id="596" w:author="Mihai Budiu" w:date="2016-06-02T14:50:00Z">
              <w:rPr>
                <w:rStyle w:val="Hyperlink"/>
                <w:noProof/>
              </w:rPr>
            </w:rPrChange>
          </w:rPr>
          <w:delText>5</w:delText>
        </w:r>
        <w:r w:rsidDel="00C116C4">
          <w:rPr>
            <w:rFonts w:asciiTheme="minorHAnsi" w:eastAsiaTheme="minorEastAsia" w:hAnsiTheme="minorHAnsi" w:cstheme="minorBidi"/>
            <w:noProof/>
            <w:sz w:val="24"/>
          </w:rPr>
          <w:tab/>
        </w:r>
        <w:r w:rsidRPr="00C116C4" w:rsidDel="00C116C4">
          <w:rPr>
            <w:rPrChange w:id="597" w:author="Mihai Budiu" w:date="2016-06-02T14:50:00Z">
              <w:rPr>
                <w:rStyle w:val="Hyperlink"/>
                <w:noProof/>
              </w:rPr>
            </w:rPrChange>
          </w:rPr>
          <w:delText>Overview</w:delText>
        </w:r>
        <w:r w:rsidDel="00C116C4">
          <w:rPr>
            <w:noProof/>
            <w:webHidden/>
          </w:rPr>
          <w:tab/>
          <w:delText>7</w:delText>
        </w:r>
      </w:del>
    </w:p>
    <w:p w14:paraId="2F508A23" w14:textId="3BE6BF90" w:rsidR="004344C9" w:rsidDel="00C116C4" w:rsidRDefault="004344C9">
      <w:pPr>
        <w:pStyle w:val="TOC2"/>
        <w:tabs>
          <w:tab w:val="left" w:pos="960"/>
          <w:tab w:val="right" w:leader="dot" w:pos="8630"/>
        </w:tabs>
        <w:rPr>
          <w:del w:id="598" w:author="Mihai Budiu" w:date="2016-06-02T14:50:00Z"/>
          <w:rFonts w:asciiTheme="minorHAnsi" w:eastAsiaTheme="minorEastAsia" w:hAnsiTheme="minorHAnsi" w:cstheme="minorBidi"/>
          <w:noProof/>
          <w:sz w:val="24"/>
        </w:rPr>
      </w:pPr>
      <w:del w:id="599" w:author="Mihai Budiu" w:date="2016-06-02T14:50:00Z">
        <w:r w:rsidRPr="00C116C4" w:rsidDel="00C116C4">
          <w:rPr>
            <w:rPrChange w:id="600" w:author="Mihai Budiu" w:date="2016-06-02T14:50:00Z">
              <w:rPr>
                <w:rStyle w:val="Hyperlink"/>
                <w:noProof/>
              </w:rPr>
            </w:rPrChange>
          </w:rPr>
          <w:delText>5.1</w:delText>
        </w:r>
        <w:r w:rsidDel="00C116C4">
          <w:rPr>
            <w:rFonts w:asciiTheme="minorHAnsi" w:eastAsiaTheme="minorEastAsia" w:hAnsiTheme="minorHAnsi" w:cstheme="minorBidi"/>
            <w:noProof/>
            <w:sz w:val="24"/>
          </w:rPr>
          <w:tab/>
        </w:r>
        <w:r w:rsidRPr="00C116C4" w:rsidDel="00C116C4">
          <w:rPr>
            <w:rPrChange w:id="601" w:author="Mihai Budiu" w:date="2016-06-02T14:50:00Z">
              <w:rPr>
                <w:rStyle w:val="Hyperlink"/>
                <w:noProof/>
              </w:rPr>
            </w:rPrChange>
          </w:rPr>
          <w:delText>Benefits of P4</w:delText>
        </w:r>
        <w:r w:rsidDel="00C116C4">
          <w:rPr>
            <w:noProof/>
            <w:webHidden/>
          </w:rPr>
          <w:tab/>
          <w:delText>10</w:delText>
        </w:r>
      </w:del>
    </w:p>
    <w:p w14:paraId="3FD02C78" w14:textId="4A4F9A55" w:rsidR="004344C9" w:rsidDel="00C116C4" w:rsidRDefault="004344C9">
      <w:pPr>
        <w:pStyle w:val="TOC2"/>
        <w:tabs>
          <w:tab w:val="left" w:pos="960"/>
          <w:tab w:val="right" w:leader="dot" w:pos="8630"/>
        </w:tabs>
        <w:rPr>
          <w:del w:id="602" w:author="Mihai Budiu" w:date="2016-06-02T14:50:00Z"/>
          <w:rFonts w:asciiTheme="minorHAnsi" w:eastAsiaTheme="minorEastAsia" w:hAnsiTheme="minorHAnsi" w:cstheme="minorBidi"/>
          <w:noProof/>
          <w:sz w:val="24"/>
        </w:rPr>
      </w:pPr>
      <w:del w:id="603" w:author="Mihai Budiu" w:date="2016-06-02T14:50:00Z">
        <w:r w:rsidRPr="00C116C4" w:rsidDel="00C116C4">
          <w:rPr>
            <w:rPrChange w:id="604" w:author="Mihai Budiu" w:date="2016-06-02T14:50:00Z">
              <w:rPr>
                <w:rStyle w:val="Hyperlink"/>
                <w:noProof/>
              </w:rPr>
            </w:rPrChange>
          </w:rPr>
          <w:delText>5.2</w:delText>
        </w:r>
        <w:r w:rsidDel="00C116C4">
          <w:rPr>
            <w:rFonts w:asciiTheme="minorHAnsi" w:eastAsiaTheme="minorEastAsia" w:hAnsiTheme="minorHAnsi" w:cstheme="minorBidi"/>
            <w:noProof/>
            <w:sz w:val="24"/>
          </w:rPr>
          <w:tab/>
        </w:r>
        <w:r w:rsidRPr="00C116C4" w:rsidDel="00C116C4">
          <w:rPr>
            <w:rPrChange w:id="605" w:author="Mihai Budiu" w:date="2016-06-02T14:50:00Z">
              <w:rPr>
                <w:rStyle w:val="Hyperlink"/>
                <w:noProof/>
              </w:rPr>
            </w:rPrChange>
          </w:rPr>
          <w:delText>P4 language evolution: comparison to versions v1.0/v1.1</w:delText>
        </w:r>
        <w:r w:rsidDel="00C116C4">
          <w:rPr>
            <w:noProof/>
            <w:webHidden/>
          </w:rPr>
          <w:tab/>
          <w:delText>10</w:delText>
        </w:r>
      </w:del>
    </w:p>
    <w:p w14:paraId="3046C393" w14:textId="4D583BED" w:rsidR="004344C9" w:rsidDel="00C116C4" w:rsidRDefault="004344C9">
      <w:pPr>
        <w:pStyle w:val="TOC1"/>
        <w:rPr>
          <w:del w:id="606" w:author="Mihai Budiu" w:date="2016-06-02T14:50:00Z"/>
          <w:rFonts w:asciiTheme="minorHAnsi" w:eastAsiaTheme="minorEastAsia" w:hAnsiTheme="minorHAnsi" w:cstheme="minorBidi"/>
          <w:noProof/>
          <w:sz w:val="24"/>
        </w:rPr>
      </w:pPr>
      <w:del w:id="607" w:author="Mihai Budiu" w:date="2016-06-02T14:50:00Z">
        <w:r w:rsidRPr="00C116C4" w:rsidDel="00C116C4">
          <w:rPr>
            <w:rPrChange w:id="608" w:author="Mihai Budiu" w:date="2016-06-02T14:50:00Z">
              <w:rPr>
                <w:rStyle w:val="Hyperlink"/>
                <w:noProof/>
              </w:rPr>
            </w:rPrChange>
          </w:rPr>
          <w:delText>6</w:delText>
        </w:r>
        <w:r w:rsidDel="00C116C4">
          <w:rPr>
            <w:rFonts w:asciiTheme="minorHAnsi" w:eastAsiaTheme="minorEastAsia" w:hAnsiTheme="minorHAnsi" w:cstheme="minorBidi"/>
            <w:noProof/>
            <w:sz w:val="24"/>
          </w:rPr>
          <w:tab/>
        </w:r>
        <w:r w:rsidRPr="00C116C4" w:rsidDel="00C116C4">
          <w:rPr>
            <w:rPrChange w:id="609" w:author="Mihai Budiu" w:date="2016-06-02T14:50:00Z">
              <w:rPr>
                <w:rStyle w:val="Hyperlink"/>
                <w:noProof/>
              </w:rPr>
            </w:rPrChange>
          </w:rPr>
          <w:delText>Data Plane interfaces and the Target Architecture Model</w:delText>
        </w:r>
        <w:r w:rsidDel="00C116C4">
          <w:rPr>
            <w:noProof/>
            <w:webHidden/>
          </w:rPr>
          <w:tab/>
          <w:delText>11</w:delText>
        </w:r>
      </w:del>
    </w:p>
    <w:p w14:paraId="25C998EC" w14:textId="0B75EECF" w:rsidR="004344C9" w:rsidDel="00C116C4" w:rsidRDefault="004344C9">
      <w:pPr>
        <w:pStyle w:val="TOC2"/>
        <w:tabs>
          <w:tab w:val="left" w:pos="960"/>
          <w:tab w:val="right" w:leader="dot" w:pos="8630"/>
        </w:tabs>
        <w:rPr>
          <w:del w:id="610" w:author="Mihai Budiu" w:date="2016-06-02T14:50:00Z"/>
          <w:rFonts w:asciiTheme="minorHAnsi" w:eastAsiaTheme="minorEastAsia" w:hAnsiTheme="minorHAnsi" w:cstheme="minorBidi"/>
          <w:noProof/>
          <w:sz w:val="24"/>
        </w:rPr>
      </w:pPr>
      <w:del w:id="611" w:author="Mihai Budiu" w:date="2016-06-02T14:50:00Z">
        <w:r w:rsidRPr="00C116C4" w:rsidDel="00C116C4">
          <w:rPr>
            <w:rPrChange w:id="612" w:author="Mihai Budiu" w:date="2016-06-02T14:50:00Z">
              <w:rPr>
                <w:rStyle w:val="Hyperlink"/>
                <w:noProof/>
              </w:rPr>
            </w:rPrChange>
          </w:rPr>
          <w:delText>6.1</w:delText>
        </w:r>
        <w:r w:rsidDel="00C116C4">
          <w:rPr>
            <w:rFonts w:asciiTheme="minorHAnsi" w:eastAsiaTheme="minorEastAsia" w:hAnsiTheme="minorHAnsi" w:cstheme="minorBidi"/>
            <w:noProof/>
            <w:sz w:val="24"/>
          </w:rPr>
          <w:tab/>
        </w:r>
        <w:r w:rsidRPr="00C116C4" w:rsidDel="00C116C4">
          <w:rPr>
            <w:rPrChange w:id="613" w:author="Mihai Budiu" w:date="2016-06-02T14:50:00Z">
              <w:rPr>
                <w:rStyle w:val="Hyperlink"/>
                <w:noProof/>
              </w:rPr>
            </w:rPrChange>
          </w:rPr>
          <w:delText>The target architecture</w:delText>
        </w:r>
        <w:r w:rsidDel="00C116C4">
          <w:rPr>
            <w:noProof/>
            <w:webHidden/>
          </w:rPr>
          <w:tab/>
          <w:delText>11</w:delText>
        </w:r>
      </w:del>
    </w:p>
    <w:p w14:paraId="41FC6A41" w14:textId="737454A7" w:rsidR="004344C9" w:rsidDel="00C116C4" w:rsidRDefault="004344C9">
      <w:pPr>
        <w:pStyle w:val="TOC2"/>
        <w:tabs>
          <w:tab w:val="left" w:pos="960"/>
          <w:tab w:val="right" w:leader="dot" w:pos="8630"/>
        </w:tabs>
        <w:rPr>
          <w:del w:id="614" w:author="Mihai Budiu" w:date="2016-06-02T14:50:00Z"/>
          <w:rFonts w:asciiTheme="minorHAnsi" w:eastAsiaTheme="minorEastAsia" w:hAnsiTheme="minorHAnsi" w:cstheme="minorBidi"/>
          <w:noProof/>
          <w:sz w:val="24"/>
        </w:rPr>
      </w:pPr>
      <w:del w:id="615" w:author="Mihai Budiu" w:date="2016-06-02T14:50:00Z">
        <w:r w:rsidRPr="00C116C4" w:rsidDel="00C116C4">
          <w:rPr>
            <w:rPrChange w:id="616" w:author="Mihai Budiu" w:date="2016-06-02T14:50:00Z">
              <w:rPr>
                <w:rStyle w:val="Hyperlink"/>
                <w:noProof/>
              </w:rPr>
            </w:rPrChange>
          </w:rPr>
          <w:delText>6.2</w:delText>
        </w:r>
        <w:r w:rsidDel="00C116C4">
          <w:rPr>
            <w:rFonts w:asciiTheme="minorHAnsi" w:eastAsiaTheme="minorEastAsia" w:hAnsiTheme="minorHAnsi" w:cstheme="minorBidi"/>
            <w:noProof/>
            <w:sz w:val="24"/>
          </w:rPr>
          <w:tab/>
        </w:r>
        <w:r w:rsidRPr="00C116C4" w:rsidDel="00C116C4">
          <w:rPr>
            <w:rPrChange w:id="617" w:author="Mihai Budiu" w:date="2016-06-02T14:50:00Z">
              <w:rPr>
                <w:rStyle w:val="Hyperlink"/>
                <w:noProof/>
              </w:rPr>
            </w:rPrChange>
          </w:rPr>
          <w:delText>The P4 standard architecture</w:delText>
        </w:r>
        <w:r w:rsidDel="00C116C4">
          <w:rPr>
            <w:noProof/>
            <w:webHidden/>
          </w:rPr>
          <w:tab/>
          <w:delText>13</w:delText>
        </w:r>
      </w:del>
    </w:p>
    <w:p w14:paraId="0B851543" w14:textId="2B248083" w:rsidR="004344C9" w:rsidDel="00C116C4" w:rsidRDefault="004344C9">
      <w:pPr>
        <w:pStyle w:val="TOC2"/>
        <w:tabs>
          <w:tab w:val="left" w:pos="960"/>
          <w:tab w:val="right" w:leader="dot" w:pos="8630"/>
        </w:tabs>
        <w:rPr>
          <w:del w:id="618" w:author="Mihai Budiu" w:date="2016-06-02T14:50:00Z"/>
          <w:rFonts w:asciiTheme="minorHAnsi" w:eastAsiaTheme="minorEastAsia" w:hAnsiTheme="minorHAnsi" w:cstheme="minorBidi"/>
          <w:noProof/>
          <w:sz w:val="24"/>
        </w:rPr>
      </w:pPr>
      <w:del w:id="619" w:author="Mihai Budiu" w:date="2016-06-02T14:50:00Z">
        <w:r w:rsidRPr="00C116C4" w:rsidDel="00C116C4">
          <w:rPr>
            <w:rPrChange w:id="620" w:author="Mihai Budiu" w:date="2016-06-02T14:50:00Z">
              <w:rPr>
                <w:rStyle w:val="Hyperlink"/>
                <w:noProof/>
              </w:rPr>
            </w:rPrChange>
          </w:rPr>
          <w:lastRenderedPageBreak/>
          <w:delText>6.3</w:delText>
        </w:r>
        <w:r w:rsidDel="00C116C4">
          <w:rPr>
            <w:rFonts w:asciiTheme="minorHAnsi" w:eastAsiaTheme="minorEastAsia" w:hAnsiTheme="minorHAnsi" w:cstheme="minorBidi"/>
            <w:noProof/>
            <w:sz w:val="24"/>
          </w:rPr>
          <w:tab/>
        </w:r>
        <w:r w:rsidRPr="00C116C4" w:rsidDel="00C116C4">
          <w:rPr>
            <w:rPrChange w:id="621" w:author="Mihai Budiu" w:date="2016-06-02T14:50:00Z">
              <w:rPr>
                <w:rStyle w:val="Hyperlink"/>
                <w:noProof/>
              </w:rPr>
            </w:rPrChange>
          </w:rPr>
          <w:delText>P4 program data plane interfaces</w:delText>
        </w:r>
        <w:r w:rsidDel="00C116C4">
          <w:rPr>
            <w:noProof/>
            <w:webHidden/>
          </w:rPr>
          <w:tab/>
          <w:delText>13</w:delText>
        </w:r>
      </w:del>
    </w:p>
    <w:p w14:paraId="0B8D500F" w14:textId="2C67ED0A" w:rsidR="004344C9" w:rsidDel="00C116C4" w:rsidRDefault="004344C9">
      <w:pPr>
        <w:pStyle w:val="TOC2"/>
        <w:tabs>
          <w:tab w:val="left" w:pos="960"/>
          <w:tab w:val="right" w:leader="dot" w:pos="8630"/>
        </w:tabs>
        <w:rPr>
          <w:del w:id="622" w:author="Mihai Budiu" w:date="2016-06-02T14:50:00Z"/>
          <w:rFonts w:asciiTheme="minorHAnsi" w:eastAsiaTheme="minorEastAsia" w:hAnsiTheme="minorHAnsi" w:cstheme="minorBidi"/>
          <w:noProof/>
          <w:sz w:val="24"/>
        </w:rPr>
      </w:pPr>
      <w:del w:id="623" w:author="Mihai Budiu" w:date="2016-06-02T14:50:00Z">
        <w:r w:rsidRPr="00C116C4" w:rsidDel="00C116C4">
          <w:rPr>
            <w:rPrChange w:id="624" w:author="Mihai Budiu" w:date="2016-06-02T14:50:00Z">
              <w:rPr>
                <w:rStyle w:val="Hyperlink"/>
                <w:noProof/>
              </w:rPr>
            </w:rPrChange>
          </w:rPr>
          <w:delText>6.4</w:delText>
        </w:r>
        <w:r w:rsidDel="00C116C4">
          <w:rPr>
            <w:rFonts w:asciiTheme="minorHAnsi" w:eastAsiaTheme="minorEastAsia" w:hAnsiTheme="minorHAnsi" w:cstheme="minorBidi"/>
            <w:noProof/>
            <w:sz w:val="24"/>
          </w:rPr>
          <w:tab/>
        </w:r>
        <w:r w:rsidRPr="00C116C4" w:rsidDel="00C116C4">
          <w:rPr>
            <w:rPrChange w:id="625" w:author="Mihai Budiu" w:date="2016-06-02T14:50:00Z">
              <w:rPr>
                <w:rStyle w:val="Hyperlink"/>
                <w:noProof/>
              </w:rPr>
            </w:rPrChange>
          </w:rPr>
          <w:delText>External units with predefined functionality</w:delText>
        </w:r>
        <w:r w:rsidDel="00C116C4">
          <w:rPr>
            <w:noProof/>
            <w:webHidden/>
          </w:rPr>
          <w:tab/>
          <w:delText>13</w:delText>
        </w:r>
      </w:del>
    </w:p>
    <w:p w14:paraId="47450313" w14:textId="1E1FA6A2" w:rsidR="004344C9" w:rsidDel="00C116C4" w:rsidRDefault="004344C9">
      <w:pPr>
        <w:pStyle w:val="TOC1"/>
        <w:rPr>
          <w:del w:id="626" w:author="Mihai Budiu" w:date="2016-06-02T14:50:00Z"/>
          <w:rFonts w:asciiTheme="minorHAnsi" w:eastAsiaTheme="minorEastAsia" w:hAnsiTheme="minorHAnsi" w:cstheme="minorBidi"/>
          <w:noProof/>
          <w:sz w:val="24"/>
        </w:rPr>
      </w:pPr>
      <w:del w:id="627" w:author="Mihai Budiu" w:date="2016-06-02T14:50:00Z">
        <w:r w:rsidRPr="00C116C4" w:rsidDel="00C116C4">
          <w:rPr>
            <w:rPrChange w:id="628" w:author="Mihai Budiu" w:date="2016-06-02T14:50:00Z">
              <w:rPr>
                <w:rStyle w:val="Hyperlink"/>
                <w:noProof/>
              </w:rPr>
            </w:rPrChange>
          </w:rPr>
          <w:delText>7</w:delText>
        </w:r>
        <w:r w:rsidDel="00C116C4">
          <w:rPr>
            <w:rFonts w:asciiTheme="minorHAnsi" w:eastAsiaTheme="minorEastAsia" w:hAnsiTheme="minorHAnsi" w:cstheme="minorBidi"/>
            <w:noProof/>
            <w:sz w:val="24"/>
          </w:rPr>
          <w:tab/>
        </w:r>
        <w:r w:rsidRPr="00C116C4" w:rsidDel="00C116C4">
          <w:rPr>
            <w:rPrChange w:id="629" w:author="Mihai Budiu" w:date="2016-06-02T14:50:00Z">
              <w:rPr>
                <w:rStyle w:val="Hyperlink"/>
                <w:noProof/>
              </w:rPr>
            </w:rPrChange>
          </w:rPr>
          <w:delText>Example: programming a simple switch</w:delText>
        </w:r>
        <w:r w:rsidDel="00C116C4">
          <w:rPr>
            <w:noProof/>
            <w:webHidden/>
          </w:rPr>
          <w:tab/>
          <w:delText>14</w:delText>
        </w:r>
      </w:del>
    </w:p>
    <w:p w14:paraId="3D93CF83" w14:textId="4EC1238E" w:rsidR="004344C9" w:rsidDel="00C116C4" w:rsidRDefault="004344C9">
      <w:pPr>
        <w:pStyle w:val="TOC2"/>
        <w:tabs>
          <w:tab w:val="left" w:pos="960"/>
          <w:tab w:val="right" w:leader="dot" w:pos="8630"/>
        </w:tabs>
        <w:rPr>
          <w:del w:id="630" w:author="Mihai Budiu" w:date="2016-06-02T14:50:00Z"/>
          <w:rFonts w:asciiTheme="minorHAnsi" w:eastAsiaTheme="minorEastAsia" w:hAnsiTheme="minorHAnsi" w:cstheme="minorBidi"/>
          <w:noProof/>
          <w:sz w:val="24"/>
        </w:rPr>
      </w:pPr>
      <w:del w:id="631" w:author="Mihai Budiu" w:date="2016-06-02T14:50:00Z">
        <w:r w:rsidRPr="00C116C4" w:rsidDel="00C116C4">
          <w:rPr>
            <w:rPrChange w:id="632" w:author="Mihai Budiu" w:date="2016-06-02T14:50:00Z">
              <w:rPr>
                <w:rStyle w:val="Hyperlink"/>
                <w:noProof/>
              </w:rPr>
            </w:rPrChange>
          </w:rPr>
          <w:delText>7.1</w:delText>
        </w:r>
        <w:r w:rsidDel="00C116C4">
          <w:rPr>
            <w:rFonts w:asciiTheme="minorHAnsi" w:eastAsiaTheme="minorEastAsia" w:hAnsiTheme="minorHAnsi" w:cstheme="minorBidi"/>
            <w:noProof/>
            <w:sz w:val="24"/>
          </w:rPr>
          <w:tab/>
        </w:r>
        <w:r w:rsidRPr="00C116C4" w:rsidDel="00C116C4">
          <w:rPr>
            <w:rPrChange w:id="633" w:author="Mihai Budiu" w:date="2016-06-02T14:50:00Z">
              <w:rPr>
                <w:rStyle w:val="Hyperlink"/>
                <w:noProof/>
              </w:rPr>
            </w:rPrChange>
          </w:rPr>
          <w:delText>Simple Switch architecture declaration</w:delText>
        </w:r>
        <w:r w:rsidDel="00C116C4">
          <w:rPr>
            <w:noProof/>
            <w:webHidden/>
          </w:rPr>
          <w:tab/>
          <w:delText>15</w:delText>
        </w:r>
      </w:del>
    </w:p>
    <w:p w14:paraId="6A8CA5BC" w14:textId="3F0B01B4" w:rsidR="004344C9" w:rsidDel="00C116C4" w:rsidRDefault="004344C9">
      <w:pPr>
        <w:pStyle w:val="TOC2"/>
        <w:tabs>
          <w:tab w:val="left" w:pos="960"/>
          <w:tab w:val="right" w:leader="dot" w:pos="8630"/>
        </w:tabs>
        <w:rPr>
          <w:del w:id="634" w:author="Mihai Budiu" w:date="2016-06-02T14:50:00Z"/>
          <w:rFonts w:asciiTheme="minorHAnsi" w:eastAsiaTheme="minorEastAsia" w:hAnsiTheme="minorHAnsi" w:cstheme="minorBidi"/>
          <w:noProof/>
          <w:sz w:val="24"/>
        </w:rPr>
      </w:pPr>
      <w:del w:id="635" w:author="Mihai Budiu" w:date="2016-06-02T14:50:00Z">
        <w:r w:rsidRPr="00C116C4" w:rsidDel="00C116C4">
          <w:rPr>
            <w:rPrChange w:id="636" w:author="Mihai Budiu" w:date="2016-06-02T14:50:00Z">
              <w:rPr>
                <w:rStyle w:val="Hyperlink"/>
                <w:noProof/>
              </w:rPr>
            </w:rPrChange>
          </w:rPr>
          <w:delText>7.2</w:delText>
        </w:r>
        <w:r w:rsidDel="00C116C4">
          <w:rPr>
            <w:rFonts w:asciiTheme="minorHAnsi" w:eastAsiaTheme="minorEastAsia" w:hAnsiTheme="minorHAnsi" w:cstheme="minorBidi"/>
            <w:noProof/>
            <w:sz w:val="24"/>
          </w:rPr>
          <w:tab/>
        </w:r>
        <w:r w:rsidRPr="00C116C4" w:rsidDel="00C116C4">
          <w:rPr>
            <w:rPrChange w:id="637" w:author="Mihai Budiu" w:date="2016-06-02T14:50:00Z">
              <w:rPr>
                <w:rStyle w:val="Hyperlink"/>
                <w:noProof/>
              </w:rPr>
            </w:rPrChange>
          </w:rPr>
          <w:delText>Simple Switch data plane architecture description</w:delText>
        </w:r>
        <w:r w:rsidDel="00C116C4">
          <w:rPr>
            <w:noProof/>
            <w:webHidden/>
          </w:rPr>
          <w:tab/>
          <w:delText>18</w:delText>
        </w:r>
      </w:del>
    </w:p>
    <w:p w14:paraId="30BF12A3" w14:textId="7FF74F2B" w:rsidR="004344C9" w:rsidDel="00C116C4" w:rsidRDefault="004344C9">
      <w:pPr>
        <w:pStyle w:val="TOC3"/>
        <w:tabs>
          <w:tab w:val="left" w:pos="1200"/>
          <w:tab w:val="right" w:leader="dot" w:pos="8630"/>
        </w:tabs>
        <w:rPr>
          <w:del w:id="638" w:author="Mihai Budiu" w:date="2016-06-02T14:50:00Z"/>
          <w:rFonts w:asciiTheme="minorHAnsi" w:eastAsiaTheme="minorEastAsia" w:hAnsiTheme="minorHAnsi" w:cstheme="minorBidi"/>
          <w:noProof/>
          <w:sz w:val="24"/>
        </w:rPr>
      </w:pPr>
      <w:del w:id="639" w:author="Mihai Budiu" w:date="2016-06-02T14:50:00Z">
        <w:r w:rsidRPr="00C116C4" w:rsidDel="00C116C4">
          <w:rPr>
            <w:rPrChange w:id="640" w:author="Mihai Budiu" w:date="2016-06-02T14:50:00Z">
              <w:rPr>
                <w:rStyle w:val="Hyperlink"/>
                <w:noProof/>
              </w:rPr>
            </w:rPrChange>
          </w:rPr>
          <w:delText>7.2.1</w:delText>
        </w:r>
        <w:r w:rsidDel="00C116C4">
          <w:rPr>
            <w:rFonts w:asciiTheme="minorHAnsi" w:eastAsiaTheme="minorEastAsia" w:hAnsiTheme="minorHAnsi" w:cstheme="minorBidi"/>
            <w:noProof/>
            <w:sz w:val="24"/>
          </w:rPr>
          <w:tab/>
        </w:r>
        <w:r w:rsidRPr="00C116C4" w:rsidDel="00C116C4">
          <w:rPr>
            <w:rPrChange w:id="641" w:author="Mihai Budiu" w:date="2016-06-02T14:50:00Z">
              <w:rPr>
                <w:rStyle w:val="Hyperlink"/>
                <w:noProof/>
              </w:rPr>
            </w:rPrChange>
          </w:rPr>
          <w:delText>The arbiter block</w:delText>
        </w:r>
        <w:r w:rsidDel="00C116C4">
          <w:rPr>
            <w:noProof/>
            <w:webHidden/>
          </w:rPr>
          <w:tab/>
          <w:delText>18</w:delText>
        </w:r>
      </w:del>
    </w:p>
    <w:p w14:paraId="2D3ABBED" w14:textId="44206A67" w:rsidR="004344C9" w:rsidDel="00C116C4" w:rsidRDefault="004344C9">
      <w:pPr>
        <w:pStyle w:val="TOC3"/>
        <w:tabs>
          <w:tab w:val="left" w:pos="1200"/>
          <w:tab w:val="right" w:leader="dot" w:pos="8630"/>
        </w:tabs>
        <w:rPr>
          <w:del w:id="642" w:author="Mihai Budiu" w:date="2016-06-02T14:50:00Z"/>
          <w:rFonts w:asciiTheme="minorHAnsi" w:eastAsiaTheme="minorEastAsia" w:hAnsiTheme="minorHAnsi" w:cstheme="minorBidi"/>
          <w:noProof/>
          <w:sz w:val="24"/>
        </w:rPr>
      </w:pPr>
      <w:del w:id="643" w:author="Mihai Budiu" w:date="2016-06-02T14:50:00Z">
        <w:r w:rsidRPr="00C116C4" w:rsidDel="00C116C4">
          <w:rPr>
            <w:rPrChange w:id="644" w:author="Mihai Budiu" w:date="2016-06-02T14:50:00Z">
              <w:rPr>
                <w:rStyle w:val="Hyperlink"/>
                <w:noProof/>
              </w:rPr>
            </w:rPrChange>
          </w:rPr>
          <w:delText>7.2.2</w:delText>
        </w:r>
        <w:r w:rsidDel="00C116C4">
          <w:rPr>
            <w:rFonts w:asciiTheme="minorHAnsi" w:eastAsiaTheme="minorEastAsia" w:hAnsiTheme="minorHAnsi" w:cstheme="minorBidi"/>
            <w:noProof/>
            <w:sz w:val="24"/>
          </w:rPr>
          <w:tab/>
        </w:r>
        <w:r w:rsidRPr="00C116C4" w:rsidDel="00C116C4">
          <w:rPr>
            <w:rPrChange w:id="645" w:author="Mihai Budiu" w:date="2016-06-02T14:50:00Z">
              <w:rPr>
                <w:rStyle w:val="Hyperlink"/>
                <w:noProof/>
              </w:rPr>
            </w:rPrChange>
          </w:rPr>
          <w:delText>The parser runtime block</w:delText>
        </w:r>
        <w:r w:rsidDel="00C116C4">
          <w:rPr>
            <w:noProof/>
            <w:webHidden/>
          </w:rPr>
          <w:tab/>
          <w:delText>18</w:delText>
        </w:r>
      </w:del>
    </w:p>
    <w:p w14:paraId="41483C3A" w14:textId="534A41BE" w:rsidR="004344C9" w:rsidDel="00C116C4" w:rsidRDefault="004344C9">
      <w:pPr>
        <w:pStyle w:val="TOC3"/>
        <w:tabs>
          <w:tab w:val="left" w:pos="1200"/>
          <w:tab w:val="right" w:leader="dot" w:pos="8630"/>
        </w:tabs>
        <w:rPr>
          <w:del w:id="646" w:author="Mihai Budiu" w:date="2016-06-02T14:50:00Z"/>
          <w:rFonts w:asciiTheme="minorHAnsi" w:eastAsiaTheme="minorEastAsia" w:hAnsiTheme="minorHAnsi" w:cstheme="minorBidi"/>
          <w:noProof/>
          <w:sz w:val="24"/>
        </w:rPr>
      </w:pPr>
      <w:del w:id="647" w:author="Mihai Budiu" w:date="2016-06-02T14:50:00Z">
        <w:r w:rsidRPr="00C116C4" w:rsidDel="00C116C4">
          <w:rPr>
            <w:rPrChange w:id="648" w:author="Mihai Budiu" w:date="2016-06-02T14:50:00Z">
              <w:rPr>
                <w:rStyle w:val="Hyperlink"/>
                <w:noProof/>
              </w:rPr>
            </w:rPrChange>
          </w:rPr>
          <w:delText>7.2.3</w:delText>
        </w:r>
        <w:r w:rsidDel="00C116C4">
          <w:rPr>
            <w:rFonts w:asciiTheme="minorHAnsi" w:eastAsiaTheme="minorEastAsia" w:hAnsiTheme="minorHAnsi" w:cstheme="minorBidi"/>
            <w:noProof/>
            <w:sz w:val="24"/>
          </w:rPr>
          <w:tab/>
        </w:r>
        <w:r w:rsidRPr="00C116C4" w:rsidDel="00C116C4">
          <w:rPr>
            <w:rPrChange w:id="649" w:author="Mihai Budiu" w:date="2016-06-02T14:50:00Z">
              <w:rPr>
                <w:rStyle w:val="Hyperlink"/>
                <w:noProof/>
              </w:rPr>
            </w:rPrChange>
          </w:rPr>
          <w:delText>The demux block</w:delText>
        </w:r>
        <w:r w:rsidDel="00C116C4">
          <w:rPr>
            <w:noProof/>
            <w:webHidden/>
          </w:rPr>
          <w:tab/>
          <w:delText>18</w:delText>
        </w:r>
      </w:del>
    </w:p>
    <w:p w14:paraId="0B3B61B4" w14:textId="621C525B" w:rsidR="004344C9" w:rsidDel="00C116C4" w:rsidRDefault="004344C9">
      <w:pPr>
        <w:pStyle w:val="TOC3"/>
        <w:tabs>
          <w:tab w:val="left" w:pos="1200"/>
          <w:tab w:val="right" w:leader="dot" w:pos="8630"/>
        </w:tabs>
        <w:rPr>
          <w:del w:id="650" w:author="Mihai Budiu" w:date="2016-06-02T14:50:00Z"/>
          <w:rFonts w:asciiTheme="minorHAnsi" w:eastAsiaTheme="minorEastAsia" w:hAnsiTheme="minorHAnsi" w:cstheme="minorBidi"/>
          <w:noProof/>
          <w:sz w:val="24"/>
        </w:rPr>
      </w:pPr>
      <w:del w:id="651" w:author="Mihai Budiu" w:date="2016-06-02T14:50:00Z">
        <w:r w:rsidRPr="00C116C4" w:rsidDel="00C116C4">
          <w:rPr>
            <w:rPrChange w:id="652" w:author="Mihai Budiu" w:date="2016-06-02T14:50:00Z">
              <w:rPr>
                <w:rStyle w:val="Hyperlink"/>
                <w:noProof/>
              </w:rPr>
            </w:rPrChange>
          </w:rPr>
          <w:delText>7.2.4</w:delText>
        </w:r>
        <w:r w:rsidDel="00C116C4">
          <w:rPr>
            <w:rFonts w:asciiTheme="minorHAnsi" w:eastAsiaTheme="minorEastAsia" w:hAnsiTheme="minorHAnsi" w:cstheme="minorBidi"/>
            <w:noProof/>
            <w:sz w:val="24"/>
          </w:rPr>
          <w:tab/>
        </w:r>
        <w:r w:rsidRPr="00C116C4" w:rsidDel="00C116C4">
          <w:rPr>
            <w:rPrChange w:id="653" w:author="Mihai Budiu" w:date="2016-06-02T14:50:00Z">
              <w:rPr>
                <w:rStyle w:val="Hyperlink"/>
                <w:noProof/>
              </w:rPr>
            </w:rPrChange>
          </w:rPr>
          <w:delText>Available extern blocks</w:delText>
        </w:r>
        <w:r w:rsidDel="00C116C4">
          <w:rPr>
            <w:noProof/>
            <w:webHidden/>
          </w:rPr>
          <w:tab/>
          <w:delText>19</w:delText>
        </w:r>
      </w:del>
    </w:p>
    <w:p w14:paraId="001FE7B3" w14:textId="23C73346" w:rsidR="004344C9" w:rsidDel="00C116C4" w:rsidRDefault="004344C9">
      <w:pPr>
        <w:pStyle w:val="TOC2"/>
        <w:tabs>
          <w:tab w:val="left" w:pos="960"/>
          <w:tab w:val="right" w:leader="dot" w:pos="8630"/>
        </w:tabs>
        <w:rPr>
          <w:del w:id="654" w:author="Mihai Budiu" w:date="2016-06-02T14:50:00Z"/>
          <w:rFonts w:asciiTheme="minorHAnsi" w:eastAsiaTheme="minorEastAsia" w:hAnsiTheme="minorHAnsi" w:cstheme="minorBidi"/>
          <w:noProof/>
          <w:sz w:val="24"/>
        </w:rPr>
      </w:pPr>
      <w:del w:id="655" w:author="Mihai Budiu" w:date="2016-06-02T14:50:00Z">
        <w:r w:rsidRPr="00C116C4" w:rsidDel="00C116C4">
          <w:rPr>
            <w:rPrChange w:id="656" w:author="Mihai Budiu" w:date="2016-06-02T14:50:00Z">
              <w:rPr>
                <w:rStyle w:val="Hyperlink"/>
                <w:noProof/>
              </w:rPr>
            </w:rPrChange>
          </w:rPr>
          <w:delText>7.3</w:delText>
        </w:r>
        <w:r w:rsidDel="00C116C4">
          <w:rPr>
            <w:rFonts w:asciiTheme="minorHAnsi" w:eastAsiaTheme="minorEastAsia" w:hAnsiTheme="minorHAnsi" w:cstheme="minorBidi"/>
            <w:noProof/>
            <w:sz w:val="24"/>
          </w:rPr>
          <w:tab/>
        </w:r>
        <w:r w:rsidRPr="00C116C4" w:rsidDel="00C116C4">
          <w:rPr>
            <w:rPrChange w:id="657" w:author="Mihai Budiu" w:date="2016-06-02T14:50:00Z">
              <w:rPr>
                <w:rStyle w:val="Hyperlink"/>
                <w:noProof/>
              </w:rPr>
            </w:rPrChange>
          </w:rPr>
          <w:delText>A complete program for the Simple Switch</w:delText>
        </w:r>
        <w:r w:rsidDel="00C116C4">
          <w:rPr>
            <w:noProof/>
            <w:webHidden/>
          </w:rPr>
          <w:tab/>
          <w:delText>19</w:delText>
        </w:r>
      </w:del>
    </w:p>
    <w:p w14:paraId="63085F12" w14:textId="58CE16BD" w:rsidR="004344C9" w:rsidDel="00C116C4" w:rsidRDefault="004344C9">
      <w:pPr>
        <w:pStyle w:val="TOC1"/>
        <w:rPr>
          <w:del w:id="658" w:author="Mihai Budiu" w:date="2016-06-02T14:50:00Z"/>
          <w:rFonts w:asciiTheme="minorHAnsi" w:eastAsiaTheme="minorEastAsia" w:hAnsiTheme="minorHAnsi" w:cstheme="minorBidi"/>
          <w:noProof/>
          <w:sz w:val="24"/>
        </w:rPr>
      </w:pPr>
      <w:del w:id="659" w:author="Mihai Budiu" w:date="2016-06-02T14:50:00Z">
        <w:r w:rsidRPr="00C116C4" w:rsidDel="00C116C4">
          <w:rPr>
            <w:rPrChange w:id="660" w:author="Mihai Budiu" w:date="2016-06-02T14:50:00Z">
              <w:rPr>
                <w:rStyle w:val="Hyperlink"/>
                <w:noProof/>
              </w:rPr>
            </w:rPrChange>
          </w:rPr>
          <w:delText>8</w:delText>
        </w:r>
        <w:r w:rsidDel="00C116C4">
          <w:rPr>
            <w:rFonts w:asciiTheme="minorHAnsi" w:eastAsiaTheme="minorEastAsia" w:hAnsiTheme="minorHAnsi" w:cstheme="minorBidi"/>
            <w:noProof/>
            <w:sz w:val="24"/>
          </w:rPr>
          <w:tab/>
        </w:r>
        <w:r w:rsidRPr="00C116C4" w:rsidDel="00C116C4">
          <w:rPr>
            <w:rPrChange w:id="661" w:author="Mihai Budiu" w:date="2016-06-02T14:50:00Z">
              <w:rPr>
                <w:rStyle w:val="Hyperlink"/>
                <w:noProof/>
              </w:rPr>
            </w:rPrChange>
          </w:rPr>
          <w:delText>P4 Language definition</w:delText>
        </w:r>
        <w:r w:rsidDel="00C116C4">
          <w:rPr>
            <w:noProof/>
            <w:webHidden/>
          </w:rPr>
          <w:tab/>
          <w:delText>24</w:delText>
        </w:r>
      </w:del>
    </w:p>
    <w:p w14:paraId="5334135A" w14:textId="5D964A5E" w:rsidR="004344C9" w:rsidDel="00C116C4" w:rsidRDefault="004344C9">
      <w:pPr>
        <w:pStyle w:val="TOC2"/>
        <w:tabs>
          <w:tab w:val="left" w:pos="960"/>
          <w:tab w:val="right" w:leader="dot" w:pos="8630"/>
        </w:tabs>
        <w:rPr>
          <w:del w:id="662" w:author="Mihai Budiu" w:date="2016-06-02T14:50:00Z"/>
          <w:rFonts w:asciiTheme="minorHAnsi" w:eastAsiaTheme="minorEastAsia" w:hAnsiTheme="minorHAnsi" w:cstheme="minorBidi"/>
          <w:noProof/>
          <w:sz w:val="24"/>
        </w:rPr>
      </w:pPr>
      <w:del w:id="663" w:author="Mihai Budiu" w:date="2016-06-02T14:50:00Z">
        <w:r w:rsidRPr="00C116C4" w:rsidDel="00C116C4">
          <w:rPr>
            <w:rPrChange w:id="664" w:author="Mihai Budiu" w:date="2016-06-02T14:50:00Z">
              <w:rPr>
                <w:rStyle w:val="Hyperlink"/>
                <w:noProof/>
              </w:rPr>
            </w:rPrChange>
          </w:rPr>
          <w:delText>8.1</w:delText>
        </w:r>
        <w:r w:rsidDel="00C116C4">
          <w:rPr>
            <w:rFonts w:asciiTheme="minorHAnsi" w:eastAsiaTheme="minorEastAsia" w:hAnsiTheme="minorHAnsi" w:cstheme="minorBidi"/>
            <w:noProof/>
            <w:sz w:val="24"/>
          </w:rPr>
          <w:tab/>
        </w:r>
        <w:r w:rsidRPr="00C116C4" w:rsidDel="00C116C4">
          <w:rPr>
            <w:rPrChange w:id="665" w:author="Mihai Budiu" w:date="2016-06-02T14:50:00Z">
              <w:rPr>
                <w:rStyle w:val="Hyperlink"/>
                <w:noProof/>
              </w:rPr>
            </w:rPrChange>
          </w:rPr>
          <w:delText>Syntax and semantics</w:delText>
        </w:r>
        <w:r w:rsidDel="00C116C4">
          <w:rPr>
            <w:noProof/>
            <w:webHidden/>
          </w:rPr>
          <w:tab/>
          <w:delText>24</w:delText>
        </w:r>
      </w:del>
    </w:p>
    <w:p w14:paraId="0FD73572" w14:textId="7F2DDF60" w:rsidR="004344C9" w:rsidDel="00C116C4" w:rsidRDefault="004344C9">
      <w:pPr>
        <w:pStyle w:val="TOC3"/>
        <w:tabs>
          <w:tab w:val="left" w:pos="1200"/>
          <w:tab w:val="right" w:leader="dot" w:pos="8630"/>
        </w:tabs>
        <w:rPr>
          <w:del w:id="666" w:author="Mihai Budiu" w:date="2016-06-02T14:50:00Z"/>
          <w:rFonts w:asciiTheme="minorHAnsi" w:eastAsiaTheme="minorEastAsia" w:hAnsiTheme="minorHAnsi" w:cstheme="minorBidi"/>
          <w:noProof/>
          <w:sz w:val="24"/>
        </w:rPr>
      </w:pPr>
      <w:del w:id="667" w:author="Mihai Budiu" w:date="2016-06-02T14:50:00Z">
        <w:r w:rsidRPr="00C116C4" w:rsidDel="00C116C4">
          <w:rPr>
            <w:rPrChange w:id="668" w:author="Mihai Budiu" w:date="2016-06-02T14:50:00Z">
              <w:rPr>
                <w:rStyle w:val="Hyperlink"/>
                <w:noProof/>
              </w:rPr>
            </w:rPrChange>
          </w:rPr>
          <w:delText>8.1.1</w:delText>
        </w:r>
        <w:r w:rsidDel="00C116C4">
          <w:rPr>
            <w:rFonts w:asciiTheme="minorHAnsi" w:eastAsiaTheme="minorEastAsia" w:hAnsiTheme="minorHAnsi" w:cstheme="minorBidi"/>
            <w:noProof/>
            <w:sz w:val="24"/>
          </w:rPr>
          <w:tab/>
        </w:r>
        <w:r w:rsidRPr="00C116C4" w:rsidDel="00C116C4">
          <w:rPr>
            <w:rPrChange w:id="669" w:author="Mihai Budiu" w:date="2016-06-02T14:50:00Z">
              <w:rPr>
                <w:rStyle w:val="Hyperlink"/>
                <w:noProof/>
              </w:rPr>
            </w:rPrChange>
          </w:rPr>
          <w:delText>Grammar</w:delText>
        </w:r>
        <w:r w:rsidDel="00C116C4">
          <w:rPr>
            <w:noProof/>
            <w:webHidden/>
          </w:rPr>
          <w:tab/>
          <w:delText>24</w:delText>
        </w:r>
      </w:del>
    </w:p>
    <w:p w14:paraId="4E2A1068" w14:textId="5763A737" w:rsidR="004344C9" w:rsidDel="00C116C4" w:rsidRDefault="004344C9">
      <w:pPr>
        <w:pStyle w:val="TOC3"/>
        <w:tabs>
          <w:tab w:val="left" w:pos="1200"/>
          <w:tab w:val="right" w:leader="dot" w:pos="8630"/>
        </w:tabs>
        <w:rPr>
          <w:del w:id="670" w:author="Mihai Budiu" w:date="2016-06-02T14:50:00Z"/>
          <w:rFonts w:asciiTheme="minorHAnsi" w:eastAsiaTheme="minorEastAsia" w:hAnsiTheme="minorHAnsi" w:cstheme="minorBidi"/>
          <w:noProof/>
          <w:sz w:val="24"/>
        </w:rPr>
      </w:pPr>
      <w:del w:id="671" w:author="Mihai Budiu" w:date="2016-06-02T14:50:00Z">
        <w:r w:rsidRPr="00C116C4" w:rsidDel="00C116C4">
          <w:rPr>
            <w:rPrChange w:id="672" w:author="Mihai Budiu" w:date="2016-06-02T14:50:00Z">
              <w:rPr>
                <w:rStyle w:val="Hyperlink"/>
                <w:noProof/>
              </w:rPr>
            </w:rPrChange>
          </w:rPr>
          <w:delText>8.1.2</w:delText>
        </w:r>
        <w:r w:rsidDel="00C116C4">
          <w:rPr>
            <w:rFonts w:asciiTheme="minorHAnsi" w:eastAsiaTheme="minorEastAsia" w:hAnsiTheme="minorHAnsi" w:cstheme="minorBidi"/>
            <w:noProof/>
            <w:sz w:val="24"/>
          </w:rPr>
          <w:tab/>
        </w:r>
        <w:r w:rsidRPr="00C116C4" w:rsidDel="00C116C4">
          <w:rPr>
            <w:rPrChange w:id="673" w:author="Mihai Budiu" w:date="2016-06-02T14:50:00Z">
              <w:rPr>
                <w:rStyle w:val="Hyperlink"/>
                <w:noProof/>
              </w:rPr>
            </w:rPrChange>
          </w:rPr>
          <w:delText>Semantics and the P4 abstract machines</w:delText>
        </w:r>
        <w:r w:rsidDel="00C116C4">
          <w:rPr>
            <w:noProof/>
            <w:webHidden/>
          </w:rPr>
          <w:tab/>
          <w:delText>25</w:delText>
        </w:r>
      </w:del>
    </w:p>
    <w:p w14:paraId="3EC45640" w14:textId="4CE914E2" w:rsidR="004344C9" w:rsidDel="00C116C4" w:rsidRDefault="004344C9">
      <w:pPr>
        <w:pStyle w:val="TOC2"/>
        <w:tabs>
          <w:tab w:val="left" w:pos="960"/>
          <w:tab w:val="right" w:leader="dot" w:pos="8630"/>
        </w:tabs>
        <w:rPr>
          <w:del w:id="674" w:author="Mihai Budiu" w:date="2016-06-02T14:50:00Z"/>
          <w:rFonts w:asciiTheme="minorHAnsi" w:eastAsiaTheme="minorEastAsia" w:hAnsiTheme="minorHAnsi" w:cstheme="minorBidi"/>
          <w:noProof/>
          <w:sz w:val="24"/>
        </w:rPr>
      </w:pPr>
      <w:del w:id="675" w:author="Mihai Budiu" w:date="2016-06-02T14:50:00Z">
        <w:r w:rsidRPr="00C116C4" w:rsidDel="00C116C4">
          <w:rPr>
            <w:rPrChange w:id="676" w:author="Mihai Budiu" w:date="2016-06-02T14:50:00Z">
              <w:rPr>
                <w:rStyle w:val="Hyperlink"/>
                <w:noProof/>
              </w:rPr>
            </w:rPrChange>
          </w:rPr>
          <w:delText>8.2</w:delText>
        </w:r>
        <w:r w:rsidDel="00C116C4">
          <w:rPr>
            <w:rFonts w:asciiTheme="minorHAnsi" w:eastAsiaTheme="minorEastAsia" w:hAnsiTheme="minorHAnsi" w:cstheme="minorBidi"/>
            <w:noProof/>
            <w:sz w:val="24"/>
          </w:rPr>
          <w:tab/>
        </w:r>
        <w:r w:rsidRPr="00C116C4" w:rsidDel="00C116C4">
          <w:rPr>
            <w:rPrChange w:id="677" w:author="Mihai Budiu" w:date="2016-06-02T14:50:00Z">
              <w:rPr>
                <w:rStyle w:val="Hyperlink"/>
                <w:noProof/>
              </w:rPr>
            </w:rPrChange>
          </w:rPr>
          <w:delText>Preprocessing</w:delText>
        </w:r>
        <w:r w:rsidDel="00C116C4">
          <w:rPr>
            <w:noProof/>
            <w:webHidden/>
          </w:rPr>
          <w:tab/>
          <w:delText>25</w:delText>
        </w:r>
      </w:del>
    </w:p>
    <w:p w14:paraId="0D2DA161" w14:textId="0F3F20A3" w:rsidR="004344C9" w:rsidDel="00C116C4" w:rsidRDefault="004344C9">
      <w:pPr>
        <w:pStyle w:val="TOC3"/>
        <w:tabs>
          <w:tab w:val="left" w:pos="1200"/>
          <w:tab w:val="right" w:leader="dot" w:pos="8630"/>
        </w:tabs>
        <w:rPr>
          <w:del w:id="678" w:author="Mihai Budiu" w:date="2016-06-02T14:50:00Z"/>
          <w:rFonts w:asciiTheme="minorHAnsi" w:eastAsiaTheme="minorEastAsia" w:hAnsiTheme="minorHAnsi" w:cstheme="minorBidi"/>
          <w:noProof/>
          <w:sz w:val="24"/>
        </w:rPr>
      </w:pPr>
      <w:del w:id="679" w:author="Mihai Budiu" w:date="2016-06-02T14:50:00Z">
        <w:r w:rsidRPr="00C116C4" w:rsidDel="00C116C4">
          <w:rPr>
            <w:rPrChange w:id="680" w:author="Mihai Budiu" w:date="2016-06-02T14:50:00Z">
              <w:rPr>
                <w:rStyle w:val="Hyperlink"/>
                <w:noProof/>
              </w:rPr>
            </w:rPrChange>
          </w:rPr>
          <w:delText>8.2.1</w:delText>
        </w:r>
        <w:r w:rsidDel="00C116C4">
          <w:rPr>
            <w:rFonts w:asciiTheme="minorHAnsi" w:eastAsiaTheme="minorEastAsia" w:hAnsiTheme="minorHAnsi" w:cstheme="minorBidi"/>
            <w:noProof/>
            <w:sz w:val="24"/>
          </w:rPr>
          <w:tab/>
        </w:r>
        <w:r w:rsidRPr="00C116C4" w:rsidDel="00C116C4">
          <w:rPr>
            <w:rPrChange w:id="681" w:author="Mihai Budiu" w:date="2016-06-02T14:50:00Z">
              <w:rPr>
                <w:rStyle w:val="Hyperlink"/>
                <w:noProof/>
              </w:rPr>
            </w:rPrChange>
          </w:rPr>
          <w:delText>P4 core library</w:delText>
        </w:r>
        <w:r w:rsidDel="00C116C4">
          <w:rPr>
            <w:noProof/>
            <w:webHidden/>
          </w:rPr>
          <w:tab/>
          <w:delText>25</w:delText>
        </w:r>
      </w:del>
    </w:p>
    <w:p w14:paraId="2A94CEB2" w14:textId="744E6CE9" w:rsidR="004344C9" w:rsidDel="00C116C4" w:rsidRDefault="004344C9">
      <w:pPr>
        <w:pStyle w:val="TOC2"/>
        <w:tabs>
          <w:tab w:val="left" w:pos="960"/>
          <w:tab w:val="right" w:leader="dot" w:pos="8630"/>
        </w:tabs>
        <w:rPr>
          <w:del w:id="682" w:author="Mihai Budiu" w:date="2016-06-02T14:50:00Z"/>
          <w:rFonts w:asciiTheme="minorHAnsi" w:eastAsiaTheme="minorEastAsia" w:hAnsiTheme="minorHAnsi" w:cstheme="minorBidi"/>
          <w:noProof/>
          <w:sz w:val="24"/>
        </w:rPr>
      </w:pPr>
      <w:del w:id="683" w:author="Mihai Budiu" w:date="2016-06-02T14:50:00Z">
        <w:r w:rsidRPr="00C116C4" w:rsidDel="00C116C4">
          <w:rPr>
            <w:rPrChange w:id="684" w:author="Mihai Budiu" w:date="2016-06-02T14:50:00Z">
              <w:rPr>
                <w:rStyle w:val="Hyperlink"/>
                <w:noProof/>
              </w:rPr>
            </w:rPrChange>
          </w:rPr>
          <w:delText>8.3</w:delText>
        </w:r>
        <w:r w:rsidDel="00C116C4">
          <w:rPr>
            <w:rFonts w:asciiTheme="minorHAnsi" w:eastAsiaTheme="minorEastAsia" w:hAnsiTheme="minorHAnsi" w:cstheme="minorBidi"/>
            <w:noProof/>
            <w:sz w:val="24"/>
          </w:rPr>
          <w:tab/>
        </w:r>
        <w:r w:rsidRPr="00C116C4" w:rsidDel="00C116C4">
          <w:rPr>
            <w:rPrChange w:id="685" w:author="Mihai Budiu" w:date="2016-06-02T14:50:00Z">
              <w:rPr>
                <w:rStyle w:val="Hyperlink"/>
                <w:noProof/>
              </w:rPr>
            </w:rPrChange>
          </w:rPr>
          <w:delText>Lexical constructs</w:delText>
        </w:r>
        <w:r w:rsidDel="00C116C4">
          <w:rPr>
            <w:noProof/>
            <w:webHidden/>
          </w:rPr>
          <w:tab/>
          <w:delText>26</w:delText>
        </w:r>
      </w:del>
    </w:p>
    <w:p w14:paraId="29CA4EF1" w14:textId="4B1C6DAF" w:rsidR="004344C9" w:rsidDel="00C116C4" w:rsidRDefault="004344C9">
      <w:pPr>
        <w:pStyle w:val="TOC3"/>
        <w:tabs>
          <w:tab w:val="left" w:pos="1200"/>
          <w:tab w:val="right" w:leader="dot" w:pos="8630"/>
        </w:tabs>
        <w:rPr>
          <w:del w:id="686" w:author="Mihai Budiu" w:date="2016-06-02T14:50:00Z"/>
          <w:rFonts w:asciiTheme="minorHAnsi" w:eastAsiaTheme="minorEastAsia" w:hAnsiTheme="minorHAnsi" w:cstheme="minorBidi"/>
          <w:noProof/>
          <w:sz w:val="24"/>
        </w:rPr>
      </w:pPr>
      <w:del w:id="687" w:author="Mihai Budiu" w:date="2016-06-02T14:50:00Z">
        <w:r w:rsidRPr="00C116C4" w:rsidDel="00C116C4">
          <w:rPr>
            <w:rPrChange w:id="688" w:author="Mihai Budiu" w:date="2016-06-02T14:50:00Z">
              <w:rPr>
                <w:rStyle w:val="Hyperlink"/>
                <w:noProof/>
              </w:rPr>
            </w:rPrChange>
          </w:rPr>
          <w:delText>8.3.1</w:delText>
        </w:r>
        <w:r w:rsidDel="00C116C4">
          <w:rPr>
            <w:rFonts w:asciiTheme="minorHAnsi" w:eastAsiaTheme="minorEastAsia" w:hAnsiTheme="minorHAnsi" w:cstheme="minorBidi"/>
            <w:noProof/>
            <w:sz w:val="24"/>
          </w:rPr>
          <w:tab/>
        </w:r>
        <w:r w:rsidRPr="00C116C4" w:rsidDel="00C116C4">
          <w:rPr>
            <w:rPrChange w:id="689" w:author="Mihai Budiu" w:date="2016-06-02T14:50:00Z">
              <w:rPr>
                <w:rStyle w:val="Hyperlink"/>
                <w:noProof/>
              </w:rPr>
            </w:rPrChange>
          </w:rPr>
          <w:delText>Comments</w:delText>
        </w:r>
        <w:r w:rsidDel="00C116C4">
          <w:rPr>
            <w:noProof/>
            <w:webHidden/>
          </w:rPr>
          <w:tab/>
          <w:delText>26</w:delText>
        </w:r>
      </w:del>
    </w:p>
    <w:p w14:paraId="514349F1" w14:textId="1F74F5F4" w:rsidR="004344C9" w:rsidDel="00C116C4" w:rsidRDefault="004344C9">
      <w:pPr>
        <w:pStyle w:val="TOC3"/>
        <w:tabs>
          <w:tab w:val="left" w:pos="1200"/>
          <w:tab w:val="right" w:leader="dot" w:pos="8630"/>
        </w:tabs>
        <w:rPr>
          <w:del w:id="690" w:author="Mihai Budiu" w:date="2016-06-02T14:50:00Z"/>
          <w:rFonts w:asciiTheme="minorHAnsi" w:eastAsiaTheme="minorEastAsia" w:hAnsiTheme="minorHAnsi" w:cstheme="minorBidi"/>
          <w:noProof/>
          <w:sz w:val="24"/>
        </w:rPr>
      </w:pPr>
      <w:del w:id="691" w:author="Mihai Budiu" w:date="2016-06-02T14:50:00Z">
        <w:r w:rsidRPr="00C116C4" w:rsidDel="00C116C4">
          <w:rPr>
            <w:rPrChange w:id="692" w:author="Mihai Budiu" w:date="2016-06-02T14:50:00Z">
              <w:rPr>
                <w:rStyle w:val="Hyperlink"/>
                <w:noProof/>
              </w:rPr>
            </w:rPrChange>
          </w:rPr>
          <w:delText>8.3.2</w:delText>
        </w:r>
        <w:r w:rsidDel="00C116C4">
          <w:rPr>
            <w:rFonts w:asciiTheme="minorHAnsi" w:eastAsiaTheme="minorEastAsia" w:hAnsiTheme="minorHAnsi" w:cstheme="minorBidi"/>
            <w:noProof/>
            <w:sz w:val="24"/>
          </w:rPr>
          <w:tab/>
        </w:r>
        <w:r w:rsidRPr="00C116C4" w:rsidDel="00C116C4">
          <w:rPr>
            <w:rPrChange w:id="693" w:author="Mihai Budiu" w:date="2016-06-02T14:50:00Z">
              <w:rPr>
                <w:rStyle w:val="Hyperlink"/>
                <w:noProof/>
              </w:rPr>
            </w:rPrChange>
          </w:rPr>
          <w:delText>Literal constants</w:delText>
        </w:r>
        <w:r w:rsidDel="00C116C4">
          <w:rPr>
            <w:noProof/>
            <w:webHidden/>
          </w:rPr>
          <w:tab/>
          <w:delText>26</w:delText>
        </w:r>
      </w:del>
    </w:p>
    <w:p w14:paraId="1D788CF4" w14:textId="770C47C8" w:rsidR="004344C9" w:rsidDel="00C116C4" w:rsidRDefault="004344C9">
      <w:pPr>
        <w:pStyle w:val="TOC2"/>
        <w:tabs>
          <w:tab w:val="left" w:pos="960"/>
          <w:tab w:val="right" w:leader="dot" w:pos="8630"/>
        </w:tabs>
        <w:rPr>
          <w:del w:id="694" w:author="Mihai Budiu" w:date="2016-06-02T14:50:00Z"/>
          <w:rFonts w:asciiTheme="minorHAnsi" w:eastAsiaTheme="minorEastAsia" w:hAnsiTheme="minorHAnsi" w:cstheme="minorBidi"/>
          <w:noProof/>
          <w:sz w:val="24"/>
        </w:rPr>
      </w:pPr>
      <w:del w:id="695" w:author="Mihai Budiu" w:date="2016-06-02T14:50:00Z">
        <w:r w:rsidRPr="00C116C4" w:rsidDel="00C116C4">
          <w:rPr>
            <w:rPrChange w:id="696" w:author="Mihai Budiu" w:date="2016-06-02T14:50:00Z">
              <w:rPr>
                <w:rStyle w:val="Hyperlink"/>
                <w:noProof/>
              </w:rPr>
            </w:rPrChange>
          </w:rPr>
          <w:delText>8.4</w:delText>
        </w:r>
        <w:r w:rsidDel="00C116C4">
          <w:rPr>
            <w:rFonts w:asciiTheme="minorHAnsi" w:eastAsiaTheme="minorEastAsia" w:hAnsiTheme="minorHAnsi" w:cstheme="minorBidi"/>
            <w:noProof/>
            <w:sz w:val="24"/>
          </w:rPr>
          <w:tab/>
        </w:r>
        <w:r w:rsidRPr="00C116C4" w:rsidDel="00C116C4">
          <w:rPr>
            <w:rPrChange w:id="697" w:author="Mihai Budiu" w:date="2016-06-02T14:50:00Z">
              <w:rPr>
                <w:rStyle w:val="Hyperlink"/>
                <w:noProof/>
              </w:rPr>
            </w:rPrChange>
          </w:rPr>
          <w:delText>Naming conventions</w:delText>
        </w:r>
        <w:r w:rsidDel="00C116C4">
          <w:rPr>
            <w:noProof/>
            <w:webHidden/>
          </w:rPr>
          <w:tab/>
          <w:delText>27</w:delText>
        </w:r>
      </w:del>
    </w:p>
    <w:p w14:paraId="34C41D6C" w14:textId="4A1F3ED4" w:rsidR="004344C9" w:rsidDel="00C116C4" w:rsidRDefault="004344C9">
      <w:pPr>
        <w:pStyle w:val="TOC2"/>
        <w:tabs>
          <w:tab w:val="left" w:pos="960"/>
          <w:tab w:val="right" w:leader="dot" w:pos="8630"/>
        </w:tabs>
        <w:rPr>
          <w:del w:id="698" w:author="Mihai Budiu" w:date="2016-06-02T14:50:00Z"/>
          <w:rFonts w:asciiTheme="minorHAnsi" w:eastAsiaTheme="minorEastAsia" w:hAnsiTheme="minorHAnsi" w:cstheme="minorBidi"/>
          <w:noProof/>
          <w:sz w:val="24"/>
        </w:rPr>
      </w:pPr>
      <w:del w:id="699" w:author="Mihai Budiu" w:date="2016-06-02T14:50:00Z">
        <w:r w:rsidRPr="00C116C4" w:rsidDel="00C116C4">
          <w:rPr>
            <w:rPrChange w:id="700" w:author="Mihai Budiu" w:date="2016-06-02T14:50:00Z">
              <w:rPr>
                <w:rStyle w:val="Hyperlink"/>
                <w:noProof/>
              </w:rPr>
            </w:rPrChange>
          </w:rPr>
          <w:delText>8.5</w:delText>
        </w:r>
        <w:r w:rsidDel="00C116C4">
          <w:rPr>
            <w:rFonts w:asciiTheme="minorHAnsi" w:eastAsiaTheme="minorEastAsia" w:hAnsiTheme="minorHAnsi" w:cstheme="minorBidi"/>
            <w:noProof/>
            <w:sz w:val="24"/>
          </w:rPr>
          <w:tab/>
        </w:r>
        <w:r w:rsidRPr="00C116C4" w:rsidDel="00C116C4">
          <w:rPr>
            <w:rPrChange w:id="701" w:author="Mihai Budiu" w:date="2016-06-02T14:50:00Z">
              <w:rPr>
                <w:rStyle w:val="Hyperlink"/>
                <w:noProof/>
              </w:rPr>
            </w:rPrChange>
          </w:rPr>
          <w:delText>P4 Program structure</w:delText>
        </w:r>
        <w:r w:rsidDel="00C116C4">
          <w:rPr>
            <w:noProof/>
            <w:webHidden/>
          </w:rPr>
          <w:tab/>
          <w:delText>27</w:delText>
        </w:r>
      </w:del>
    </w:p>
    <w:p w14:paraId="62A97539" w14:textId="1EB8F2EE" w:rsidR="004344C9" w:rsidDel="00C116C4" w:rsidRDefault="004344C9">
      <w:pPr>
        <w:pStyle w:val="TOC3"/>
        <w:tabs>
          <w:tab w:val="left" w:pos="1200"/>
          <w:tab w:val="right" w:leader="dot" w:pos="8630"/>
        </w:tabs>
        <w:rPr>
          <w:del w:id="702" w:author="Mihai Budiu" w:date="2016-06-02T14:50:00Z"/>
          <w:rFonts w:asciiTheme="minorHAnsi" w:eastAsiaTheme="minorEastAsia" w:hAnsiTheme="minorHAnsi" w:cstheme="minorBidi"/>
          <w:noProof/>
          <w:sz w:val="24"/>
        </w:rPr>
      </w:pPr>
      <w:del w:id="703" w:author="Mihai Budiu" w:date="2016-06-02T14:50:00Z">
        <w:r w:rsidRPr="00C116C4" w:rsidDel="00C116C4">
          <w:rPr>
            <w:rPrChange w:id="704" w:author="Mihai Budiu" w:date="2016-06-02T14:50:00Z">
              <w:rPr>
                <w:rStyle w:val="Hyperlink"/>
                <w:noProof/>
              </w:rPr>
            </w:rPrChange>
          </w:rPr>
          <w:delText>8.5.1</w:delText>
        </w:r>
        <w:r w:rsidDel="00C116C4">
          <w:rPr>
            <w:rFonts w:asciiTheme="minorHAnsi" w:eastAsiaTheme="minorEastAsia" w:hAnsiTheme="minorHAnsi" w:cstheme="minorBidi"/>
            <w:noProof/>
            <w:sz w:val="24"/>
          </w:rPr>
          <w:tab/>
        </w:r>
        <w:r w:rsidRPr="00C116C4" w:rsidDel="00C116C4">
          <w:rPr>
            <w:rPrChange w:id="705" w:author="Mihai Budiu" w:date="2016-06-02T14:50:00Z">
              <w:rPr>
                <w:rStyle w:val="Hyperlink"/>
                <w:noProof/>
              </w:rPr>
            </w:rPrChange>
          </w:rPr>
          <w:delText>Scopes</w:delText>
        </w:r>
        <w:r w:rsidDel="00C116C4">
          <w:rPr>
            <w:noProof/>
            <w:webHidden/>
          </w:rPr>
          <w:tab/>
          <w:delText>27</w:delText>
        </w:r>
      </w:del>
    </w:p>
    <w:p w14:paraId="1A03065E" w14:textId="45BA5773" w:rsidR="004344C9" w:rsidDel="00C116C4" w:rsidRDefault="004344C9">
      <w:pPr>
        <w:pStyle w:val="TOC3"/>
        <w:tabs>
          <w:tab w:val="left" w:pos="1200"/>
          <w:tab w:val="right" w:leader="dot" w:pos="8630"/>
        </w:tabs>
        <w:rPr>
          <w:del w:id="706" w:author="Mihai Budiu" w:date="2016-06-02T14:50:00Z"/>
          <w:rFonts w:asciiTheme="minorHAnsi" w:eastAsiaTheme="minorEastAsia" w:hAnsiTheme="minorHAnsi" w:cstheme="minorBidi"/>
          <w:noProof/>
          <w:sz w:val="24"/>
        </w:rPr>
      </w:pPr>
      <w:del w:id="707" w:author="Mihai Budiu" w:date="2016-06-02T14:50:00Z">
        <w:r w:rsidRPr="00C116C4" w:rsidDel="00C116C4">
          <w:rPr>
            <w:rPrChange w:id="708" w:author="Mihai Budiu" w:date="2016-06-02T14:50:00Z">
              <w:rPr>
                <w:rStyle w:val="Hyperlink"/>
                <w:noProof/>
              </w:rPr>
            </w:rPrChange>
          </w:rPr>
          <w:delText>8.5.2</w:delText>
        </w:r>
        <w:r w:rsidDel="00C116C4">
          <w:rPr>
            <w:rFonts w:asciiTheme="minorHAnsi" w:eastAsiaTheme="minorEastAsia" w:hAnsiTheme="minorHAnsi" w:cstheme="minorBidi"/>
            <w:noProof/>
            <w:sz w:val="24"/>
          </w:rPr>
          <w:tab/>
        </w:r>
        <w:r w:rsidRPr="00C116C4" w:rsidDel="00C116C4">
          <w:rPr>
            <w:rPrChange w:id="709" w:author="Mihai Budiu" w:date="2016-06-02T14:50:00Z">
              <w:rPr>
                <w:rStyle w:val="Hyperlink"/>
                <w:noProof/>
              </w:rPr>
            </w:rPrChange>
          </w:rPr>
          <w:delText>Stateful elements</w:delText>
        </w:r>
        <w:r w:rsidDel="00C116C4">
          <w:rPr>
            <w:noProof/>
            <w:webHidden/>
          </w:rPr>
          <w:tab/>
          <w:delText>28</w:delText>
        </w:r>
      </w:del>
    </w:p>
    <w:p w14:paraId="011804E4" w14:textId="6C785BDC" w:rsidR="004344C9" w:rsidDel="00C116C4" w:rsidRDefault="004344C9">
      <w:pPr>
        <w:pStyle w:val="TOC2"/>
        <w:tabs>
          <w:tab w:val="left" w:pos="960"/>
          <w:tab w:val="right" w:leader="dot" w:pos="8630"/>
        </w:tabs>
        <w:rPr>
          <w:del w:id="710" w:author="Mihai Budiu" w:date="2016-06-02T14:50:00Z"/>
          <w:rFonts w:asciiTheme="minorHAnsi" w:eastAsiaTheme="minorEastAsia" w:hAnsiTheme="minorHAnsi" w:cstheme="minorBidi"/>
          <w:noProof/>
          <w:sz w:val="24"/>
        </w:rPr>
      </w:pPr>
      <w:del w:id="711" w:author="Mihai Budiu" w:date="2016-06-02T14:50:00Z">
        <w:r w:rsidRPr="00C116C4" w:rsidDel="00C116C4">
          <w:rPr>
            <w:rPrChange w:id="712" w:author="Mihai Budiu" w:date="2016-06-02T14:50:00Z">
              <w:rPr>
                <w:rStyle w:val="Hyperlink"/>
                <w:noProof/>
              </w:rPr>
            </w:rPrChange>
          </w:rPr>
          <w:delText>8.6</w:delText>
        </w:r>
        <w:r w:rsidDel="00C116C4">
          <w:rPr>
            <w:rFonts w:asciiTheme="minorHAnsi" w:eastAsiaTheme="minorEastAsia" w:hAnsiTheme="minorHAnsi" w:cstheme="minorBidi"/>
            <w:noProof/>
            <w:sz w:val="24"/>
          </w:rPr>
          <w:tab/>
        </w:r>
        <w:r w:rsidRPr="00C116C4" w:rsidDel="00C116C4">
          <w:rPr>
            <w:rPrChange w:id="713" w:author="Mihai Budiu" w:date="2016-06-02T14:50:00Z">
              <w:rPr>
                <w:rStyle w:val="Hyperlink"/>
                <w:noProof/>
              </w:rPr>
            </w:rPrChange>
          </w:rPr>
          <w:delText>Calling convention: call by copy in/copy out</w:delText>
        </w:r>
        <w:r w:rsidDel="00C116C4">
          <w:rPr>
            <w:noProof/>
            <w:webHidden/>
          </w:rPr>
          <w:tab/>
          <w:delText>28</w:delText>
        </w:r>
      </w:del>
    </w:p>
    <w:p w14:paraId="11804FE9" w14:textId="6DC970A2" w:rsidR="004344C9" w:rsidDel="00C116C4" w:rsidRDefault="004344C9">
      <w:pPr>
        <w:pStyle w:val="TOC2"/>
        <w:tabs>
          <w:tab w:val="left" w:pos="960"/>
          <w:tab w:val="right" w:leader="dot" w:pos="8630"/>
        </w:tabs>
        <w:rPr>
          <w:del w:id="714" w:author="Mihai Budiu" w:date="2016-06-02T14:50:00Z"/>
          <w:rFonts w:asciiTheme="minorHAnsi" w:eastAsiaTheme="minorEastAsia" w:hAnsiTheme="minorHAnsi" w:cstheme="minorBidi"/>
          <w:noProof/>
          <w:sz w:val="24"/>
        </w:rPr>
      </w:pPr>
      <w:del w:id="715" w:author="Mihai Budiu" w:date="2016-06-02T14:50:00Z">
        <w:r w:rsidRPr="00C116C4" w:rsidDel="00C116C4">
          <w:rPr>
            <w:rPrChange w:id="716" w:author="Mihai Budiu" w:date="2016-06-02T14:50:00Z">
              <w:rPr>
                <w:rStyle w:val="Hyperlink"/>
                <w:noProof/>
              </w:rPr>
            </w:rPrChange>
          </w:rPr>
          <w:delText>8.7</w:delText>
        </w:r>
        <w:r w:rsidDel="00C116C4">
          <w:rPr>
            <w:rFonts w:asciiTheme="minorHAnsi" w:eastAsiaTheme="minorEastAsia" w:hAnsiTheme="minorHAnsi" w:cstheme="minorBidi"/>
            <w:noProof/>
            <w:sz w:val="24"/>
          </w:rPr>
          <w:tab/>
        </w:r>
        <w:r w:rsidRPr="00C116C4" w:rsidDel="00C116C4">
          <w:rPr>
            <w:rPrChange w:id="717" w:author="Mihai Budiu" w:date="2016-06-02T14:50:00Z">
              <w:rPr>
                <w:rStyle w:val="Hyperlink"/>
                <w:noProof/>
              </w:rPr>
            </w:rPrChange>
          </w:rPr>
          <w:delText>Paths</w:delText>
        </w:r>
        <w:r w:rsidDel="00C116C4">
          <w:rPr>
            <w:noProof/>
            <w:webHidden/>
          </w:rPr>
          <w:tab/>
          <w:delText>30</w:delText>
        </w:r>
      </w:del>
    </w:p>
    <w:p w14:paraId="02865027" w14:textId="0E843C04" w:rsidR="004344C9" w:rsidDel="00C116C4" w:rsidRDefault="004344C9">
      <w:pPr>
        <w:pStyle w:val="TOC3"/>
        <w:tabs>
          <w:tab w:val="left" w:pos="1200"/>
          <w:tab w:val="right" w:leader="dot" w:pos="8630"/>
        </w:tabs>
        <w:rPr>
          <w:del w:id="718" w:author="Mihai Budiu" w:date="2016-06-02T14:50:00Z"/>
          <w:rFonts w:asciiTheme="minorHAnsi" w:eastAsiaTheme="minorEastAsia" w:hAnsiTheme="minorHAnsi" w:cstheme="minorBidi"/>
          <w:noProof/>
          <w:sz w:val="24"/>
        </w:rPr>
      </w:pPr>
      <w:del w:id="719" w:author="Mihai Budiu" w:date="2016-06-02T14:50:00Z">
        <w:r w:rsidRPr="00C116C4" w:rsidDel="00C116C4">
          <w:rPr>
            <w:rPrChange w:id="720" w:author="Mihai Budiu" w:date="2016-06-02T14:50:00Z">
              <w:rPr>
                <w:rStyle w:val="Hyperlink"/>
                <w:noProof/>
              </w:rPr>
            </w:rPrChange>
          </w:rPr>
          <w:delText>8.7.1</w:delText>
        </w:r>
        <w:r w:rsidDel="00C116C4">
          <w:rPr>
            <w:rFonts w:asciiTheme="minorHAnsi" w:eastAsiaTheme="minorEastAsia" w:hAnsiTheme="minorHAnsi" w:cstheme="minorBidi"/>
            <w:noProof/>
            <w:sz w:val="24"/>
          </w:rPr>
          <w:tab/>
        </w:r>
        <w:r w:rsidRPr="00C116C4" w:rsidDel="00C116C4">
          <w:rPr>
            <w:rPrChange w:id="721" w:author="Mihai Budiu" w:date="2016-06-02T14:50:00Z">
              <w:rPr>
                <w:rStyle w:val="Hyperlink"/>
                <w:noProof/>
              </w:rPr>
            </w:rPrChange>
          </w:rPr>
          <w:delText>Name resolution rules</w:delText>
        </w:r>
        <w:r w:rsidDel="00C116C4">
          <w:rPr>
            <w:noProof/>
            <w:webHidden/>
          </w:rPr>
          <w:tab/>
          <w:delText>30</w:delText>
        </w:r>
      </w:del>
    </w:p>
    <w:p w14:paraId="75BD911D" w14:textId="7BF012D5" w:rsidR="004344C9" w:rsidDel="00C116C4" w:rsidRDefault="004344C9">
      <w:pPr>
        <w:pStyle w:val="TOC3"/>
        <w:tabs>
          <w:tab w:val="left" w:pos="1200"/>
          <w:tab w:val="right" w:leader="dot" w:pos="8630"/>
        </w:tabs>
        <w:rPr>
          <w:del w:id="722" w:author="Mihai Budiu" w:date="2016-06-02T14:50:00Z"/>
          <w:rFonts w:asciiTheme="minorHAnsi" w:eastAsiaTheme="minorEastAsia" w:hAnsiTheme="minorHAnsi" w:cstheme="minorBidi"/>
          <w:noProof/>
          <w:sz w:val="24"/>
        </w:rPr>
      </w:pPr>
      <w:del w:id="723" w:author="Mihai Budiu" w:date="2016-06-02T14:50:00Z">
        <w:r w:rsidRPr="00C116C4" w:rsidDel="00C116C4">
          <w:rPr>
            <w:rPrChange w:id="724" w:author="Mihai Budiu" w:date="2016-06-02T14:50:00Z">
              <w:rPr>
                <w:rStyle w:val="Hyperlink"/>
                <w:noProof/>
              </w:rPr>
            </w:rPrChange>
          </w:rPr>
          <w:delText>8.7.2</w:delText>
        </w:r>
        <w:r w:rsidDel="00C116C4">
          <w:rPr>
            <w:rFonts w:asciiTheme="minorHAnsi" w:eastAsiaTheme="minorEastAsia" w:hAnsiTheme="minorHAnsi" w:cstheme="minorBidi"/>
            <w:noProof/>
            <w:sz w:val="24"/>
          </w:rPr>
          <w:tab/>
        </w:r>
        <w:r w:rsidRPr="00C116C4" w:rsidDel="00C116C4">
          <w:rPr>
            <w:rPrChange w:id="725" w:author="Mihai Budiu" w:date="2016-06-02T14:50:00Z">
              <w:rPr>
                <w:rStyle w:val="Hyperlink"/>
                <w:noProof/>
              </w:rPr>
            </w:rPrChange>
          </w:rPr>
          <w:delText>Visibility</w:delText>
        </w:r>
        <w:r w:rsidDel="00C116C4">
          <w:rPr>
            <w:noProof/>
            <w:webHidden/>
          </w:rPr>
          <w:tab/>
          <w:delText>30</w:delText>
        </w:r>
      </w:del>
    </w:p>
    <w:p w14:paraId="0474FCCA" w14:textId="65CDF6F8" w:rsidR="004344C9" w:rsidDel="00C116C4" w:rsidRDefault="004344C9">
      <w:pPr>
        <w:pStyle w:val="TOC1"/>
        <w:rPr>
          <w:del w:id="726" w:author="Mihai Budiu" w:date="2016-06-02T14:50:00Z"/>
          <w:rFonts w:asciiTheme="minorHAnsi" w:eastAsiaTheme="minorEastAsia" w:hAnsiTheme="minorHAnsi" w:cstheme="minorBidi"/>
          <w:noProof/>
          <w:sz w:val="24"/>
        </w:rPr>
      </w:pPr>
      <w:del w:id="727" w:author="Mihai Budiu" w:date="2016-06-02T14:50:00Z">
        <w:r w:rsidRPr="00C116C4" w:rsidDel="00C116C4">
          <w:rPr>
            <w:rPrChange w:id="728" w:author="Mihai Budiu" w:date="2016-06-02T14:50:00Z">
              <w:rPr>
                <w:rStyle w:val="Hyperlink"/>
                <w:noProof/>
              </w:rPr>
            </w:rPrChange>
          </w:rPr>
          <w:delText>9</w:delText>
        </w:r>
        <w:r w:rsidDel="00C116C4">
          <w:rPr>
            <w:rFonts w:asciiTheme="minorHAnsi" w:eastAsiaTheme="minorEastAsia" w:hAnsiTheme="minorHAnsi" w:cstheme="minorBidi"/>
            <w:noProof/>
            <w:sz w:val="24"/>
          </w:rPr>
          <w:tab/>
        </w:r>
        <w:r w:rsidRPr="00C116C4" w:rsidDel="00C116C4">
          <w:rPr>
            <w:rPrChange w:id="729" w:author="Mihai Budiu" w:date="2016-06-02T14:50:00Z">
              <w:rPr>
                <w:rStyle w:val="Hyperlink"/>
                <w:noProof/>
              </w:rPr>
            </w:rPrChange>
          </w:rPr>
          <w:delText>P4 data types</w:delText>
        </w:r>
        <w:r w:rsidDel="00C116C4">
          <w:rPr>
            <w:noProof/>
            <w:webHidden/>
          </w:rPr>
          <w:tab/>
          <w:delText>31</w:delText>
        </w:r>
      </w:del>
    </w:p>
    <w:p w14:paraId="17128BE8" w14:textId="5E696CDA" w:rsidR="004344C9" w:rsidDel="00C116C4" w:rsidRDefault="004344C9">
      <w:pPr>
        <w:pStyle w:val="TOC2"/>
        <w:tabs>
          <w:tab w:val="left" w:pos="960"/>
          <w:tab w:val="right" w:leader="dot" w:pos="8630"/>
        </w:tabs>
        <w:rPr>
          <w:del w:id="730" w:author="Mihai Budiu" w:date="2016-06-02T14:50:00Z"/>
          <w:rFonts w:asciiTheme="minorHAnsi" w:eastAsiaTheme="minorEastAsia" w:hAnsiTheme="minorHAnsi" w:cstheme="minorBidi"/>
          <w:noProof/>
          <w:sz w:val="24"/>
        </w:rPr>
      </w:pPr>
      <w:del w:id="731" w:author="Mihai Budiu" w:date="2016-06-02T14:50:00Z">
        <w:r w:rsidRPr="00C116C4" w:rsidDel="00C116C4">
          <w:rPr>
            <w:rPrChange w:id="732" w:author="Mihai Budiu" w:date="2016-06-02T14:50:00Z">
              <w:rPr>
                <w:rStyle w:val="Hyperlink"/>
                <w:noProof/>
              </w:rPr>
            </w:rPrChange>
          </w:rPr>
          <w:delText>9.1</w:delText>
        </w:r>
        <w:r w:rsidDel="00C116C4">
          <w:rPr>
            <w:rFonts w:asciiTheme="minorHAnsi" w:eastAsiaTheme="minorEastAsia" w:hAnsiTheme="minorHAnsi" w:cstheme="minorBidi"/>
            <w:noProof/>
            <w:sz w:val="24"/>
          </w:rPr>
          <w:tab/>
        </w:r>
        <w:r w:rsidRPr="00C116C4" w:rsidDel="00C116C4">
          <w:rPr>
            <w:rPrChange w:id="733" w:author="Mihai Budiu" w:date="2016-06-02T14:50:00Z">
              <w:rPr>
                <w:rStyle w:val="Hyperlink"/>
                <w:noProof/>
              </w:rPr>
            </w:rPrChange>
          </w:rPr>
          <w:delText>Base types</w:delText>
        </w:r>
        <w:r w:rsidDel="00C116C4">
          <w:rPr>
            <w:noProof/>
            <w:webHidden/>
          </w:rPr>
          <w:tab/>
          <w:delText>31</w:delText>
        </w:r>
      </w:del>
    </w:p>
    <w:p w14:paraId="3D8DF170" w14:textId="0DA7B5F1" w:rsidR="004344C9" w:rsidDel="00C116C4" w:rsidRDefault="004344C9">
      <w:pPr>
        <w:pStyle w:val="TOC3"/>
        <w:tabs>
          <w:tab w:val="left" w:pos="1200"/>
          <w:tab w:val="right" w:leader="dot" w:pos="8630"/>
        </w:tabs>
        <w:rPr>
          <w:del w:id="734" w:author="Mihai Budiu" w:date="2016-06-02T14:50:00Z"/>
          <w:rFonts w:asciiTheme="minorHAnsi" w:eastAsiaTheme="minorEastAsia" w:hAnsiTheme="minorHAnsi" w:cstheme="minorBidi"/>
          <w:noProof/>
          <w:sz w:val="24"/>
        </w:rPr>
      </w:pPr>
      <w:del w:id="735" w:author="Mihai Budiu" w:date="2016-06-02T14:50:00Z">
        <w:r w:rsidRPr="00C116C4" w:rsidDel="00C116C4">
          <w:rPr>
            <w:rPrChange w:id="736" w:author="Mihai Budiu" w:date="2016-06-02T14:50:00Z">
              <w:rPr>
                <w:rStyle w:val="Hyperlink"/>
                <w:noProof/>
              </w:rPr>
            </w:rPrChange>
          </w:rPr>
          <w:delText>9.1.1</w:delText>
        </w:r>
        <w:r w:rsidDel="00C116C4">
          <w:rPr>
            <w:rFonts w:asciiTheme="minorHAnsi" w:eastAsiaTheme="minorEastAsia" w:hAnsiTheme="minorHAnsi" w:cstheme="minorBidi"/>
            <w:noProof/>
            <w:sz w:val="24"/>
          </w:rPr>
          <w:tab/>
        </w:r>
        <w:r w:rsidRPr="00C116C4" w:rsidDel="00C116C4">
          <w:rPr>
            <w:rPrChange w:id="737" w:author="Mihai Budiu" w:date="2016-06-02T14:50:00Z">
              <w:rPr>
                <w:rStyle w:val="Hyperlink"/>
                <w:noProof/>
              </w:rPr>
            </w:rPrChange>
          </w:rPr>
          <w:delText>The void type</w:delText>
        </w:r>
        <w:r w:rsidDel="00C116C4">
          <w:rPr>
            <w:noProof/>
            <w:webHidden/>
          </w:rPr>
          <w:tab/>
          <w:delText>31</w:delText>
        </w:r>
      </w:del>
    </w:p>
    <w:p w14:paraId="09742B56" w14:textId="6D2BC4F5" w:rsidR="004344C9" w:rsidDel="00C116C4" w:rsidRDefault="004344C9">
      <w:pPr>
        <w:pStyle w:val="TOC3"/>
        <w:tabs>
          <w:tab w:val="left" w:pos="1200"/>
          <w:tab w:val="right" w:leader="dot" w:pos="8630"/>
        </w:tabs>
        <w:rPr>
          <w:del w:id="738" w:author="Mihai Budiu" w:date="2016-06-02T14:50:00Z"/>
          <w:rFonts w:asciiTheme="minorHAnsi" w:eastAsiaTheme="minorEastAsia" w:hAnsiTheme="minorHAnsi" w:cstheme="minorBidi"/>
          <w:noProof/>
          <w:sz w:val="24"/>
        </w:rPr>
      </w:pPr>
      <w:del w:id="739" w:author="Mihai Budiu" w:date="2016-06-02T14:50:00Z">
        <w:r w:rsidRPr="00C116C4" w:rsidDel="00C116C4">
          <w:rPr>
            <w:rPrChange w:id="740" w:author="Mihai Budiu" w:date="2016-06-02T14:50:00Z">
              <w:rPr>
                <w:rStyle w:val="Hyperlink"/>
                <w:noProof/>
              </w:rPr>
            </w:rPrChange>
          </w:rPr>
          <w:delText>9.1.2</w:delText>
        </w:r>
        <w:r w:rsidDel="00C116C4">
          <w:rPr>
            <w:rFonts w:asciiTheme="minorHAnsi" w:eastAsiaTheme="minorEastAsia" w:hAnsiTheme="minorHAnsi" w:cstheme="minorBidi"/>
            <w:noProof/>
            <w:sz w:val="24"/>
          </w:rPr>
          <w:tab/>
        </w:r>
        <w:r w:rsidRPr="00C116C4" w:rsidDel="00C116C4">
          <w:rPr>
            <w:rPrChange w:id="741" w:author="Mihai Budiu" w:date="2016-06-02T14:50:00Z">
              <w:rPr>
                <w:rStyle w:val="Hyperlink"/>
                <w:noProof/>
              </w:rPr>
            </w:rPrChange>
          </w:rPr>
          <w:delText>The error type</w:delText>
        </w:r>
        <w:r w:rsidDel="00C116C4">
          <w:rPr>
            <w:noProof/>
            <w:webHidden/>
          </w:rPr>
          <w:tab/>
          <w:delText>31</w:delText>
        </w:r>
      </w:del>
    </w:p>
    <w:p w14:paraId="48AF26F5" w14:textId="16995732" w:rsidR="004344C9" w:rsidDel="00C116C4" w:rsidRDefault="004344C9">
      <w:pPr>
        <w:pStyle w:val="TOC3"/>
        <w:tabs>
          <w:tab w:val="left" w:pos="1200"/>
          <w:tab w:val="right" w:leader="dot" w:pos="8630"/>
        </w:tabs>
        <w:rPr>
          <w:del w:id="742" w:author="Mihai Budiu" w:date="2016-06-02T14:50:00Z"/>
          <w:rFonts w:asciiTheme="minorHAnsi" w:eastAsiaTheme="minorEastAsia" w:hAnsiTheme="minorHAnsi" w:cstheme="minorBidi"/>
          <w:noProof/>
          <w:sz w:val="24"/>
        </w:rPr>
      </w:pPr>
      <w:del w:id="743" w:author="Mihai Budiu" w:date="2016-06-02T14:50:00Z">
        <w:r w:rsidRPr="00C116C4" w:rsidDel="00C116C4">
          <w:rPr>
            <w:rPrChange w:id="744" w:author="Mihai Budiu" w:date="2016-06-02T14:50:00Z">
              <w:rPr>
                <w:rStyle w:val="Hyperlink"/>
                <w:noProof/>
              </w:rPr>
            </w:rPrChange>
          </w:rPr>
          <w:delText>9.1.3</w:delText>
        </w:r>
        <w:r w:rsidDel="00C116C4">
          <w:rPr>
            <w:rFonts w:asciiTheme="minorHAnsi" w:eastAsiaTheme="minorEastAsia" w:hAnsiTheme="minorHAnsi" w:cstheme="minorBidi"/>
            <w:noProof/>
            <w:sz w:val="24"/>
          </w:rPr>
          <w:tab/>
        </w:r>
        <w:r w:rsidRPr="00C116C4" w:rsidDel="00C116C4">
          <w:rPr>
            <w:rPrChange w:id="745" w:author="Mihai Budiu" w:date="2016-06-02T14:50:00Z">
              <w:rPr>
                <w:rStyle w:val="Hyperlink"/>
                <w:noProof/>
              </w:rPr>
            </w:rPrChange>
          </w:rPr>
          <w:delText>The match_kind type</w:delText>
        </w:r>
        <w:r w:rsidDel="00C116C4">
          <w:rPr>
            <w:noProof/>
            <w:webHidden/>
          </w:rPr>
          <w:tab/>
          <w:delText>32</w:delText>
        </w:r>
      </w:del>
    </w:p>
    <w:p w14:paraId="02765EFF" w14:textId="27FF86E9" w:rsidR="004344C9" w:rsidDel="00C116C4" w:rsidRDefault="004344C9">
      <w:pPr>
        <w:pStyle w:val="TOC3"/>
        <w:tabs>
          <w:tab w:val="left" w:pos="1200"/>
          <w:tab w:val="right" w:leader="dot" w:pos="8630"/>
        </w:tabs>
        <w:rPr>
          <w:del w:id="746" w:author="Mihai Budiu" w:date="2016-06-02T14:50:00Z"/>
          <w:rFonts w:asciiTheme="minorHAnsi" w:eastAsiaTheme="minorEastAsia" w:hAnsiTheme="minorHAnsi" w:cstheme="minorBidi"/>
          <w:noProof/>
          <w:sz w:val="24"/>
        </w:rPr>
      </w:pPr>
      <w:del w:id="747" w:author="Mihai Budiu" w:date="2016-06-02T14:50:00Z">
        <w:r w:rsidRPr="00C116C4" w:rsidDel="00C116C4">
          <w:rPr>
            <w:rPrChange w:id="748" w:author="Mihai Budiu" w:date="2016-06-02T14:50:00Z">
              <w:rPr>
                <w:rStyle w:val="Hyperlink"/>
                <w:noProof/>
              </w:rPr>
            </w:rPrChange>
          </w:rPr>
          <w:delText>9.1.4</w:delText>
        </w:r>
        <w:r w:rsidDel="00C116C4">
          <w:rPr>
            <w:rFonts w:asciiTheme="minorHAnsi" w:eastAsiaTheme="minorEastAsia" w:hAnsiTheme="minorHAnsi" w:cstheme="minorBidi"/>
            <w:noProof/>
            <w:sz w:val="24"/>
          </w:rPr>
          <w:tab/>
        </w:r>
        <w:r w:rsidRPr="00C116C4" w:rsidDel="00C116C4">
          <w:rPr>
            <w:rPrChange w:id="749" w:author="Mihai Budiu" w:date="2016-06-02T14:50:00Z">
              <w:rPr>
                <w:rStyle w:val="Hyperlink"/>
                <w:noProof/>
              </w:rPr>
            </w:rPrChange>
          </w:rPr>
          <w:delText>Boolean</w:delText>
        </w:r>
        <w:r w:rsidDel="00C116C4">
          <w:rPr>
            <w:noProof/>
            <w:webHidden/>
          </w:rPr>
          <w:tab/>
          <w:delText>32</w:delText>
        </w:r>
      </w:del>
    </w:p>
    <w:p w14:paraId="122715E3" w14:textId="78109FA4" w:rsidR="004344C9" w:rsidDel="00C116C4" w:rsidRDefault="004344C9">
      <w:pPr>
        <w:pStyle w:val="TOC3"/>
        <w:tabs>
          <w:tab w:val="left" w:pos="1200"/>
          <w:tab w:val="right" w:leader="dot" w:pos="8630"/>
        </w:tabs>
        <w:rPr>
          <w:del w:id="750" w:author="Mihai Budiu" w:date="2016-06-02T14:50:00Z"/>
          <w:rFonts w:asciiTheme="minorHAnsi" w:eastAsiaTheme="minorEastAsia" w:hAnsiTheme="minorHAnsi" w:cstheme="minorBidi"/>
          <w:noProof/>
          <w:sz w:val="24"/>
        </w:rPr>
      </w:pPr>
      <w:del w:id="751" w:author="Mihai Budiu" w:date="2016-06-02T14:50:00Z">
        <w:r w:rsidRPr="00C116C4" w:rsidDel="00C116C4">
          <w:rPr>
            <w:rPrChange w:id="752" w:author="Mihai Budiu" w:date="2016-06-02T14:50:00Z">
              <w:rPr>
                <w:rStyle w:val="Hyperlink"/>
                <w:noProof/>
              </w:rPr>
            </w:rPrChange>
          </w:rPr>
          <w:lastRenderedPageBreak/>
          <w:delText>9.1.5</w:delText>
        </w:r>
        <w:r w:rsidDel="00C116C4">
          <w:rPr>
            <w:rFonts w:asciiTheme="minorHAnsi" w:eastAsiaTheme="minorEastAsia" w:hAnsiTheme="minorHAnsi" w:cstheme="minorBidi"/>
            <w:noProof/>
            <w:sz w:val="24"/>
          </w:rPr>
          <w:tab/>
        </w:r>
        <w:r w:rsidRPr="00C116C4" w:rsidDel="00C116C4">
          <w:rPr>
            <w:rPrChange w:id="753" w:author="Mihai Budiu" w:date="2016-06-02T14:50:00Z">
              <w:rPr>
                <w:rStyle w:val="Hyperlink"/>
                <w:noProof/>
              </w:rPr>
            </w:rPrChange>
          </w:rPr>
          <w:delText>Strings</w:delText>
        </w:r>
        <w:r w:rsidDel="00C116C4">
          <w:rPr>
            <w:noProof/>
            <w:webHidden/>
          </w:rPr>
          <w:tab/>
          <w:delText>32</w:delText>
        </w:r>
      </w:del>
    </w:p>
    <w:p w14:paraId="007F5041" w14:textId="7647F794" w:rsidR="004344C9" w:rsidDel="00C116C4" w:rsidRDefault="004344C9">
      <w:pPr>
        <w:pStyle w:val="TOC3"/>
        <w:tabs>
          <w:tab w:val="left" w:pos="1200"/>
          <w:tab w:val="right" w:leader="dot" w:pos="8630"/>
        </w:tabs>
        <w:rPr>
          <w:del w:id="754" w:author="Mihai Budiu" w:date="2016-06-02T14:50:00Z"/>
          <w:rFonts w:asciiTheme="minorHAnsi" w:eastAsiaTheme="minorEastAsia" w:hAnsiTheme="minorHAnsi" w:cstheme="minorBidi"/>
          <w:noProof/>
          <w:sz w:val="24"/>
        </w:rPr>
      </w:pPr>
      <w:del w:id="755" w:author="Mihai Budiu" w:date="2016-06-02T14:50:00Z">
        <w:r w:rsidRPr="00C116C4" w:rsidDel="00C116C4">
          <w:rPr>
            <w:rPrChange w:id="756" w:author="Mihai Budiu" w:date="2016-06-02T14:50:00Z">
              <w:rPr>
                <w:rStyle w:val="Hyperlink"/>
                <w:noProof/>
              </w:rPr>
            </w:rPrChange>
          </w:rPr>
          <w:delText>9.1.6</w:delText>
        </w:r>
        <w:r w:rsidDel="00C116C4">
          <w:rPr>
            <w:rFonts w:asciiTheme="minorHAnsi" w:eastAsiaTheme="minorEastAsia" w:hAnsiTheme="minorHAnsi" w:cstheme="minorBidi"/>
            <w:noProof/>
            <w:sz w:val="24"/>
          </w:rPr>
          <w:tab/>
        </w:r>
        <w:r w:rsidRPr="00C116C4" w:rsidDel="00C116C4">
          <w:rPr>
            <w:rPrChange w:id="757" w:author="Mihai Budiu" w:date="2016-06-02T14:50:00Z">
              <w:rPr>
                <w:rStyle w:val="Hyperlink"/>
                <w:noProof/>
              </w:rPr>
            </w:rPrChange>
          </w:rPr>
          <w:delText>Integers (signed and unsigned)</w:delText>
        </w:r>
        <w:r w:rsidDel="00C116C4">
          <w:rPr>
            <w:noProof/>
            <w:webHidden/>
          </w:rPr>
          <w:tab/>
          <w:delText>32</w:delText>
        </w:r>
      </w:del>
    </w:p>
    <w:p w14:paraId="2F368D3B" w14:textId="5C17E973" w:rsidR="004344C9" w:rsidDel="00C116C4" w:rsidRDefault="004344C9">
      <w:pPr>
        <w:pStyle w:val="TOC2"/>
        <w:tabs>
          <w:tab w:val="left" w:pos="960"/>
          <w:tab w:val="right" w:leader="dot" w:pos="8630"/>
        </w:tabs>
        <w:rPr>
          <w:del w:id="758" w:author="Mihai Budiu" w:date="2016-06-02T14:50:00Z"/>
          <w:rFonts w:asciiTheme="minorHAnsi" w:eastAsiaTheme="minorEastAsia" w:hAnsiTheme="minorHAnsi" w:cstheme="minorBidi"/>
          <w:noProof/>
          <w:sz w:val="24"/>
        </w:rPr>
      </w:pPr>
      <w:del w:id="759" w:author="Mihai Budiu" w:date="2016-06-02T14:50:00Z">
        <w:r w:rsidRPr="00C116C4" w:rsidDel="00C116C4">
          <w:rPr>
            <w:rPrChange w:id="760" w:author="Mihai Budiu" w:date="2016-06-02T14:50:00Z">
              <w:rPr>
                <w:rStyle w:val="Hyperlink"/>
                <w:noProof/>
              </w:rPr>
            </w:rPrChange>
          </w:rPr>
          <w:delText>9.2</w:delText>
        </w:r>
        <w:r w:rsidDel="00C116C4">
          <w:rPr>
            <w:rFonts w:asciiTheme="minorHAnsi" w:eastAsiaTheme="minorEastAsia" w:hAnsiTheme="minorHAnsi" w:cstheme="minorBidi"/>
            <w:noProof/>
            <w:sz w:val="24"/>
          </w:rPr>
          <w:tab/>
        </w:r>
        <w:r w:rsidRPr="00C116C4" w:rsidDel="00C116C4">
          <w:rPr>
            <w:rPrChange w:id="761" w:author="Mihai Budiu" w:date="2016-06-02T14:50:00Z">
              <w:rPr>
                <w:rStyle w:val="Hyperlink"/>
                <w:noProof/>
              </w:rPr>
            </w:rPrChange>
          </w:rPr>
          <w:delText>Derived types</w:delText>
        </w:r>
        <w:r w:rsidDel="00C116C4">
          <w:rPr>
            <w:noProof/>
            <w:webHidden/>
          </w:rPr>
          <w:tab/>
          <w:delText>35</w:delText>
        </w:r>
      </w:del>
    </w:p>
    <w:p w14:paraId="5AD4CC14" w14:textId="369649FA" w:rsidR="004344C9" w:rsidDel="00C116C4" w:rsidRDefault="004344C9">
      <w:pPr>
        <w:pStyle w:val="TOC3"/>
        <w:tabs>
          <w:tab w:val="left" w:pos="1200"/>
          <w:tab w:val="right" w:leader="dot" w:pos="8630"/>
        </w:tabs>
        <w:rPr>
          <w:del w:id="762" w:author="Mihai Budiu" w:date="2016-06-02T14:50:00Z"/>
          <w:rFonts w:asciiTheme="minorHAnsi" w:eastAsiaTheme="minorEastAsia" w:hAnsiTheme="minorHAnsi" w:cstheme="minorBidi"/>
          <w:noProof/>
          <w:sz w:val="24"/>
        </w:rPr>
      </w:pPr>
      <w:del w:id="763" w:author="Mihai Budiu" w:date="2016-06-02T14:50:00Z">
        <w:r w:rsidRPr="00C116C4" w:rsidDel="00C116C4">
          <w:rPr>
            <w:rPrChange w:id="764" w:author="Mihai Budiu" w:date="2016-06-02T14:50:00Z">
              <w:rPr>
                <w:rStyle w:val="Hyperlink"/>
                <w:noProof/>
              </w:rPr>
            </w:rPrChange>
          </w:rPr>
          <w:delText>9.2.1</w:delText>
        </w:r>
        <w:r w:rsidDel="00C116C4">
          <w:rPr>
            <w:rFonts w:asciiTheme="minorHAnsi" w:eastAsiaTheme="minorEastAsia" w:hAnsiTheme="minorHAnsi" w:cstheme="minorBidi"/>
            <w:noProof/>
            <w:sz w:val="24"/>
          </w:rPr>
          <w:tab/>
        </w:r>
        <w:r w:rsidRPr="00C116C4" w:rsidDel="00C116C4">
          <w:rPr>
            <w:rPrChange w:id="765" w:author="Mihai Budiu" w:date="2016-06-02T14:50:00Z">
              <w:rPr>
                <w:rStyle w:val="Hyperlink"/>
                <w:noProof/>
              </w:rPr>
            </w:rPrChange>
          </w:rPr>
          <w:delText>Enumeration types</w:delText>
        </w:r>
        <w:r w:rsidDel="00C116C4">
          <w:rPr>
            <w:noProof/>
            <w:webHidden/>
          </w:rPr>
          <w:tab/>
          <w:delText>36</w:delText>
        </w:r>
      </w:del>
    </w:p>
    <w:p w14:paraId="30A5F0B9" w14:textId="2C151368" w:rsidR="004344C9" w:rsidDel="00C116C4" w:rsidRDefault="004344C9">
      <w:pPr>
        <w:pStyle w:val="TOC3"/>
        <w:tabs>
          <w:tab w:val="left" w:pos="1200"/>
          <w:tab w:val="right" w:leader="dot" w:pos="8630"/>
        </w:tabs>
        <w:rPr>
          <w:del w:id="766" w:author="Mihai Budiu" w:date="2016-06-02T14:50:00Z"/>
          <w:rFonts w:asciiTheme="minorHAnsi" w:eastAsiaTheme="minorEastAsia" w:hAnsiTheme="minorHAnsi" w:cstheme="minorBidi"/>
          <w:noProof/>
          <w:sz w:val="24"/>
        </w:rPr>
      </w:pPr>
      <w:del w:id="767" w:author="Mihai Budiu" w:date="2016-06-02T14:50:00Z">
        <w:r w:rsidRPr="00C116C4" w:rsidDel="00C116C4">
          <w:rPr>
            <w:rPrChange w:id="768" w:author="Mihai Budiu" w:date="2016-06-02T14:50:00Z">
              <w:rPr>
                <w:rStyle w:val="Hyperlink"/>
                <w:noProof/>
              </w:rPr>
            </w:rPrChange>
          </w:rPr>
          <w:delText>9.2.2</w:delText>
        </w:r>
        <w:r w:rsidDel="00C116C4">
          <w:rPr>
            <w:rFonts w:asciiTheme="minorHAnsi" w:eastAsiaTheme="minorEastAsia" w:hAnsiTheme="minorHAnsi" w:cstheme="minorBidi"/>
            <w:noProof/>
            <w:sz w:val="24"/>
          </w:rPr>
          <w:tab/>
        </w:r>
        <w:r w:rsidRPr="00C116C4" w:rsidDel="00C116C4">
          <w:rPr>
            <w:rPrChange w:id="769" w:author="Mihai Budiu" w:date="2016-06-02T14:50:00Z">
              <w:rPr>
                <w:rStyle w:val="Hyperlink"/>
                <w:noProof/>
              </w:rPr>
            </w:rPrChange>
          </w:rPr>
          <w:delText>Header types</w:delText>
        </w:r>
        <w:r w:rsidDel="00C116C4">
          <w:rPr>
            <w:noProof/>
            <w:webHidden/>
          </w:rPr>
          <w:tab/>
          <w:delText>36</w:delText>
        </w:r>
      </w:del>
    </w:p>
    <w:p w14:paraId="6910B615" w14:textId="2F2CC99B" w:rsidR="004344C9" w:rsidDel="00C116C4" w:rsidRDefault="004344C9">
      <w:pPr>
        <w:pStyle w:val="TOC3"/>
        <w:tabs>
          <w:tab w:val="left" w:pos="1200"/>
          <w:tab w:val="right" w:leader="dot" w:pos="8630"/>
        </w:tabs>
        <w:rPr>
          <w:del w:id="770" w:author="Mihai Budiu" w:date="2016-06-02T14:50:00Z"/>
          <w:rFonts w:asciiTheme="minorHAnsi" w:eastAsiaTheme="minorEastAsia" w:hAnsiTheme="minorHAnsi" w:cstheme="minorBidi"/>
          <w:noProof/>
          <w:sz w:val="24"/>
        </w:rPr>
      </w:pPr>
      <w:del w:id="771" w:author="Mihai Budiu" w:date="2016-06-02T14:50:00Z">
        <w:r w:rsidRPr="00C116C4" w:rsidDel="00C116C4">
          <w:rPr>
            <w:rPrChange w:id="772" w:author="Mihai Budiu" w:date="2016-06-02T14:50:00Z">
              <w:rPr>
                <w:rStyle w:val="Hyperlink"/>
                <w:noProof/>
              </w:rPr>
            </w:rPrChange>
          </w:rPr>
          <w:delText>9.2.3</w:delText>
        </w:r>
        <w:r w:rsidDel="00C116C4">
          <w:rPr>
            <w:rFonts w:asciiTheme="minorHAnsi" w:eastAsiaTheme="minorEastAsia" w:hAnsiTheme="minorHAnsi" w:cstheme="minorBidi"/>
            <w:noProof/>
            <w:sz w:val="24"/>
          </w:rPr>
          <w:tab/>
        </w:r>
        <w:r w:rsidRPr="00C116C4" w:rsidDel="00C116C4">
          <w:rPr>
            <w:rPrChange w:id="773" w:author="Mihai Budiu" w:date="2016-06-02T14:50:00Z">
              <w:rPr>
                <w:rStyle w:val="Hyperlink"/>
                <w:noProof/>
              </w:rPr>
            </w:rPrChange>
          </w:rPr>
          <w:delText>Header stacks</w:delText>
        </w:r>
        <w:r w:rsidDel="00C116C4">
          <w:rPr>
            <w:noProof/>
            <w:webHidden/>
          </w:rPr>
          <w:tab/>
          <w:delText>38</w:delText>
        </w:r>
      </w:del>
    </w:p>
    <w:p w14:paraId="41262B68" w14:textId="5A61E80F" w:rsidR="004344C9" w:rsidDel="00C116C4" w:rsidRDefault="004344C9">
      <w:pPr>
        <w:pStyle w:val="TOC3"/>
        <w:tabs>
          <w:tab w:val="left" w:pos="1200"/>
          <w:tab w:val="right" w:leader="dot" w:pos="8630"/>
        </w:tabs>
        <w:rPr>
          <w:del w:id="774" w:author="Mihai Budiu" w:date="2016-06-02T14:50:00Z"/>
          <w:rFonts w:asciiTheme="minorHAnsi" w:eastAsiaTheme="minorEastAsia" w:hAnsiTheme="minorHAnsi" w:cstheme="minorBidi"/>
          <w:noProof/>
          <w:sz w:val="24"/>
        </w:rPr>
      </w:pPr>
      <w:del w:id="775" w:author="Mihai Budiu" w:date="2016-06-02T14:50:00Z">
        <w:r w:rsidRPr="00C116C4" w:rsidDel="00C116C4">
          <w:rPr>
            <w:rPrChange w:id="776" w:author="Mihai Budiu" w:date="2016-06-02T14:50:00Z">
              <w:rPr>
                <w:rStyle w:val="Hyperlink"/>
                <w:noProof/>
              </w:rPr>
            </w:rPrChange>
          </w:rPr>
          <w:delText>9.2.4</w:delText>
        </w:r>
        <w:r w:rsidDel="00C116C4">
          <w:rPr>
            <w:rFonts w:asciiTheme="minorHAnsi" w:eastAsiaTheme="minorEastAsia" w:hAnsiTheme="minorHAnsi" w:cstheme="minorBidi"/>
            <w:noProof/>
            <w:sz w:val="24"/>
          </w:rPr>
          <w:tab/>
        </w:r>
        <w:r w:rsidRPr="00C116C4" w:rsidDel="00C116C4">
          <w:rPr>
            <w:rPrChange w:id="777" w:author="Mihai Budiu" w:date="2016-06-02T14:50:00Z">
              <w:rPr>
                <w:rStyle w:val="Hyperlink"/>
                <w:noProof/>
              </w:rPr>
            </w:rPrChange>
          </w:rPr>
          <w:delText>Struct types</w:delText>
        </w:r>
        <w:r w:rsidDel="00C116C4">
          <w:rPr>
            <w:noProof/>
            <w:webHidden/>
          </w:rPr>
          <w:tab/>
          <w:delText>38</w:delText>
        </w:r>
      </w:del>
    </w:p>
    <w:p w14:paraId="705BFE35" w14:textId="1C9CEFE6" w:rsidR="004344C9" w:rsidDel="00C116C4" w:rsidRDefault="004344C9">
      <w:pPr>
        <w:pStyle w:val="TOC3"/>
        <w:tabs>
          <w:tab w:val="left" w:pos="1200"/>
          <w:tab w:val="right" w:leader="dot" w:pos="8630"/>
        </w:tabs>
        <w:rPr>
          <w:del w:id="778" w:author="Mihai Budiu" w:date="2016-06-02T14:50:00Z"/>
          <w:rFonts w:asciiTheme="minorHAnsi" w:eastAsiaTheme="minorEastAsia" w:hAnsiTheme="minorHAnsi" w:cstheme="minorBidi"/>
          <w:noProof/>
          <w:sz w:val="24"/>
        </w:rPr>
      </w:pPr>
      <w:del w:id="779" w:author="Mihai Budiu" w:date="2016-06-02T14:50:00Z">
        <w:r w:rsidRPr="00C116C4" w:rsidDel="00C116C4">
          <w:rPr>
            <w:rPrChange w:id="780" w:author="Mihai Budiu" w:date="2016-06-02T14:50:00Z">
              <w:rPr>
                <w:rStyle w:val="Hyperlink"/>
                <w:noProof/>
              </w:rPr>
            </w:rPrChange>
          </w:rPr>
          <w:delText>9.2.5</w:delText>
        </w:r>
        <w:r w:rsidDel="00C116C4">
          <w:rPr>
            <w:rFonts w:asciiTheme="minorHAnsi" w:eastAsiaTheme="minorEastAsia" w:hAnsiTheme="minorHAnsi" w:cstheme="minorBidi"/>
            <w:noProof/>
            <w:sz w:val="24"/>
          </w:rPr>
          <w:tab/>
        </w:r>
        <w:r w:rsidRPr="00C116C4" w:rsidDel="00C116C4">
          <w:rPr>
            <w:rPrChange w:id="781" w:author="Mihai Budiu" w:date="2016-06-02T14:50:00Z">
              <w:rPr>
                <w:rStyle w:val="Hyperlink"/>
                <w:noProof/>
              </w:rPr>
            </w:rPrChange>
          </w:rPr>
          <w:delText>Synthesized data types</w:delText>
        </w:r>
        <w:r w:rsidDel="00C116C4">
          <w:rPr>
            <w:noProof/>
            <w:webHidden/>
          </w:rPr>
          <w:tab/>
          <w:delText>39</w:delText>
        </w:r>
      </w:del>
    </w:p>
    <w:p w14:paraId="143437C2" w14:textId="629315D9" w:rsidR="004344C9" w:rsidDel="00C116C4" w:rsidRDefault="004344C9">
      <w:pPr>
        <w:pStyle w:val="TOC3"/>
        <w:tabs>
          <w:tab w:val="left" w:pos="1200"/>
          <w:tab w:val="right" w:leader="dot" w:pos="8630"/>
        </w:tabs>
        <w:rPr>
          <w:del w:id="782" w:author="Mihai Budiu" w:date="2016-06-02T14:50:00Z"/>
          <w:rFonts w:asciiTheme="minorHAnsi" w:eastAsiaTheme="minorEastAsia" w:hAnsiTheme="minorHAnsi" w:cstheme="minorBidi"/>
          <w:noProof/>
          <w:sz w:val="24"/>
        </w:rPr>
      </w:pPr>
      <w:del w:id="783" w:author="Mihai Budiu" w:date="2016-06-02T14:50:00Z">
        <w:r w:rsidRPr="00C116C4" w:rsidDel="00C116C4">
          <w:rPr>
            <w:rPrChange w:id="784" w:author="Mihai Budiu" w:date="2016-06-02T14:50:00Z">
              <w:rPr>
                <w:rStyle w:val="Hyperlink"/>
                <w:noProof/>
              </w:rPr>
            </w:rPrChange>
          </w:rPr>
          <w:delText>9.2.6</w:delText>
        </w:r>
        <w:r w:rsidDel="00C116C4">
          <w:rPr>
            <w:rFonts w:asciiTheme="minorHAnsi" w:eastAsiaTheme="minorEastAsia" w:hAnsiTheme="minorHAnsi" w:cstheme="minorBidi"/>
            <w:noProof/>
            <w:sz w:val="24"/>
          </w:rPr>
          <w:tab/>
        </w:r>
        <w:r w:rsidRPr="00C116C4" w:rsidDel="00C116C4">
          <w:rPr>
            <w:rPrChange w:id="785" w:author="Mihai Budiu" w:date="2016-06-02T14:50:00Z">
              <w:rPr>
                <w:rStyle w:val="Hyperlink"/>
                <w:rFonts w:ascii="Consolas" w:hAnsi="Consolas" w:cs="Consolas"/>
                <w:noProof/>
              </w:rPr>
            </w:rPrChange>
          </w:rPr>
          <w:delText>extern types</w:delText>
        </w:r>
        <w:r w:rsidDel="00C116C4">
          <w:rPr>
            <w:noProof/>
            <w:webHidden/>
          </w:rPr>
          <w:tab/>
          <w:delText>40</w:delText>
        </w:r>
      </w:del>
    </w:p>
    <w:p w14:paraId="324BD4BC" w14:textId="3A44E67E" w:rsidR="004344C9" w:rsidDel="00C116C4" w:rsidRDefault="004344C9">
      <w:pPr>
        <w:pStyle w:val="TOC3"/>
        <w:tabs>
          <w:tab w:val="left" w:pos="1200"/>
          <w:tab w:val="right" w:leader="dot" w:pos="8630"/>
        </w:tabs>
        <w:rPr>
          <w:del w:id="786" w:author="Mihai Budiu" w:date="2016-06-02T14:50:00Z"/>
          <w:rFonts w:asciiTheme="minorHAnsi" w:eastAsiaTheme="minorEastAsia" w:hAnsiTheme="minorHAnsi" w:cstheme="minorBidi"/>
          <w:noProof/>
          <w:sz w:val="24"/>
        </w:rPr>
      </w:pPr>
      <w:del w:id="787" w:author="Mihai Budiu" w:date="2016-06-02T14:50:00Z">
        <w:r w:rsidRPr="00C116C4" w:rsidDel="00C116C4">
          <w:rPr>
            <w:rPrChange w:id="788" w:author="Mihai Budiu" w:date="2016-06-02T14:50:00Z">
              <w:rPr>
                <w:rStyle w:val="Hyperlink"/>
                <w:noProof/>
              </w:rPr>
            </w:rPrChange>
          </w:rPr>
          <w:delText>9.2.7</w:delText>
        </w:r>
        <w:r w:rsidDel="00C116C4">
          <w:rPr>
            <w:rFonts w:asciiTheme="minorHAnsi" w:eastAsiaTheme="minorEastAsia" w:hAnsiTheme="minorHAnsi" w:cstheme="minorBidi"/>
            <w:noProof/>
            <w:sz w:val="24"/>
          </w:rPr>
          <w:tab/>
        </w:r>
        <w:r w:rsidRPr="00C116C4" w:rsidDel="00C116C4">
          <w:rPr>
            <w:rPrChange w:id="789" w:author="Mihai Budiu" w:date="2016-06-02T14:50:00Z">
              <w:rPr>
                <w:rStyle w:val="Hyperlink"/>
                <w:noProof/>
              </w:rPr>
            </w:rPrChange>
          </w:rPr>
          <w:delText>Type specialization</w:delText>
        </w:r>
        <w:r w:rsidDel="00C116C4">
          <w:rPr>
            <w:noProof/>
            <w:webHidden/>
          </w:rPr>
          <w:tab/>
          <w:delText>41</w:delText>
        </w:r>
      </w:del>
    </w:p>
    <w:p w14:paraId="222D002C" w14:textId="40641077" w:rsidR="004344C9" w:rsidDel="00C116C4" w:rsidRDefault="004344C9">
      <w:pPr>
        <w:pStyle w:val="TOC3"/>
        <w:tabs>
          <w:tab w:val="left" w:pos="1200"/>
          <w:tab w:val="right" w:leader="dot" w:pos="8630"/>
        </w:tabs>
        <w:rPr>
          <w:del w:id="790" w:author="Mihai Budiu" w:date="2016-06-02T14:50:00Z"/>
          <w:rFonts w:asciiTheme="minorHAnsi" w:eastAsiaTheme="minorEastAsia" w:hAnsiTheme="minorHAnsi" w:cstheme="minorBidi"/>
          <w:noProof/>
          <w:sz w:val="24"/>
        </w:rPr>
      </w:pPr>
      <w:del w:id="791" w:author="Mihai Budiu" w:date="2016-06-02T14:50:00Z">
        <w:r w:rsidRPr="00C116C4" w:rsidDel="00C116C4">
          <w:rPr>
            <w:rPrChange w:id="792" w:author="Mihai Budiu" w:date="2016-06-02T14:50:00Z">
              <w:rPr>
                <w:rStyle w:val="Hyperlink"/>
                <w:noProof/>
              </w:rPr>
            </w:rPrChange>
          </w:rPr>
          <w:delText>9.2.8</w:delText>
        </w:r>
        <w:r w:rsidDel="00C116C4">
          <w:rPr>
            <w:rFonts w:asciiTheme="minorHAnsi" w:eastAsiaTheme="minorEastAsia" w:hAnsiTheme="minorHAnsi" w:cstheme="minorBidi"/>
            <w:noProof/>
            <w:sz w:val="24"/>
          </w:rPr>
          <w:tab/>
        </w:r>
        <w:r w:rsidRPr="00C116C4" w:rsidDel="00C116C4">
          <w:rPr>
            <w:rPrChange w:id="793" w:author="Mihai Budiu" w:date="2016-06-02T14:50:00Z">
              <w:rPr>
                <w:rStyle w:val="Hyperlink"/>
                <w:noProof/>
              </w:rPr>
            </w:rPrChange>
          </w:rPr>
          <w:delText>Parser and control blocks types</w:delText>
        </w:r>
        <w:r w:rsidDel="00C116C4">
          <w:rPr>
            <w:noProof/>
            <w:webHidden/>
          </w:rPr>
          <w:tab/>
          <w:delText>42</w:delText>
        </w:r>
      </w:del>
    </w:p>
    <w:p w14:paraId="336C6397" w14:textId="7F2FDF15" w:rsidR="004344C9" w:rsidDel="00C116C4" w:rsidRDefault="004344C9">
      <w:pPr>
        <w:pStyle w:val="TOC3"/>
        <w:tabs>
          <w:tab w:val="left" w:pos="1200"/>
          <w:tab w:val="right" w:leader="dot" w:pos="8630"/>
        </w:tabs>
        <w:rPr>
          <w:del w:id="794" w:author="Mihai Budiu" w:date="2016-06-02T14:50:00Z"/>
          <w:rFonts w:asciiTheme="minorHAnsi" w:eastAsiaTheme="minorEastAsia" w:hAnsiTheme="minorHAnsi" w:cstheme="minorBidi"/>
          <w:noProof/>
          <w:sz w:val="24"/>
        </w:rPr>
      </w:pPr>
      <w:del w:id="795" w:author="Mihai Budiu" w:date="2016-06-02T14:50:00Z">
        <w:r w:rsidRPr="00C116C4" w:rsidDel="00C116C4">
          <w:rPr>
            <w:rPrChange w:id="796" w:author="Mihai Budiu" w:date="2016-06-02T14:50:00Z">
              <w:rPr>
                <w:rStyle w:val="Hyperlink"/>
                <w:noProof/>
              </w:rPr>
            </w:rPrChange>
          </w:rPr>
          <w:delText>9.2.9</w:delText>
        </w:r>
        <w:r w:rsidDel="00C116C4">
          <w:rPr>
            <w:rFonts w:asciiTheme="minorHAnsi" w:eastAsiaTheme="minorEastAsia" w:hAnsiTheme="minorHAnsi" w:cstheme="minorBidi"/>
            <w:noProof/>
            <w:sz w:val="24"/>
          </w:rPr>
          <w:tab/>
        </w:r>
        <w:r w:rsidRPr="00C116C4" w:rsidDel="00C116C4">
          <w:rPr>
            <w:rPrChange w:id="797" w:author="Mihai Budiu" w:date="2016-06-02T14:50:00Z">
              <w:rPr>
                <w:rStyle w:val="Hyperlink"/>
                <w:noProof/>
              </w:rPr>
            </w:rPrChange>
          </w:rPr>
          <w:delText>Package types</w:delText>
        </w:r>
        <w:r w:rsidDel="00C116C4">
          <w:rPr>
            <w:noProof/>
            <w:webHidden/>
          </w:rPr>
          <w:tab/>
          <w:delText>43</w:delText>
        </w:r>
      </w:del>
    </w:p>
    <w:p w14:paraId="603555E5" w14:textId="4AE509DA" w:rsidR="004344C9" w:rsidDel="00C116C4" w:rsidRDefault="004344C9">
      <w:pPr>
        <w:pStyle w:val="TOC2"/>
        <w:tabs>
          <w:tab w:val="left" w:pos="960"/>
          <w:tab w:val="right" w:leader="dot" w:pos="8630"/>
        </w:tabs>
        <w:rPr>
          <w:del w:id="798" w:author="Mihai Budiu" w:date="2016-06-02T14:50:00Z"/>
          <w:rFonts w:asciiTheme="minorHAnsi" w:eastAsiaTheme="minorEastAsia" w:hAnsiTheme="minorHAnsi" w:cstheme="minorBidi"/>
          <w:noProof/>
          <w:sz w:val="24"/>
        </w:rPr>
      </w:pPr>
      <w:del w:id="799" w:author="Mihai Budiu" w:date="2016-06-02T14:50:00Z">
        <w:r w:rsidRPr="00C116C4" w:rsidDel="00C116C4">
          <w:rPr>
            <w:rPrChange w:id="800" w:author="Mihai Budiu" w:date="2016-06-02T14:50:00Z">
              <w:rPr>
                <w:rStyle w:val="Hyperlink"/>
                <w:noProof/>
              </w:rPr>
            </w:rPrChange>
          </w:rPr>
          <w:delText>9.3</w:delText>
        </w:r>
        <w:r w:rsidDel="00C116C4">
          <w:rPr>
            <w:rFonts w:asciiTheme="minorHAnsi" w:eastAsiaTheme="minorEastAsia" w:hAnsiTheme="minorHAnsi" w:cstheme="minorBidi"/>
            <w:noProof/>
            <w:sz w:val="24"/>
          </w:rPr>
          <w:tab/>
        </w:r>
        <w:r w:rsidRPr="00C116C4" w:rsidDel="00C116C4">
          <w:rPr>
            <w:rPrChange w:id="801" w:author="Mihai Budiu" w:date="2016-06-02T14:50:00Z">
              <w:rPr>
                <w:rStyle w:val="Hyperlink"/>
                <w:noProof/>
              </w:rPr>
            </w:rPrChange>
          </w:rPr>
          <w:delText>typedef</w:delText>
        </w:r>
        <w:r w:rsidDel="00C116C4">
          <w:rPr>
            <w:noProof/>
            <w:webHidden/>
          </w:rPr>
          <w:tab/>
          <w:delText>43</w:delText>
        </w:r>
      </w:del>
    </w:p>
    <w:p w14:paraId="792D1B50" w14:textId="35AD2592" w:rsidR="004344C9" w:rsidDel="00C116C4" w:rsidRDefault="004344C9">
      <w:pPr>
        <w:pStyle w:val="TOC1"/>
        <w:rPr>
          <w:del w:id="802" w:author="Mihai Budiu" w:date="2016-06-02T14:50:00Z"/>
          <w:rFonts w:asciiTheme="minorHAnsi" w:eastAsiaTheme="minorEastAsia" w:hAnsiTheme="minorHAnsi" w:cstheme="minorBidi"/>
          <w:noProof/>
          <w:sz w:val="24"/>
        </w:rPr>
      </w:pPr>
      <w:del w:id="803" w:author="Mihai Budiu" w:date="2016-06-02T14:50:00Z">
        <w:r w:rsidRPr="00C116C4" w:rsidDel="00C116C4">
          <w:rPr>
            <w:rPrChange w:id="804" w:author="Mihai Budiu" w:date="2016-06-02T14:50:00Z">
              <w:rPr>
                <w:rStyle w:val="Hyperlink"/>
                <w:noProof/>
              </w:rPr>
            </w:rPrChange>
          </w:rPr>
          <w:delText>10</w:delText>
        </w:r>
        <w:r w:rsidDel="00C116C4">
          <w:rPr>
            <w:rFonts w:asciiTheme="minorHAnsi" w:eastAsiaTheme="minorEastAsia" w:hAnsiTheme="minorHAnsi" w:cstheme="minorBidi"/>
            <w:noProof/>
            <w:sz w:val="24"/>
          </w:rPr>
          <w:tab/>
        </w:r>
        <w:r w:rsidRPr="00C116C4" w:rsidDel="00C116C4">
          <w:rPr>
            <w:rPrChange w:id="805" w:author="Mihai Budiu" w:date="2016-06-02T14:50:00Z">
              <w:rPr>
                <w:rStyle w:val="Hyperlink"/>
                <w:noProof/>
              </w:rPr>
            </w:rPrChange>
          </w:rPr>
          <w:delText>Expressions</w:delText>
        </w:r>
        <w:r w:rsidDel="00C116C4">
          <w:rPr>
            <w:noProof/>
            <w:webHidden/>
          </w:rPr>
          <w:tab/>
          <w:delText>43</w:delText>
        </w:r>
      </w:del>
    </w:p>
    <w:p w14:paraId="527DC632" w14:textId="6FB802E2" w:rsidR="004344C9" w:rsidDel="00C116C4" w:rsidRDefault="004344C9">
      <w:pPr>
        <w:pStyle w:val="TOC2"/>
        <w:tabs>
          <w:tab w:val="left" w:pos="960"/>
          <w:tab w:val="right" w:leader="dot" w:pos="8630"/>
        </w:tabs>
        <w:rPr>
          <w:del w:id="806" w:author="Mihai Budiu" w:date="2016-06-02T14:50:00Z"/>
          <w:rFonts w:asciiTheme="minorHAnsi" w:eastAsiaTheme="minorEastAsia" w:hAnsiTheme="minorHAnsi" w:cstheme="minorBidi"/>
          <w:noProof/>
          <w:sz w:val="24"/>
        </w:rPr>
      </w:pPr>
      <w:del w:id="807" w:author="Mihai Budiu" w:date="2016-06-02T14:50:00Z">
        <w:r w:rsidRPr="00C116C4" w:rsidDel="00C116C4">
          <w:rPr>
            <w:rPrChange w:id="808" w:author="Mihai Budiu" w:date="2016-06-02T14:50:00Z">
              <w:rPr>
                <w:rStyle w:val="Hyperlink"/>
                <w:noProof/>
              </w:rPr>
            </w:rPrChange>
          </w:rPr>
          <w:delText>10.1</w:delText>
        </w:r>
        <w:r w:rsidDel="00C116C4">
          <w:rPr>
            <w:rFonts w:asciiTheme="minorHAnsi" w:eastAsiaTheme="minorEastAsia" w:hAnsiTheme="minorHAnsi" w:cstheme="minorBidi"/>
            <w:noProof/>
            <w:sz w:val="24"/>
          </w:rPr>
          <w:tab/>
        </w:r>
        <w:r w:rsidRPr="00C116C4" w:rsidDel="00C116C4">
          <w:rPr>
            <w:rPrChange w:id="809" w:author="Mihai Budiu" w:date="2016-06-02T14:50:00Z">
              <w:rPr>
                <w:rStyle w:val="Hyperlink"/>
                <w:noProof/>
              </w:rPr>
            </w:rPrChange>
          </w:rPr>
          <w:delText>Expression on error values</w:delText>
        </w:r>
        <w:r w:rsidDel="00C116C4">
          <w:rPr>
            <w:noProof/>
            <w:webHidden/>
          </w:rPr>
          <w:tab/>
          <w:delText>45</w:delText>
        </w:r>
      </w:del>
    </w:p>
    <w:p w14:paraId="3E294900" w14:textId="711769E7" w:rsidR="004344C9" w:rsidDel="00C116C4" w:rsidRDefault="004344C9">
      <w:pPr>
        <w:pStyle w:val="TOC2"/>
        <w:tabs>
          <w:tab w:val="left" w:pos="960"/>
          <w:tab w:val="right" w:leader="dot" w:pos="8630"/>
        </w:tabs>
        <w:rPr>
          <w:del w:id="810" w:author="Mihai Budiu" w:date="2016-06-02T14:50:00Z"/>
          <w:rFonts w:asciiTheme="minorHAnsi" w:eastAsiaTheme="minorEastAsia" w:hAnsiTheme="minorHAnsi" w:cstheme="minorBidi"/>
          <w:noProof/>
          <w:sz w:val="24"/>
        </w:rPr>
      </w:pPr>
      <w:del w:id="811" w:author="Mihai Budiu" w:date="2016-06-02T14:50:00Z">
        <w:r w:rsidRPr="00C116C4" w:rsidDel="00C116C4">
          <w:rPr>
            <w:rPrChange w:id="812" w:author="Mihai Budiu" w:date="2016-06-02T14:50:00Z">
              <w:rPr>
                <w:rStyle w:val="Hyperlink"/>
                <w:noProof/>
              </w:rPr>
            </w:rPrChange>
          </w:rPr>
          <w:delText>10.2</w:delText>
        </w:r>
        <w:r w:rsidDel="00C116C4">
          <w:rPr>
            <w:rFonts w:asciiTheme="minorHAnsi" w:eastAsiaTheme="minorEastAsia" w:hAnsiTheme="minorHAnsi" w:cstheme="minorBidi"/>
            <w:noProof/>
            <w:sz w:val="24"/>
          </w:rPr>
          <w:tab/>
        </w:r>
        <w:r w:rsidRPr="00C116C4" w:rsidDel="00C116C4">
          <w:rPr>
            <w:rPrChange w:id="813" w:author="Mihai Budiu" w:date="2016-06-02T14:50:00Z">
              <w:rPr>
                <w:rStyle w:val="Hyperlink"/>
                <w:noProof/>
              </w:rPr>
            </w:rPrChange>
          </w:rPr>
          <w:delText>Expressions on enum values</w:delText>
        </w:r>
        <w:r w:rsidDel="00C116C4">
          <w:rPr>
            <w:noProof/>
            <w:webHidden/>
          </w:rPr>
          <w:tab/>
          <w:delText>45</w:delText>
        </w:r>
      </w:del>
    </w:p>
    <w:p w14:paraId="50E260DD" w14:textId="6853C07A" w:rsidR="004344C9" w:rsidDel="00C116C4" w:rsidRDefault="004344C9">
      <w:pPr>
        <w:pStyle w:val="TOC2"/>
        <w:tabs>
          <w:tab w:val="left" w:pos="960"/>
          <w:tab w:val="right" w:leader="dot" w:pos="8630"/>
        </w:tabs>
        <w:rPr>
          <w:del w:id="814" w:author="Mihai Budiu" w:date="2016-06-02T14:50:00Z"/>
          <w:rFonts w:asciiTheme="minorHAnsi" w:eastAsiaTheme="minorEastAsia" w:hAnsiTheme="minorHAnsi" w:cstheme="minorBidi"/>
          <w:noProof/>
          <w:sz w:val="24"/>
        </w:rPr>
      </w:pPr>
      <w:del w:id="815" w:author="Mihai Budiu" w:date="2016-06-02T14:50:00Z">
        <w:r w:rsidRPr="00C116C4" w:rsidDel="00C116C4">
          <w:rPr>
            <w:rPrChange w:id="816" w:author="Mihai Budiu" w:date="2016-06-02T14:50:00Z">
              <w:rPr>
                <w:rStyle w:val="Hyperlink"/>
                <w:noProof/>
              </w:rPr>
            </w:rPrChange>
          </w:rPr>
          <w:delText>10.3</w:delText>
        </w:r>
        <w:r w:rsidDel="00C116C4">
          <w:rPr>
            <w:rFonts w:asciiTheme="minorHAnsi" w:eastAsiaTheme="minorEastAsia" w:hAnsiTheme="minorHAnsi" w:cstheme="minorBidi"/>
            <w:noProof/>
            <w:sz w:val="24"/>
          </w:rPr>
          <w:tab/>
        </w:r>
        <w:r w:rsidRPr="00C116C4" w:rsidDel="00C116C4">
          <w:rPr>
            <w:rPrChange w:id="817" w:author="Mihai Budiu" w:date="2016-06-02T14:50:00Z">
              <w:rPr>
                <w:rStyle w:val="Hyperlink"/>
                <w:noProof/>
              </w:rPr>
            </w:rPrChange>
          </w:rPr>
          <w:delText>Expressions on Boolean values</w:delText>
        </w:r>
        <w:r w:rsidDel="00C116C4">
          <w:rPr>
            <w:noProof/>
            <w:webHidden/>
          </w:rPr>
          <w:tab/>
          <w:delText>46</w:delText>
        </w:r>
      </w:del>
    </w:p>
    <w:p w14:paraId="17AACC4A" w14:textId="1938DE65" w:rsidR="004344C9" w:rsidDel="00C116C4" w:rsidRDefault="004344C9">
      <w:pPr>
        <w:pStyle w:val="TOC3"/>
        <w:tabs>
          <w:tab w:val="left" w:pos="1440"/>
          <w:tab w:val="right" w:leader="dot" w:pos="8630"/>
        </w:tabs>
        <w:rPr>
          <w:del w:id="818" w:author="Mihai Budiu" w:date="2016-06-02T14:50:00Z"/>
          <w:rFonts w:asciiTheme="minorHAnsi" w:eastAsiaTheme="minorEastAsia" w:hAnsiTheme="minorHAnsi" w:cstheme="minorBidi"/>
          <w:noProof/>
          <w:sz w:val="24"/>
        </w:rPr>
      </w:pPr>
      <w:del w:id="819" w:author="Mihai Budiu" w:date="2016-06-02T14:50:00Z">
        <w:r w:rsidRPr="00C116C4" w:rsidDel="00C116C4">
          <w:rPr>
            <w:rPrChange w:id="820" w:author="Mihai Budiu" w:date="2016-06-02T14:50:00Z">
              <w:rPr>
                <w:rStyle w:val="Hyperlink"/>
                <w:noProof/>
              </w:rPr>
            </w:rPrChange>
          </w:rPr>
          <w:delText>10.3.1</w:delText>
        </w:r>
        <w:r w:rsidDel="00C116C4">
          <w:rPr>
            <w:rFonts w:asciiTheme="minorHAnsi" w:eastAsiaTheme="minorEastAsia" w:hAnsiTheme="minorHAnsi" w:cstheme="minorBidi"/>
            <w:noProof/>
            <w:sz w:val="24"/>
          </w:rPr>
          <w:tab/>
        </w:r>
        <w:r w:rsidRPr="00C116C4" w:rsidDel="00C116C4">
          <w:rPr>
            <w:rPrChange w:id="821" w:author="Mihai Budiu" w:date="2016-06-02T14:50:00Z">
              <w:rPr>
                <w:rStyle w:val="Hyperlink"/>
                <w:noProof/>
              </w:rPr>
            </w:rPrChange>
          </w:rPr>
          <w:delText>The conditional operator</w:delText>
        </w:r>
        <w:r w:rsidDel="00C116C4">
          <w:rPr>
            <w:noProof/>
            <w:webHidden/>
          </w:rPr>
          <w:tab/>
          <w:delText>46</w:delText>
        </w:r>
      </w:del>
    </w:p>
    <w:p w14:paraId="0E6BE9BC" w14:textId="04B01FDA" w:rsidR="004344C9" w:rsidDel="00C116C4" w:rsidRDefault="004344C9">
      <w:pPr>
        <w:pStyle w:val="TOC2"/>
        <w:tabs>
          <w:tab w:val="left" w:pos="960"/>
          <w:tab w:val="right" w:leader="dot" w:pos="8630"/>
        </w:tabs>
        <w:rPr>
          <w:del w:id="822" w:author="Mihai Budiu" w:date="2016-06-02T14:50:00Z"/>
          <w:rFonts w:asciiTheme="minorHAnsi" w:eastAsiaTheme="minorEastAsia" w:hAnsiTheme="minorHAnsi" w:cstheme="minorBidi"/>
          <w:noProof/>
          <w:sz w:val="24"/>
        </w:rPr>
      </w:pPr>
      <w:del w:id="823" w:author="Mihai Budiu" w:date="2016-06-02T14:50:00Z">
        <w:r w:rsidRPr="00C116C4" w:rsidDel="00C116C4">
          <w:rPr>
            <w:rPrChange w:id="824" w:author="Mihai Budiu" w:date="2016-06-02T14:50:00Z">
              <w:rPr>
                <w:rStyle w:val="Hyperlink"/>
                <w:noProof/>
              </w:rPr>
            </w:rPrChange>
          </w:rPr>
          <w:delText>10.4</w:delText>
        </w:r>
        <w:r w:rsidDel="00C116C4">
          <w:rPr>
            <w:rFonts w:asciiTheme="minorHAnsi" w:eastAsiaTheme="minorEastAsia" w:hAnsiTheme="minorHAnsi" w:cstheme="minorBidi"/>
            <w:noProof/>
            <w:sz w:val="24"/>
          </w:rPr>
          <w:tab/>
        </w:r>
        <w:r w:rsidRPr="00C116C4" w:rsidDel="00C116C4">
          <w:rPr>
            <w:rPrChange w:id="825" w:author="Mihai Budiu" w:date="2016-06-02T14:50:00Z">
              <w:rPr>
                <w:rStyle w:val="Hyperlink"/>
                <w:noProof/>
              </w:rPr>
            </w:rPrChange>
          </w:rPr>
          <w:delText>Bit-string (unsigned integer) operations</w:delText>
        </w:r>
        <w:r w:rsidDel="00C116C4">
          <w:rPr>
            <w:noProof/>
            <w:webHidden/>
          </w:rPr>
          <w:tab/>
          <w:delText>46</w:delText>
        </w:r>
      </w:del>
    </w:p>
    <w:p w14:paraId="5CF28346" w14:textId="48B28FEE" w:rsidR="004344C9" w:rsidDel="00C116C4" w:rsidRDefault="004344C9">
      <w:pPr>
        <w:pStyle w:val="TOC2"/>
        <w:tabs>
          <w:tab w:val="left" w:pos="960"/>
          <w:tab w:val="right" w:leader="dot" w:pos="8630"/>
        </w:tabs>
        <w:rPr>
          <w:del w:id="826" w:author="Mihai Budiu" w:date="2016-06-02T14:50:00Z"/>
          <w:rFonts w:asciiTheme="minorHAnsi" w:eastAsiaTheme="minorEastAsia" w:hAnsiTheme="minorHAnsi" w:cstheme="minorBidi"/>
          <w:noProof/>
          <w:sz w:val="24"/>
        </w:rPr>
      </w:pPr>
      <w:del w:id="827" w:author="Mihai Budiu" w:date="2016-06-02T14:50:00Z">
        <w:r w:rsidRPr="00C116C4" w:rsidDel="00C116C4">
          <w:rPr>
            <w:rPrChange w:id="828" w:author="Mihai Budiu" w:date="2016-06-02T14:50:00Z">
              <w:rPr>
                <w:rStyle w:val="Hyperlink"/>
                <w:noProof/>
              </w:rPr>
            </w:rPrChange>
          </w:rPr>
          <w:delText>10.5</w:delText>
        </w:r>
        <w:r w:rsidDel="00C116C4">
          <w:rPr>
            <w:rFonts w:asciiTheme="minorHAnsi" w:eastAsiaTheme="minorEastAsia" w:hAnsiTheme="minorHAnsi" w:cstheme="minorBidi"/>
            <w:noProof/>
            <w:sz w:val="24"/>
          </w:rPr>
          <w:tab/>
        </w:r>
        <w:r w:rsidRPr="00C116C4" w:rsidDel="00C116C4">
          <w:rPr>
            <w:rPrChange w:id="829" w:author="Mihai Budiu" w:date="2016-06-02T14:50:00Z">
              <w:rPr>
                <w:rStyle w:val="Hyperlink"/>
                <w:noProof/>
              </w:rPr>
            </w:rPrChange>
          </w:rPr>
          <w:delText>Operations on fixed-width signed integers</w:delText>
        </w:r>
        <w:r w:rsidDel="00C116C4">
          <w:rPr>
            <w:noProof/>
            <w:webHidden/>
          </w:rPr>
          <w:tab/>
          <w:delText>47</w:delText>
        </w:r>
      </w:del>
    </w:p>
    <w:p w14:paraId="5EA2F430" w14:textId="1A1F9D8E" w:rsidR="004344C9" w:rsidDel="00C116C4" w:rsidRDefault="004344C9">
      <w:pPr>
        <w:pStyle w:val="TOC3"/>
        <w:tabs>
          <w:tab w:val="left" w:pos="1440"/>
          <w:tab w:val="right" w:leader="dot" w:pos="8630"/>
        </w:tabs>
        <w:rPr>
          <w:del w:id="830" w:author="Mihai Budiu" w:date="2016-06-02T14:50:00Z"/>
          <w:rFonts w:asciiTheme="minorHAnsi" w:eastAsiaTheme="minorEastAsia" w:hAnsiTheme="minorHAnsi" w:cstheme="minorBidi"/>
          <w:noProof/>
          <w:sz w:val="24"/>
        </w:rPr>
      </w:pPr>
      <w:del w:id="831" w:author="Mihai Budiu" w:date="2016-06-02T14:50:00Z">
        <w:r w:rsidRPr="00C116C4" w:rsidDel="00C116C4">
          <w:rPr>
            <w:rPrChange w:id="832" w:author="Mihai Budiu" w:date="2016-06-02T14:50:00Z">
              <w:rPr>
                <w:rStyle w:val="Hyperlink"/>
                <w:noProof/>
              </w:rPr>
            </w:rPrChange>
          </w:rPr>
          <w:delText>10.5.1</w:delText>
        </w:r>
        <w:r w:rsidDel="00C116C4">
          <w:rPr>
            <w:rFonts w:asciiTheme="minorHAnsi" w:eastAsiaTheme="minorEastAsia" w:hAnsiTheme="minorHAnsi" w:cstheme="minorBidi"/>
            <w:noProof/>
            <w:sz w:val="24"/>
          </w:rPr>
          <w:tab/>
        </w:r>
        <w:r w:rsidRPr="00C116C4" w:rsidDel="00C116C4">
          <w:rPr>
            <w:rPrChange w:id="833" w:author="Mihai Budiu" w:date="2016-06-02T14:50:00Z">
              <w:rPr>
                <w:rStyle w:val="Hyperlink"/>
                <w:noProof/>
              </w:rPr>
            </w:rPrChange>
          </w:rPr>
          <w:delText>A note about shifts</w:delText>
        </w:r>
        <w:r w:rsidDel="00C116C4">
          <w:rPr>
            <w:noProof/>
            <w:webHidden/>
          </w:rPr>
          <w:tab/>
          <w:delText>48</w:delText>
        </w:r>
      </w:del>
    </w:p>
    <w:p w14:paraId="2C7EB486" w14:textId="4EF0C797" w:rsidR="004344C9" w:rsidDel="00C116C4" w:rsidRDefault="004344C9">
      <w:pPr>
        <w:pStyle w:val="TOC2"/>
        <w:tabs>
          <w:tab w:val="left" w:pos="960"/>
          <w:tab w:val="right" w:leader="dot" w:pos="8630"/>
        </w:tabs>
        <w:rPr>
          <w:del w:id="834" w:author="Mihai Budiu" w:date="2016-06-02T14:50:00Z"/>
          <w:rFonts w:asciiTheme="minorHAnsi" w:eastAsiaTheme="minorEastAsia" w:hAnsiTheme="minorHAnsi" w:cstheme="minorBidi"/>
          <w:noProof/>
          <w:sz w:val="24"/>
        </w:rPr>
      </w:pPr>
      <w:del w:id="835" w:author="Mihai Budiu" w:date="2016-06-02T14:50:00Z">
        <w:r w:rsidRPr="00C116C4" w:rsidDel="00C116C4">
          <w:rPr>
            <w:rPrChange w:id="836" w:author="Mihai Budiu" w:date="2016-06-02T14:50:00Z">
              <w:rPr>
                <w:rStyle w:val="Hyperlink"/>
                <w:noProof/>
              </w:rPr>
            </w:rPrChange>
          </w:rPr>
          <w:delText>10.6</w:delText>
        </w:r>
        <w:r w:rsidDel="00C116C4">
          <w:rPr>
            <w:rFonts w:asciiTheme="minorHAnsi" w:eastAsiaTheme="minorEastAsia" w:hAnsiTheme="minorHAnsi" w:cstheme="minorBidi"/>
            <w:noProof/>
            <w:sz w:val="24"/>
          </w:rPr>
          <w:tab/>
        </w:r>
        <w:r w:rsidRPr="00C116C4" w:rsidDel="00C116C4">
          <w:rPr>
            <w:rPrChange w:id="837" w:author="Mihai Budiu" w:date="2016-06-02T14:50:00Z">
              <w:rPr>
                <w:rStyle w:val="Hyperlink"/>
                <w:noProof/>
              </w:rPr>
            </w:rPrChange>
          </w:rPr>
          <w:delText>Operations on arbitrary-precision constant integers</w:delText>
        </w:r>
        <w:r w:rsidDel="00C116C4">
          <w:rPr>
            <w:noProof/>
            <w:webHidden/>
          </w:rPr>
          <w:tab/>
          <w:delText>48</w:delText>
        </w:r>
      </w:del>
    </w:p>
    <w:p w14:paraId="13E03F6A" w14:textId="7420B652" w:rsidR="004344C9" w:rsidDel="00C116C4" w:rsidRDefault="004344C9">
      <w:pPr>
        <w:pStyle w:val="TOC2"/>
        <w:tabs>
          <w:tab w:val="left" w:pos="960"/>
          <w:tab w:val="right" w:leader="dot" w:pos="8630"/>
        </w:tabs>
        <w:rPr>
          <w:del w:id="838" w:author="Mihai Budiu" w:date="2016-06-02T14:50:00Z"/>
          <w:rFonts w:asciiTheme="minorHAnsi" w:eastAsiaTheme="minorEastAsia" w:hAnsiTheme="minorHAnsi" w:cstheme="minorBidi"/>
          <w:noProof/>
          <w:sz w:val="24"/>
        </w:rPr>
      </w:pPr>
      <w:del w:id="839" w:author="Mihai Budiu" w:date="2016-06-02T14:50:00Z">
        <w:r w:rsidRPr="00C116C4" w:rsidDel="00C116C4">
          <w:rPr>
            <w:rPrChange w:id="840" w:author="Mihai Budiu" w:date="2016-06-02T14:50:00Z">
              <w:rPr>
                <w:rStyle w:val="Hyperlink"/>
                <w:noProof/>
              </w:rPr>
            </w:rPrChange>
          </w:rPr>
          <w:delText>10.7</w:delText>
        </w:r>
        <w:r w:rsidDel="00C116C4">
          <w:rPr>
            <w:rFonts w:asciiTheme="minorHAnsi" w:eastAsiaTheme="minorEastAsia" w:hAnsiTheme="minorHAnsi" w:cstheme="minorBidi"/>
            <w:noProof/>
            <w:sz w:val="24"/>
          </w:rPr>
          <w:tab/>
        </w:r>
        <w:r w:rsidRPr="00C116C4" w:rsidDel="00C116C4">
          <w:rPr>
            <w:rPrChange w:id="841" w:author="Mihai Budiu" w:date="2016-06-02T14:50:00Z">
              <w:rPr>
                <w:rStyle w:val="Hyperlink"/>
                <w:noProof/>
              </w:rPr>
            </w:rPrChange>
          </w:rPr>
          <w:delText>Variable bit-string operations</w:delText>
        </w:r>
        <w:r w:rsidDel="00C116C4">
          <w:rPr>
            <w:noProof/>
            <w:webHidden/>
          </w:rPr>
          <w:tab/>
          <w:delText>49</w:delText>
        </w:r>
      </w:del>
    </w:p>
    <w:p w14:paraId="1CED8AF8" w14:textId="0F5CEDEE" w:rsidR="004344C9" w:rsidDel="00C116C4" w:rsidRDefault="004344C9">
      <w:pPr>
        <w:pStyle w:val="TOC2"/>
        <w:tabs>
          <w:tab w:val="left" w:pos="960"/>
          <w:tab w:val="right" w:leader="dot" w:pos="8630"/>
        </w:tabs>
        <w:rPr>
          <w:del w:id="842" w:author="Mihai Budiu" w:date="2016-06-02T14:50:00Z"/>
          <w:rFonts w:asciiTheme="minorHAnsi" w:eastAsiaTheme="minorEastAsia" w:hAnsiTheme="minorHAnsi" w:cstheme="minorBidi"/>
          <w:noProof/>
          <w:sz w:val="24"/>
        </w:rPr>
      </w:pPr>
      <w:del w:id="843" w:author="Mihai Budiu" w:date="2016-06-02T14:50:00Z">
        <w:r w:rsidRPr="00C116C4" w:rsidDel="00C116C4">
          <w:rPr>
            <w:rPrChange w:id="844" w:author="Mihai Budiu" w:date="2016-06-02T14:50:00Z">
              <w:rPr>
                <w:rStyle w:val="Hyperlink"/>
                <w:noProof/>
              </w:rPr>
            </w:rPrChange>
          </w:rPr>
          <w:delText>10.8</w:delText>
        </w:r>
        <w:r w:rsidDel="00C116C4">
          <w:rPr>
            <w:rFonts w:asciiTheme="minorHAnsi" w:eastAsiaTheme="minorEastAsia" w:hAnsiTheme="minorHAnsi" w:cstheme="minorBidi"/>
            <w:noProof/>
            <w:sz w:val="24"/>
          </w:rPr>
          <w:tab/>
        </w:r>
        <w:r w:rsidRPr="00C116C4" w:rsidDel="00C116C4">
          <w:rPr>
            <w:rPrChange w:id="845" w:author="Mihai Budiu" w:date="2016-06-02T14:50:00Z">
              <w:rPr>
                <w:rStyle w:val="Hyperlink"/>
                <w:noProof/>
              </w:rPr>
            </w:rPrChange>
          </w:rPr>
          <w:delText>Casts</w:delText>
        </w:r>
        <w:r w:rsidDel="00C116C4">
          <w:rPr>
            <w:noProof/>
            <w:webHidden/>
          </w:rPr>
          <w:tab/>
          <w:delText>49</w:delText>
        </w:r>
      </w:del>
    </w:p>
    <w:p w14:paraId="5FF90E2E" w14:textId="629FD25D" w:rsidR="004344C9" w:rsidDel="00C116C4" w:rsidRDefault="004344C9">
      <w:pPr>
        <w:pStyle w:val="TOC3"/>
        <w:tabs>
          <w:tab w:val="left" w:pos="1440"/>
          <w:tab w:val="right" w:leader="dot" w:pos="8630"/>
        </w:tabs>
        <w:rPr>
          <w:del w:id="846" w:author="Mihai Budiu" w:date="2016-06-02T14:50:00Z"/>
          <w:rFonts w:asciiTheme="minorHAnsi" w:eastAsiaTheme="minorEastAsia" w:hAnsiTheme="minorHAnsi" w:cstheme="minorBidi"/>
          <w:noProof/>
          <w:sz w:val="24"/>
        </w:rPr>
      </w:pPr>
      <w:del w:id="847" w:author="Mihai Budiu" w:date="2016-06-02T14:50:00Z">
        <w:r w:rsidRPr="00C116C4" w:rsidDel="00C116C4">
          <w:rPr>
            <w:rPrChange w:id="848" w:author="Mihai Budiu" w:date="2016-06-02T14:50:00Z">
              <w:rPr>
                <w:rStyle w:val="Hyperlink"/>
                <w:noProof/>
              </w:rPr>
            </w:rPrChange>
          </w:rPr>
          <w:delText>10.8.1</w:delText>
        </w:r>
        <w:r w:rsidDel="00C116C4">
          <w:rPr>
            <w:rFonts w:asciiTheme="minorHAnsi" w:eastAsiaTheme="minorEastAsia" w:hAnsiTheme="minorHAnsi" w:cstheme="minorBidi"/>
            <w:noProof/>
            <w:sz w:val="24"/>
          </w:rPr>
          <w:tab/>
        </w:r>
        <w:r w:rsidRPr="00C116C4" w:rsidDel="00C116C4">
          <w:rPr>
            <w:rPrChange w:id="849" w:author="Mihai Budiu" w:date="2016-06-02T14:50:00Z">
              <w:rPr>
                <w:rStyle w:val="Hyperlink"/>
                <w:noProof/>
              </w:rPr>
            </w:rPrChange>
          </w:rPr>
          <w:delText>Explicit casts</w:delText>
        </w:r>
        <w:r w:rsidDel="00C116C4">
          <w:rPr>
            <w:noProof/>
            <w:webHidden/>
          </w:rPr>
          <w:tab/>
          <w:delText>49</w:delText>
        </w:r>
      </w:del>
    </w:p>
    <w:p w14:paraId="70A1DC7D" w14:textId="7C4F4119" w:rsidR="004344C9" w:rsidDel="00C116C4" w:rsidRDefault="004344C9">
      <w:pPr>
        <w:pStyle w:val="TOC3"/>
        <w:tabs>
          <w:tab w:val="left" w:pos="1440"/>
          <w:tab w:val="right" w:leader="dot" w:pos="8630"/>
        </w:tabs>
        <w:rPr>
          <w:del w:id="850" w:author="Mihai Budiu" w:date="2016-06-02T14:50:00Z"/>
          <w:rFonts w:asciiTheme="minorHAnsi" w:eastAsiaTheme="minorEastAsia" w:hAnsiTheme="minorHAnsi" w:cstheme="minorBidi"/>
          <w:noProof/>
          <w:sz w:val="24"/>
        </w:rPr>
      </w:pPr>
      <w:del w:id="851" w:author="Mihai Budiu" w:date="2016-06-02T14:50:00Z">
        <w:r w:rsidRPr="00C116C4" w:rsidDel="00C116C4">
          <w:rPr>
            <w:rPrChange w:id="852" w:author="Mihai Budiu" w:date="2016-06-02T14:50:00Z">
              <w:rPr>
                <w:rStyle w:val="Hyperlink"/>
                <w:noProof/>
              </w:rPr>
            </w:rPrChange>
          </w:rPr>
          <w:delText>10.8.2</w:delText>
        </w:r>
        <w:r w:rsidDel="00C116C4">
          <w:rPr>
            <w:rFonts w:asciiTheme="minorHAnsi" w:eastAsiaTheme="minorEastAsia" w:hAnsiTheme="minorHAnsi" w:cstheme="minorBidi"/>
            <w:noProof/>
            <w:sz w:val="24"/>
          </w:rPr>
          <w:tab/>
        </w:r>
        <w:r w:rsidRPr="00C116C4" w:rsidDel="00C116C4">
          <w:rPr>
            <w:rPrChange w:id="853" w:author="Mihai Budiu" w:date="2016-06-02T14:50:00Z">
              <w:rPr>
                <w:rStyle w:val="Hyperlink"/>
                <w:noProof/>
              </w:rPr>
            </w:rPrChange>
          </w:rPr>
          <w:delText>Implicit casts</w:delText>
        </w:r>
        <w:r w:rsidDel="00C116C4">
          <w:rPr>
            <w:noProof/>
            <w:webHidden/>
          </w:rPr>
          <w:tab/>
          <w:delText>50</w:delText>
        </w:r>
      </w:del>
    </w:p>
    <w:p w14:paraId="0C94A930" w14:textId="646863D5" w:rsidR="004344C9" w:rsidDel="00C116C4" w:rsidRDefault="004344C9">
      <w:pPr>
        <w:pStyle w:val="TOC3"/>
        <w:tabs>
          <w:tab w:val="left" w:pos="1440"/>
          <w:tab w:val="right" w:leader="dot" w:pos="8630"/>
        </w:tabs>
        <w:rPr>
          <w:del w:id="854" w:author="Mihai Budiu" w:date="2016-06-02T14:50:00Z"/>
          <w:rFonts w:asciiTheme="minorHAnsi" w:eastAsiaTheme="minorEastAsia" w:hAnsiTheme="minorHAnsi" w:cstheme="minorBidi"/>
          <w:noProof/>
          <w:sz w:val="24"/>
        </w:rPr>
      </w:pPr>
      <w:del w:id="855" w:author="Mihai Budiu" w:date="2016-06-02T14:50:00Z">
        <w:r w:rsidRPr="00C116C4" w:rsidDel="00C116C4">
          <w:rPr>
            <w:rPrChange w:id="856" w:author="Mihai Budiu" w:date="2016-06-02T14:50:00Z">
              <w:rPr>
                <w:rStyle w:val="Hyperlink"/>
                <w:noProof/>
              </w:rPr>
            </w:rPrChange>
          </w:rPr>
          <w:delText>10.8.3</w:delText>
        </w:r>
        <w:r w:rsidDel="00C116C4">
          <w:rPr>
            <w:rFonts w:asciiTheme="minorHAnsi" w:eastAsiaTheme="minorEastAsia" w:hAnsiTheme="minorHAnsi" w:cstheme="minorBidi"/>
            <w:noProof/>
            <w:sz w:val="24"/>
          </w:rPr>
          <w:tab/>
        </w:r>
        <w:r w:rsidRPr="00C116C4" w:rsidDel="00C116C4">
          <w:rPr>
            <w:rPrChange w:id="857" w:author="Mihai Budiu" w:date="2016-06-02T14:50:00Z">
              <w:rPr>
                <w:rStyle w:val="Hyperlink"/>
                <w:noProof/>
              </w:rPr>
            </w:rPrChange>
          </w:rPr>
          <w:delText>Illegal arithmetic expressions</w:delText>
        </w:r>
        <w:r w:rsidDel="00C116C4">
          <w:rPr>
            <w:noProof/>
            <w:webHidden/>
          </w:rPr>
          <w:tab/>
          <w:delText>50</w:delText>
        </w:r>
      </w:del>
    </w:p>
    <w:p w14:paraId="3E2B60FE" w14:textId="0643C2B5" w:rsidR="004344C9" w:rsidDel="00C116C4" w:rsidRDefault="004344C9">
      <w:pPr>
        <w:pStyle w:val="TOC2"/>
        <w:tabs>
          <w:tab w:val="left" w:pos="960"/>
          <w:tab w:val="right" w:leader="dot" w:pos="8630"/>
        </w:tabs>
        <w:rPr>
          <w:del w:id="858" w:author="Mihai Budiu" w:date="2016-06-02T14:50:00Z"/>
          <w:rFonts w:asciiTheme="minorHAnsi" w:eastAsiaTheme="minorEastAsia" w:hAnsiTheme="minorHAnsi" w:cstheme="minorBidi"/>
          <w:noProof/>
          <w:sz w:val="24"/>
        </w:rPr>
      </w:pPr>
      <w:del w:id="859" w:author="Mihai Budiu" w:date="2016-06-02T14:50:00Z">
        <w:r w:rsidRPr="00C116C4" w:rsidDel="00C116C4">
          <w:rPr>
            <w:rPrChange w:id="860" w:author="Mihai Budiu" w:date="2016-06-02T14:50:00Z">
              <w:rPr>
                <w:rStyle w:val="Hyperlink"/>
                <w:noProof/>
              </w:rPr>
            </w:rPrChange>
          </w:rPr>
          <w:delText>10.9</w:delText>
        </w:r>
        <w:r w:rsidDel="00C116C4">
          <w:rPr>
            <w:rFonts w:asciiTheme="minorHAnsi" w:eastAsiaTheme="minorEastAsia" w:hAnsiTheme="minorHAnsi" w:cstheme="minorBidi"/>
            <w:noProof/>
            <w:sz w:val="24"/>
          </w:rPr>
          <w:tab/>
        </w:r>
        <w:r w:rsidRPr="00C116C4" w:rsidDel="00C116C4">
          <w:rPr>
            <w:rPrChange w:id="861" w:author="Mihai Budiu" w:date="2016-06-02T14:50:00Z">
              <w:rPr>
                <w:rStyle w:val="Hyperlink"/>
                <w:noProof/>
              </w:rPr>
            </w:rPrChange>
          </w:rPr>
          <w:delText>Tuple expressions</w:delText>
        </w:r>
        <w:r w:rsidDel="00C116C4">
          <w:rPr>
            <w:noProof/>
            <w:webHidden/>
          </w:rPr>
          <w:tab/>
          <w:delText>51</w:delText>
        </w:r>
      </w:del>
    </w:p>
    <w:p w14:paraId="2134BFD9" w14:textId="3335AF28" w:rsidR="004344C9" w:rsidDel="00C116C4" w:rsidRDefault="004344C9">
      <w:pPr>
        <w:pStyle w:val="TOC2"/>
        <w:tabs>
          <w:tab w:val="left" w:pos="1200"/>
          <w:tab w:val="right" w:leader="dot" w:pos="8630"/>
        </w:tabs>
        <w:rPr>
          <w:del w:id="862" w:author="Mihai Budiu" w:date="2016-06-02T14:50:00Z"/>
          <w:rFonts w:asciiTheme="minorHAnsi" w:eastAsiaTheme="minorEastAsia" w:hAnsiTheme="minorHAnsi" w:cstheme="minorBidi"/>
          <w:noProof/>
          <w:sz w:val="24"/>
        </w:rPr>
      </w:pPr>
      <w:del w:id="863" w:author="Mihai Budiu" w:date="2016-06-02T14:50:00Z">
        <w:r w:rsidRPr="00C116C4" w:rsidDel="00C116C4">
          <w:rPr>
            <w:rPrChange w:id="864" w:author="Mihai Budiu" w:date="2016-06-02T14:50:00Z">
              <w:rPr>
                <w:rStyle w:val="Hyperlink"/>
                <w:noProof/>
              </w:rPr>
            </w:rPrChange>
          </w:rPr>
          <w:delText>10.10</w:delText>
        </w:r>
        <w:r w:rsidDel="00C116C4">
          <w:rPr>
            <w:rFonts w:asciiTheme="minorHAnsi" w:eastAsiaTheme="minorEastAsia" w:hAnsiTheme="minorHAnsi" w:cstheme="minorBidi"/>
            <w:noProof/>
            <w:sz w:val="24"/>
          </w:rPr>
          <w:tab/>
        </w:r>
        <w:r w:rsidRPr="00C116C4" w:rsidDel="00C116C4">
          <w:rPr>
            <w:rPrChange w:id="865" w:author="Mihai Budiu" w:date="2016-06-02T14:50:00Z">
              <w:rPr>
                <w:rStyle w:val="Hyperlink"/>
                <w:noProof/>
              </w:rPr>
            </w:rPrChange>
          </w:rPr>
          <w:delText>List expressions</w:delText>
        </w:r>
        <w:r w:rsidDel="00C116C4">
          <w:rPr>
            <w:noProof/>
            <w:webHidden/>
          </w:rPr>
          <w:tab/>
          <w:delText>51</w:delText>
        </w:r>
      </w:del>
    </w:p>
    <w:p w14:paraId="7FB0BDEC" w14:textId="74FAEAA8" w:rsidR="004344C9" w:rsidDel="00C116C4" w:rsidRDefault="004344C9">
      <w:pPr>
        <w:pStyle w:val="TOC2"/>
        <w:tabs>
          <w:tab w:val="left" w:pos="1200"/>
          <w:tab w:val="right" w:leader="dot" w:pos="8630"/>
        </w:tabs>
        <w:rPr>
          <w:del w:id="866" w:author="Mihai Budiu" w:date="2016-06-02T14:50:00Z"/>
          <w:rFonts w:asciiTheme="minorHAnsi" w:eastAsiaTheme="minorEastAsia" w:hAnsiTheme="minorHAnsi" w:cstheme="minorBidi"/>
          <w:noProof/>
          <w:sz w:val="24"/>
        </w:rPr>
      </w:pPr>
      <w:del w:id="867" w:author="Mihai Budiu" w:date="2016-06-02T14:50:00Z">
        <w:r w:rsidRPr="00C116C4" w:rsidDel="00C116C4">
          <w:rPr>
            <w:rPrChange w:id="868" w:author="Mihai Budiu" w:date="2016-06-02T14:50:00Z">
              <w:rPr>
                <w:rStyle w:val="Hyperlink"/>
                <w:noProof/>
              </w:rPr>
            </w:rPrChange>
          </w:rPr>
          <w:delText>10.11</w:delText>
        </w:r>
        <w:r w:rsidDel="00C116C4">
          <w:rPr>
            <w:rFonts w:asciiTheme="minorHAnsi" w:eastAsiaTheme="minorEastAsia" w:hAnsiTheme="minorHAnsi" w:cstheme="minorBidi"/>
            <w:noProof/>
            <w:sz w:val="24"/>
          </w:rPr>
          <w:tab/>
        </w:r>
        <w:r w:rsidRPr="00C116C4" w:rsidDel="00C116C4">
          <w:rPr>
            <w:rPrChange w:id="869" w:author="Mihai Budiu" w:date="2016-06-02T14:50:00Z">
              <w:rPr>
                <w:rStyle w:val="Hyperlink"/>
                <w:noProof/>
              </w:rPr>
            </w:rPrChange>
          </w:rPr>
          <w:delText>Set expressions</w:delText>
        </w:r>
        <w:r w:rsidDel="00C116C4">
          <w:rPr>
            <w:noProof/>
            <w:webHidden/>
          </w:rPr>
          <w:tab/>
          <w:delText>52</w:delText>
        </w:r>
      </w:del>
    </w:p>
    <w:p w14:paraId="3A72FBA0" w14:textId="195642E9" w:rsidR="004344C9" w:rsidDel="00C116C4" w:rsidRDefault="004344C9">
      <w:pPr>
        <w:pStyle w:val="TOC3"/>
        <w:tabs>
          <w:tab w:val="left" w:pos="1440"/>
          <w:tab w:val="right" w:leader="dot" w:pos="8630"/>
        </w:tabs>
        <w:rPr>
          <w:del w:id="870" w:author="Mihai Budiu" w:date="2016-06-02T14:50:00Z"/>
          <w:rFonts w:asciiTheme="minorHAnsi" w:eastAsiaTheme="minorEastAsia" w:hAnsiTheme="minorHAnsi" w:cstheme="minorBidi"/>
          <w:noProof/>
          <w:sz w:val="24"/>
        </w:rPr>
      </w:pPr>
      <w:del w:id="871" w:author="Mihai Budiu" w:date="2016-06-02T14:50:00Z">
        <w:r w:rsidRPr="00C116C4" w:rsidDel="00C116C4">
          <w:rPr>
            <w:rPrChange w:id="872" w:author="Mihai Budiu" w:date="2016-06-02T14:50:00Z">
              <w:rPr>
                <w:rStyle w:val="Hyperlink"/>
                <w:noProof/>
              </w:rPr>
            </w:rPrChange>
          </w:rPr>
          <w:delText>10.11.1</w:delText>
        </w:r>
        <w:r w:rsidDel="00C116C4">
          <w:rPr>
            <w:rFonts w:asciiTheme="minorHAnsi" w:eastAsiaTheme="minorEastAsia" w:hAnsiTheme="minorHAnsi" w:cstheme="minorBidi"/>
            <w:noProof/>
            <w:sz w:val="24"/>
          </w:rPr>
          <w:tab/>
        </w:r>
        <w:r w:rsidRPr="00C116C4" w:rsidDel="00C116C4">
          <w:rPr>
            <w:rPrChange w:id="873" w:author="Mihai Budiu" w:date="2016-06-02T14:50:00Z">
              <w:rPr>
                <w:rStyle w:val="Hyperlink"/>
                <w:noProof/>
              </w:rPr>
            </w:rPrChange>
          </w:rPr>
          <w:delText>Singleton sets</w:delText>
        </w:r>
        <w:r w:rsidDel="00C116C4">
          <w:rPr>
            <w:noProof/>
            <w:webHidden/>
          </w:rPr>
          <w:tab/>
          <w:delText>53</w:delText>
        </w:r>
      </w:del>
    </w:p>
    <w:p w14:paraId="682BEA63" w14:textId="3459A75D" w:rsidR="004344C9" w:rsidDel="00C116C4" w:rsidRDefault="004344C9">
      <w:pPr>
        <w:pStyle w:val="TOC3"/>
        <w:tabs>
          <w:tab w:val="left" w:pos="1440"/>
          <w:tab w:val="right" w:leader="dot" w:pos="8630"/>
        </w:tabs>
        <w:rPr>
          <w:del w:id="874" w:author="Mihai Budiu" w:date="2016-06-02T14:50:00Z"/>
          <w:rFonts w:asciiTheme="minorHAnsi" w:eastAsiaTheme="minorEastAsia" w:hAnsiTheme="minorHAnsi" w:cstheme="minorBidi"/>
          <w:noProof/>
          <w:sz w:val="24"/>
        </w:rPr>
      </w:pPr>
      <w:del w:id="875" w:author="Mihai Budiu" w:date="2016-06-02T14:50:00Z">
        <w:r w:rsidRPr="00C116C4" w:rsidDel="00C116C4">
          <w:rPr>
            <w:rPrChange w:id="876" w:author="Mihai Budiu" w:date="2016-06-02T14:50:00Z">
              <w:rPr>
                <w:rStyle w:val="Hyperlink"/>
                <w:noProof/>
              </w:rPr>
            </w:rPrChange>
          </w:rPr>
          <w:delText>10.11.2</w:delText>
        </w:r>
        <w:r w:rsidDel="00C116C4">
          <w:rPr>
            <w:rFonts w:asciiTheme="minorHAnsi" w:eastAsiaTheme="minorEastAsia" w:hAnsiTheme="minorHAnsi" w:cstheme="minorBidi"/>
            <w:noProof/>
            <w:sz w:val="24"/>
          </w:rPr>
          <w:tab/>
        </w:r>
        <w:r w:rsidRPr="00C116C4" w:rsidDel="00C116C4">
          <w:rPr>
            <w:rPrChange w:id="877" w:author="Mihai Budiu" w:date="2016-06-02T14:50:00Z">
              <w:rPr>
                <w:rStyle w:val="Hyperlink"/>
                <w:noProof/>
              </w:rPr>
            </w:rPrChange>
          </w:rPr>
          <w:delText>The universal set</w:delText>
        </w:r>
        <w:r w:rsidDel="00C116C4">
          <w:rPr>
            <w:noProof/>
            <w:webHidden/>
          </w:rPr>
          <w:tab/>
          <w:delText>53</w:delText>
        </w:r>
      </w:del>
    </w:p>
    <w:p w14:paraId="77CBB9D1" w14:textId="11A8698F" w:rsidR="004344C9" w:rsidDel="00C116C4" w:rsidRDefault="004344C9">
      <w:pPr>
        <w:pStyle w:val="TOC3"/>
        <w:tabs>
          <w:tab w:val="left" w:pos="1440"/>
          <w:tab w:val="right" w:leader="dot" w:pos="8630"/>
        </w:tabs>
        <w:rPr>
          <w:del w:id="878" w:author="Mihai Budiu" w:date="2016-06-02T14:50:00Z"/>
          <w:rFonts w:asciiTheme="minorHAnsi" w:eastAsiaTheme="minorEastAsia" w:hAnsiTheme="minorHAnsi" w:cstheme="minorBidi"/>
          <w:noProof/>
          <w:sz w:val="24"/>
        </w:rPr>
      </w:pPr>
      <w:del w:id="879" w:author="Mihai Budiu" w:date="2016-06-02T14:50:00Z">
        <w:r w:rsidRPr="00C116C4" w:rsidDel="00C116C4">
          <w:rPr>
            <w:rPrChange w:id="880" w:author="Mihai Budiu" w:date="2016-06-02T14:50:00Z">
              <w:rPr>
                <w:rStyle w:val="Hyperlink"/>
                <w:noProof/>
              </w:rPr>
            </w:rPrChange>
          </w:rPr>
          <w:delText>10.11.3</w:delText>
        </w:r>
        <w:r w:rsidDel="00C116C4">
          <w:rPr>
            <w:rFonts w:asciiTheme="minorHAnsi" w:eastAsiaTheme="minorEastAsia" w:hAnsiTheme="minorHAnsi" w:cstheme="minorBidi"/>
            <w:noProof/>
            <w:sz w:val="24"/>
          </w:rPr>
          <w:tab/>
        </w:r>
        <w:r w:rsidRPr="00C116C4" w:rsidDel="00C116C4">
          <w:rPr>
            <w:rPrChange w:id="881" w:author="Mihai Budiu" w:date="2016-06-02T14:50:00Z">
              <w:rPr>
                <w:rStyle w:val="Hyperlink"/>
                <w:noProof/>
              </w:rPr>
            </w:rPrChange>
          </w:rPr>
          <w:delText>Cubes</w:delText>
        </w:r>
        <w:r w:rsidDel="00C116C4">
          <w:rPr>
            <w:noProof/>
            <w:webHidden/>
          </w:rPr>
          <w:tab/>
          <w:delText>54</w:delText>
        </w:r>
      </w:del>
    </w:p>
    <w:p w14:paraId="5DA48FAB" w14:textId="0B8BFAD1" w:rsidR="004344C9" w:rsidDel="00C116C4" w:rsidRDefault="004344C9">
      <w:pPr>
        <w:pStyle w:val="TOC3"/>
        <w:tabs>
          <w:tab w:val="left" w:pos="1440"/>
          <w:tab w:val="right" w:leader="dot" w:pos="8630"/>
        </w:tabs>
        <w:rPr>
          <w:del w:id="882" w:author="Mihai Budiu" w:date="2016-06-02T14:50:00Z"/>
          <w:rFonts w:asciiTheme="minorHAnsi" w:eastAsiaTheme="minorEastAsia" w:hAnsiTheme="minorHAnsi" w:cstheme="minorBidi"/>
          <w:noProof/>
          <w:sz w:val="24"/>
        </w:rPr>
      </w:pPr>
      <w:del w:id="883" w:author="Mihai Budiu" w:date="2016-06-02T14:50:00Z">
        <w:r w:rsidRPr="00C116C4" w:rsidDel="00C116C4">
          <w:rPr>
            <w:rPrChange w:id="884" w:author="Mihai Budiu" w:date="2016-06-02T14:50:00Z">
              <w:rPr>
                <w:rStyle w:val="Hyperlink"/>
                <w:noProof/>
              </w:rPr>
            </w:rPrChange>
          </w:rPr>
          <w:lastRenderedPageBreak/>
          <w:delText>10.11.4</w:delText>
        </w:r>
        <w:r w:rsidDel="00C116C4">
          <w:rPr>
            <w:rFonts w:asciiTheme="minorHAnsi" w:eastAsiaTheme="minorEastAsia" w:hAnsiTheme="minorHAnsi" w:cstheme="minorBidi"/>
            <w:noProof/>
            <w:sz w:val="24"/>
          </w:rPr>
          <w:tab/>
        </w:r>
        <w:r w:rsidRPr="00C116C4" w:rsidDel="00C116C4">
          <w:rPr>
            <w:rPrChange w:id="885" w:author="Mihai Budiu" w:date="2016-06-02T14:50:00Z">
              <w:rPr>
                <w:rStyle w:val="Hyperlink"/>
                <w:noProof/>
              </w:rPr>
            </w:rPrChange>
          </w:rPr>
          <w:delText>Ranges</w:delText>
        </w:r>
        <w:r w:rsidDel="00C116C4">
          <w:rPr>
            <w:noProof/>
            <w:webHidden/>
          </w:rPr>
          <w:tab/>
          <w:delText>54</w:delText>
        </w:r>
      </w:del>
    </w:p>
    <w:p w14:paraId="0D287FFF" w14:textId="63ABD4FE" w:rsidR="004344C9" w:rsidDel="00C116C4" w:rsidRDefault="004344C9">
      <w:pPr>
        <w:pStyle w:val="TOC3"/>
        <w:tabs>
          <w:tab w:val="left" w:pos="1440"/>
          <w:tab w:val="right" w:leader="dot" w:pos="8630"/>
        </w:tabs>
        <w:rPr>
          <w:del w:id="886" w:author="Mihai Budiu" w:date="2016-06-02T14:50:00Z"/>
          <w:rFonts w:asciiTheme="minorHAnsi" w:eastAsiaTheme="minorEastAsia" w:hAnsiTheme="minorHAnsi" w:cstheme="minorBidi"/>
          <w:noProof/>
          <w:sz w:val="24"/>
        </w:rPr>
      </w:pPr>
      <w:del w:id="887" w:author="Mihai Budiu" w:date="2016-06-02T14:50:00Z">
        <w:r w:rsidRPr="00C116C4" w:rsidDel="00C116C4">
          <w:rPr>
            <w:rPrChange w:id="888" w:author="Mihai Budiu" w:date="2016-06-02T14:50:00Z">
              <w:rPr>
                <w:rStyle w:val="Hyperlink"/>
                <w:noProof/>
              </w:rPr>
            </w:rPrChange>
          </w:rPr>
          <w:delText>10.11.5</w:delText>
        </w:r>
        <w:r w:rsidDel="00C116C4">
          <w:rPr>
            <w:rFonts w:asciiTheme="minorHAnsi" w:eastAsiaTheme="minorEastAsia" w:hAnsiTheme="minorHAnsi" w:cstheme="minorBidi"/>
            <w:noProof/>
            <w:sz w:val="24"/>
          </w:rPr>
          <w:tab/>
        </w:r>
        <w:r w:rsidRPr="00C116C4" w:rsidDel="00C116C4">
          <w:rPr>
            <w:rPrChange w:id="889" w:author="Mihai Budiu" w:date="2016-06-02T14:50:00Z">
              <w:rPr>
                <w:rStyle w:val="Hyperlink"/>
                <w:noProof/>
              </w:rPr>
            </w:rPrChange>
          </w:rPr>
          <w:delText>Tuples</w:delText>
        </w:r>
        <w:r w:rsidDel="00C116C4">
          <w:rPr>
            <w:noProof/>
            <w:webHidden/>
          </w:rPr>
          <w:tab/>
          <w:delText>54</w:delText>
        </w:r>
      </w:del>
    </w:p>
    <w:p w14:paraId="65C30A30" w14:textId="18CEAD3A" w:rsidR="004344C9" w:rsidDel="00C116C4" w:rsidRDefault="004344C9">
      <w:pPr>
        <w:pStyle w:val="TOC2"/>
        <w:tabs>
          <w:tab w:val="left" w:pos="1200"/>
          <w:tab w:val="right" w:leader="dot" w:pos="8630"/>
        </w:tabs>
        <w:rPr>
          <w:del w:id="890" w:author="Mihai Budiu" w:date="2016-06-02T14:50:00Z"/>
          <w:rFonts w:asciiTheme="minorHAnsi" w:eastAsiaTheme="minorEastAsia" w:hAnsiTheme="minorHAnsi" w:cstheme="minorBidi"/>
          <w:noProof/>
          <w:sz w:val="24"/>
        </w:rPr>
      </w:pPr>
      <w:del w:id="891" w:author="Mihai Budiu" w:date="2016-06-02T14:50:00Z">
        <w:r w:rsidRPr="00C116C4" w:rsidDel="00C116C4">
          <w:rPr>
            <w:rPrChange w:id="892" w:author="Mihai Budiu" w:date="2016-06-02T14:50:00Z">
              <w:rPr>
                <w:rStyle w:val="Hyperlink"/>
                <w:noProof/>
              </w:rPr>
            </w:rPrChange>
          </w:rPr>
          <w:delText>10.12</w:delText>
        </w:r>
        <w:r w:rsidDel="00C116C4">
          <w:rPr>
            <w:rFonts w:asciiTheme="minorHAnsi" w:eastAsiaTheme="minorEastAsia" w:hAnsiTheme="minorHAnsi" w:cstheme="minorBidi"/>
            <w:noProof/>
            <w:sz w:val="24"/>
          </w:rPr>
          <w:tab/>
        </w:r>
        <w:r w:rsidRPr="00C116C4" w:rsidDel="00C116C4">
          <w:rPr>
            <w:rPrChange w:id="893" w:author="Mihai Budiu" w:date="2016-06-02T14:50:00Z">
              <w:rPr>
                <w:rStyle w:val="Hyperlink"/>
                <w:noProof/>
              </w:rPr>
            </w:rPrChange>
          </w:rPr>
          <w:delText>Operations on struct types</w:delText>
        </w:r>
        <w:r w:rsidDel="00C116C4">
          <w:rPr>
            <w:noProof/>
            <w:webHidden/>
          </w:rPr>
          <w:tab/>
          <w:delText>54</w:delText>
        </w:r>
      </w:del>
    </w:p>
    <w:p w14:paraId="066AC841" w14:textId="6DD67A07" w:rsidR="004344C9" w:rsidDel="00C116C4" w:rsidRDefault="004344C9">
      <w:pPr>
        <w:pStyle w:val="TOC2"/>
        <w:tabs>
          <w:tab w:val="left" w:pos="1200"/>
          <w:tab w:val="right" w:leader="dot" w:pos="8630"/>
        </w:tabs>
        <w:rPr>
          <w:del w:id="894" w:author="Mihai Budiu" w:date="2016-06-02T14:50:00Z"/>
          <w:rFonts w:asciiTheme="minorHAnsi" w:eastAsiaTheme="minorEastAsia" w:hAnsiTheme="minorHAnsi" w:cstheme="minorBidi"/>
          <w:noProof/>
          <w:sz w:val="24"/>
        </w:rPr>
      </w:pPr>
      <w:del w:id="895" w:author="Mihai Budiu" w:date="2016-06-02T14:50:00Z">
        <w:r w:rsidRPr="00C116C4" w:rsidDel="00C116C4">
          <w:rPr>
            <w:rPrChange w:id="896" w:author="Mihai Budiu" w:date="2016-06-02T14:50:00Z">
              <w:rPr>
                <w:rStyle w:val="Hyperlink"/>
                <w:noProof/>
              </w:rPr>
            </w:rPrChange>
          </w:rPr>
          <w:delText>10.13</w:delText>
        </w:r>
        <w:r w:rsidDel="00C116C4">
          <w:rPr>
            <w:rFonts w:asciiTheme="minorHAnsi" w:eastAsiaTheme="minorEastAsia" w:hAnsiTheme="minorHAnsi" w:cstheme="minorBidi"/>
            <w:noProof/>
            <w:sz w:val="24"/>
          </w:rPr>
          <w:tab/>
        </w:r>
        <w:r w:rsidRPr="00C116C4" w:rsidDel="00C116C4">
          <w:rPr>
            <w:rPrChange w:id="897" w:author="Mihai Budiu" w:date="2016-06-02T14:50:00Z">
              <w:rPr>
                <w:rStyle w:val="Hyperlink"/>
                <w:noProof/>
              </w:rPr>
            </w:rPrChange>
          </w:rPr>
          <w:delText>Operations on headers</w:delText>
        </w:r>
        <w:r w:rsidDel="00C116C4">
          <w:rPr>
            <w:noProof/>
            <w:webHidden/>
          </w:rPr>
          <w:tab/>
          <w:delText>54</w:delText>
        </w:r>
      </w:del>
    </w:p>
    <w:p w14:paraId="49911FE8" w14:textId="44C6FBC5" w:rsidR="004344C9" w:rsidDel="00C116C4" w:rsidRDefault="004344C9">
      <w:pPr>
        <w:pStyle w:val="TOC2"/>
        <w:tabs>
          <w:tab w:val="left" w:pos="1200"/>
          <w:tab w:val="right" w:leader="dot" w:pos="8630"/>
        </w:tabs>
        <w:rPr>
          <w:del w:id="898" w:author="Mihai Budiu" w:date="2016-06-02T14:50:00Z"/>
          <w:rFonts w:asciiTheme="minorHAnsi" w:eastAsiaTheme="minorEastAsia" w:hAnsiTheme="minorHAnsi" w:cstheme="minorBidi"/>
          <w:noProof/>
          <w:sz w:val="24"/>
        </w:rPr>
      </w:pPr>
      <w:del w:id="899" w:author="Mihai Budiu" w:date="2016-06-02T14:50:00Z">
        <w:r w:rsidRPr="00C116C4" w:rsidDel="00C116C4">
          <w:rPr>
            <w:rPrChange w:id="900" w:author="Mihai Budiu" w:date="2016-06-02T14:50:00Z">
              <w:rPr>
                <w:rStyle w:val="Hyperlink"/>
                <w:noProof/>
              </w:rPr>
            </w:rPrChange>
          </w:rPr>
          <w:delText>10.14</w:delText>
        </w:r>
        <w:r w:rsidDel="00C116C4">
          <w:rPr>
            <w:rFonts w:asciiTheme="minorHAnsi" w:eastAsiaTheme="minorEastAsia" w:hAnsiTheme="minorHAnsi" w:cstheme="minorBidi"/>
            <w:noProof/>
            <w:sz w:val="24"/>
          </w:rPr>
          <w:tab/>
        </w:r>
        <w:r w:rsidRPr="00C116C4" w:rsidDel="00C116C4">
          <w:rPr>
            <w:rPrChange w:id="901" w:author="Mihai Budiu" w:date="2016-06-02T14:50:00Z">
              <w:rPr>
                <w:rStyle w:val="Hyperlink"/>
                <w:noProof/>
              </w:rPr>
            </w:rPrChange>
          </w:rPr>
          <w:delText>Expressions on header stacks</w:delText>
        </w:r>
        <w:r w:rsidDel="00C116C4">
          <w:rPr>
            <w:noProof/>
            <w:webHidden/>
          </w:rPr>
          <w:tab/>
          <w:delText>55</w:delText>
        </w:r>
      </w:del>
    </w:p>
    <w:p w14:paraId="5F81ED42" w14:textId="710932A4" w:rsidR="004344C9" w:rsidDel="00C116C4" w:rsidRDefault="004344C9">
      <w:pPr>
        <w:pStyle w:val="TOC2"/>
        <w:tabs>
          <w:tab w:val="left" w:pos="1200"/>
          <w:tab w:val="right" w:leader="dot" w:pos="8630"/>
        </w:tabs>
        <w:rPr>
          <w:del w:id="902" w:author="Mihai Budiu" w:date="2016-06-02T14:50:00Z"/>
          <w:rFonts w:asciiTheme="minorHAnsi" w:eastAsiaTheme="minorEastAsia" w:hAnsiTheme="minorHAnsi" w:cstheme="minorBidi"/>
          <w:noProof/>
          <w:sz w:val="24"/>
        </w:rPr>
      </w:pPr>
      <w:del w:id="903" w:author="Mihai Budiu" w:date="2016-06-02T14:50:00Z">
        <w:r w:rsidRPr="00C116C4" w:rsidDel="00C116C4">
          <w:rPr>
            <w:rPrChange w:id="904" w:author="Mihai Budiu" w:date="2016-06-02T14:50:00Z">
              <w:rPr>
                <w:rStyle w:val="Hyperlink"/>
                <w:noProof/>
              </w:rPr>
            </w:rPrChange>
          </w:rPr>
          <w:delText>10.15</w:delText>
        </w:r>
        <w:r w:rsidDel="00C116C4">
          <w:rPr>
            <w:rFonts w:asciiTheme="minorHAnsi" w:eastAsiaTheme="minorEastAsia" w:hAnsiTheme="minorHAnsi" w:cstheme="minorBidi"/>
            <w:noProof/>
            <w:sz w:val="24"/>
          </w:rPr>
          <w:tab/>
        </w:r>
        <w:r w:rsidRPr="00C116C4" w:rsidDel="00C116C4">
          <w:rPr>
            <w:rPrChange w:id="905" w:author="Mihai Budiu" w:date="2016-06-02T14:50:00Z">
              <w:rPr>
                <w:rStyle w:val="Hyperlink"/>
                <w:noProof/>
              </w:rPr>
            </w:rPrChange>
          </w:rPr>
          <w:delText>Function calls, method invocations</w:delText>
        </w:r>
        <w:r w:rsidDel="00C116C4">
          <w:rPr>
            <w:noProof/>
            <w:webHidden/>
          </w:rPr>
          <w:tab/>
          <w:delText>56</w:delText>
        </w:r>
      </w:del>
    </w:p>
    <w:p w14:paraId="1677DEFC" w14:textId="256F75E0" w:rsidR="004344C9" w:rsidDel="00C116C4" w:rsidRDefault="004344C9">
      <w:pPr>
        <w:pStyle w:val="TOC2"/>
        <w:tabs>
          <w:tab w:val="left" w:pos="1200"/>
          <w:tab w:val="right" w:leader="dot" w:pos="8630"/>
        </w:tabs>
        <w:rPr>
          <w:del w:id="906" w:author="Mihai Budiu" w:date="2016-06-02T14:50:00Z"/>
          <w:rFonts w:asciiTheme="minorHAnsi" w:eastAsiaTheme="minorEastAsia" w:hAnsiTheme="minorHAnsi" w:cstheme="minorBidi"/>
          <w:noProof/>
          <w:sz w:val="24"/>
        </w:rPr>
      </w:pPr>
      <w:del w:id="907" w:author="Mihai Budiu" w:date="2016-06-02T14:50:00Z">
        <w:r w:rsidRPr="00C116C4" w:rsidDel="00C116C4">
          <w:rPr>
            <w:rPrChange w:id="908" w:author="Mihai Budiu" w:date="2016-06-02T14:50:00Z">
              <w:rPr>
                <w:rStyle w:val="Hyperlink"/>
                <w:noProof/>
              </w:rPr>
            </w:rPrChange>
          </w:rPr>
          <w:delText>10.16</w:delText>
        </w:r>
        <w:r w:rsidDel="00C116C4">
          <w:rPr>
            <w:rFonts w:asciiTheme="minorHAnsi" w:eastAsiaTheme="minorEastAsia" w:hAnsiTheme="minorHAnsi" w:cstheme="minorBidi"/>
            <w:noProof/>
            <w:sz w:val="24"/>
          </w:rPr>
          <w:tab/>
        </w:r>
        <w:r w:rsidRPr="00C116C4" w:rsidDel="00C116C4">
          <w:rPr>
            <w:rPrChange w:id="909" w:author="Mihai Budiu" w:date="2016-06-02T14:50:00Z">
              <w:rPr>
                <w:rStyle w:val="Hyperlink"/>
                <w:noProof/>
              </w:rPr>
            </w:rPrChange>
          </w:rPr>
          <w:delText>Constructor invocations</w:delText>
        </w:r>
        <w:r w:rsidDel="00C116C4">
          <w:rPr>
            <w:noProof/>
            <w:webHidden/>
          </w:rPr>
          <w:tab/>
          <w:delText>56</w:delText>
        </w:r>
      </w:del>
    </w:p>
    <w:p w14:paraId="0FB23381" w14:textId="333608E8" w:rsidR="004344C9" w:rsidDel="00C116C4" w:rsidRDefault="004344C9">
      <w:pPr>
        <w:pStyle w:val="TOC1"/>
        <w:rPr>
          <w:del w:id="910" w:author="Mihai Budiu" w:date="2016-06-02T14:50:00Z"/>
          <w:rFonts w:asciiTheme="minorHAnsi" w:eastAsiaTheme="minorEastAsia" w:hAnsiTheme="minorHAnsi" w:cstheme="minorBidi"/>
          <w:noProof/>
          <w:sz w:val="24"/>
        </w:rPr>
      </w:pPr>
      <w:del w:id="911" w:author="Mihai Budiu" w:date="2016-06-02T14:50:00Z">
        <w:r w:rsidRPr="00C116C4" w:rsidDel="00C116C4">
          <w:rPr>
            <w:rPrChange w:id="912" w:author="Mihai Budiu" w:date="2016-06-02T14:50:00Z">
              <w:rPr>
                <w:rStyle w:val="Hyperlink"/>
                <w:noProof/>
              </w:rPr>
            </w:rPrChange>
          </w:rPr>
          <w:delText>11</w:delText>
        </w:r>
        <w:r w:rsidDel="00C116C4">
          <w:rPr>
            <w:rFonts w:asciiTheme="minorHAnsi" w:eastAsiaTheme="minorEastAsia" w:hAnsiTheme="minorHAnsi" w:cstheme="minorBidi"/>
            <w:noProof/>
            <w:sz w:val="24"/>
          </w:rPr>
          <w:tab/>
        </w:r>
        <w:r w:rsidRPr="00C116C4" w:rsidDel="00C116C4">
          <w:rPr>
            <w:rPrChange w:id="913" w:author="Mihai Budiu" w:date="2016-06-02T14:50:00Z">
              <w:rPr>
                <w:rStyle w:val="Hyperlink"/>
                <w:noProof/>
              </w:rPr>
            </w:rPrChange>
          </w:rPr>
          <w:delText>Constants and variable declarations</w:delText>
        </w:r>
        <w:r w:rsidDel="00C116C4">
          <w:rPr>
            <w:noProof/>
            <w:webHidden/>
          </w:rPr>
          <w:tab/>
          <w:delText>57</w:delText>
        </w:r>
      </w:del>
    </w:p>
    <w:p w14:paraId="426E9A0E" w14:textId="724D3CDC" w:rsidR="004344C9" w:rsidDel="00C116C4" w:rsidRDefault="004344C9">
      <w:pPr>
        <w:pStyle w:val="TOC2"/>
        <w:tabs>
          <w:tab w:val="left" w:pos="960"/>
          <w:tab w:val="right" w:leader="dot" w:pos="8630"/>
        </w:tabs>
        <w:rPr>
          <w:del w:id="914" w:author="Mihai Budiu" w:date="2016-06-02T14:50:00Z"/>
          <w:rFonts w:asciiTheme="minorHAnsi" w:eastAsiaTheme="minorEastAsia" w:hAnsiTheme="minorHAnsi" w:cstheme="minorBidi"/>
          <w:noProof/>
          <w:sz w:val="24"/>
        </w:rPr>
      </w:pPr>
      <w:del w:id="915" w:author="Mihai Budiu" w:date="2016-06-02T14:50:00Z">
        <w:r w:rsidRPr="00C116C4" w:rsidDel="00C116C4">
          <w:rPr>
            <w:rPrChange w:id="916" w:author="Mihai Budiu" w:date="2016-06-02T14:50:00Z">
              <w:rPr>
                <w:rStyle w:val="Hyperlink"/>
                <w:noProof/>
              </w:rPr>
            </w:rPrChange>
          </w:rPr>
          <w:delText>11.1</w:delText>
        </w:r>
        <w:r w:rsidDel="00C116C4">
          <w:rPr>
            <w:rFonts w:asciiTheme="minorHAnsi" w:eastAsiaTheme="minorEastAsia" w:hAnsiTheme="minorHAnsi" w:cstheme="minorBidi"/>
            <w:noProof/>
            <w:sz w:val="24"/>
          </w:rPr>
          <w:tab/>
        </w:r>
        <w:r w:rsidRPr="00C116C4" w:rsidDel="00C116C4">
          <w:rPr>
            <w:rPrChange w:id="917" w:author="Mihai Budiu" w:date="2016-06-02T14:50:00Z">
              <w:rPr>
                <w:rStyle w:val="Hyperlink"/>
                <w:noProof/>
              </w:rPr>
            </w:rPrChange>
          </w:rPr>
          <w:delText>Constants</w:delText>
        </w:r>
        <w:r w:rsidDel="00C116C4">
          <w:rPr>
            <w:noProof/>
            <w:webHidden/>
          </w:rPr>
          <w:tab/>
          <w:delText>57</w:delText>
        </w:r>
      </w:del>
    </w:p>
    <w:p w14:paraId="2818DBC9" w14:textId="15B43342" w:rsidR="004344C9" w:rsidDel="00C116C4" w:rsidRDefault="004344C9">
      <w:pPr>
        <w:pStyle w:val="TOC2"/>
        <w:tabs>
          <w:tab w:val="left" w:pos="960"/>
          <w:tab w:val="right" w:leader="dot" w:pos="8630"/>
        </w:tabs>
        <w:rPr>
          <w:del w:id="918" w:author="Mihai Budiu" w:date="2016-06-02T14:50:00Z"/>
          <w:rFonts w:asciiTheme="minorHAnsi" w:eastAsiaTheme="minorEastAsia" w:hAnsiTheme="minorHAnsi" w:cstheme="minorBidi"/>
          <w:noProof/>
          <w:sz w:val="24"/>
        </w:rPr>
      </w:pPr>
      <w:del w:id="919" w:author="Mihai Budiu" w:date="2016-06-02T14:50:00Z">
        <w:r w:rsidRPr="00C116C4" w:rsidDel="00C116C4">
          <w:rPr>
            <w:rPrChange w:id="920" w:author="Mihai Budiu" w:date="2016-06-02T14:50:00Z">
              <w:rPr>
                <w:rStyle w:val="Hyperlink"/>
                <w:noProof/>
              </w:rPr>
            </w:rPrChange>
          </w:rPr>
          <w:delText>11.2</w:delText>
        </w:r>
        <w:r w:rsidDel="00C116C4">
          <w:rPr>
            <w:rFonts w:asciiTheme="minorHAnsi" w:eastAsiaTheme="minorEastAsia" w:hAnsiTheme="minorHAnsi" w:cstheme="minorBidi"/>
            <w:noProof/>
            <w:sz w:val="24"/>
          </w:rPr>
          <w:tab/>
        </w:r>
        <w:r w:rsidRPr="00C116C4" w:rsidDel="00C116C4">
          <w:rPr>
            <w:rPrChange w:id="921" w:author="Mihai Budiu" w:date="2016-06-02T14:50:00Z">
              <w:rPr>
                <w:rStyle w:val="Hyperlink"/>
                <w:noProof/>
              </w:rPr>
            </w:rPrChange>
          </w:rPr>
          <w:delText>Variables</w:delText>
        </w:r>
        <w:r w:rsidDel="00C116C4">
          <w:rPr>
            <w:noProof/>
            <w:webHidden/>
          </w:rPr>
          <w:tab/>
          <w:delText>57</w:delText>
        </w:r>
      </w:del>
    </w:p>
    <w:p w14:paraId="5CB4798C" w14:textId="1949A8FF" w:rsidR="004344C9" w:rsidDel="00C116C4" w:rsidRDefault="004344C9">
      <w:pPr>
        <w:pStyle w:val="TOC2"/>
        <w:tabs>
          <w:tab w:val="left" w:pos="960"/>
          <w:tab w:val="right" w:leader="dot" w:pos="8630"/>
        </w:tabs>
        <w:rPr>
          <w:del w:id="922" w:author="Mihai Budiu" w:date="2016-06-02T14:50:00Z"/>
          <w:rFonts w:asciiTheme="minorHAnsi" w:eastAsiaTheme="minorEastAsia" w:hAnsiTheme="minorHAnsi" w:cstheme="minorBidi"/>
          <w:noProof/>
          <w:sz w:val="24"/>
        </w:rPr>
      </w:pPr>
      <w:del w:id="923" w:author="Mihai Budiu" w:date="2016-06-02T14:50:00Z">
        <w:r w:rsidRPr="00C116C4" w:rsidDel="00C116C4">
          <w:rPr>
            <w:rPrChange w:id="924" w:author="Mihai Budiu" w:date="2016-06-02T14:50:00Z">
              <w:rPr>
                <w:rStyle w:val="Hyperlink"/>
                <w:noProof/>
              </w:rPr>
            </w:rPrChange>
          </w:rPr>
          <w:delText>11.3</w:delText>
        </w:r>
        <w:r w:rsidDel="00C116C4">
          <w:rPr>
            <w:rFonts w:asciiTheme="minorHAnsi" w:eastAsiaTheme="minorEastAsia" w:hAnsiTheme="minorHAnsi" w:cstheme="minorBidi"/>
            <w:noProof/>
            <w:sz w:val="24"/>
          </w:rPr>
          <w:tab/>
        </w:r>
        <w:r w:rsidRPr="00C116C4" w:rsidDel="00C116C4">
          <w:rPr>
            <w:rPrChange w:id="925" w:author="Mihai Budiu" w:date="2016-06-02T14:50:00Z">
              <w:rPr>
                <w:rStyle w:val="Hyperlink"/>
                <w:noProof/>
              </w:rPr>
            </w:rPrChange>
          </w:rPr>
          <w:delText>Instantiations</w:delText>
        </w:r>
        <w:r w:rsidDel="00C116C4">
          <w:rPr>
            <w:noProof/>
            <w:webHidden/>
          </w:rPr>
          <w:tab/>
          <w:delText>58</w:delText>
        </w:r>
      </w:del>
    </w:p>
    <w:p w14:paraId="12A7CD4C" w14:textId="1F7B62B0" w:rsidR="004344C9" w:rsidDel="00C116C4" w:rsidRDefault="004344C9">
      <w:pPr>
        <w:pStyle w:val="TOC1"/>
        <w:rPr>
          <w:del w:id="926" w:author="Mihai Budiu" w:date="2016-06-02T14:50:00Z"/>
          <w:rFonts w:asciiTheme="minorHAnsi" w:eastAsiaTheme="minorEastAsia" w:hAnsiTheme="minorHAnsi" w:cstheme="minorBidi"/>
          <w:noProof/>
          <w:sz w:val="24"/>
        </w:rPr>
      </w:pPr>
      <w:del w:id="927" w:author="Mihai Budiu" w:date="2016-06-02T14:50:00Z">
        <w:r w:rsidRPr="00C116C4" w:rsidDel="00C116C4">
          <w:rPr>
            <w:rPrChange w:id="928" w:author="Mihai Budiu" w:date="2016-06-02T14:50:00Z">
              <w:rPr>
                <w:rStyle w:val="Hyperlink"/>
                <w:noProof/>
              </w:rPr>
            </w:rPrChange>
          </w:rPr>
          <w:delText>12</w:delText>
        </w:r>
        <w:r w:rsidDel="00C116C4">
          <w:rPr>
            <w:rFonts w:asciiTheme="minorHAnsi" w:eastAsiaTheme="minorEastAsia" w:hAnsiTheme="minorHAnsi" w:cstheme="minorBidi"/>
            <w:noProof/>
            <w:sz w:val="24"/>
          </w:rPr>
          <w:tab/>
        </w:r>
        <w:r w:rsidRPr="00C116C4" w:rsidDel="00C116C4">
          <w:rPr>
            <w:rPrChange w:id="929" w:author="Mihai Budiu" w:date="2016-06-02T14:50:00Z">
              <w:rPr>
                <w:rStyle w:val="Hyperlink"/>
                <w:noProof/>
              </w:rPr>
            </w:rPrChange>
          </w:rPr>
          <w:delText>Statements</w:delText>
        </w:r>
        <w:r w:rsidDel="00C116C4">
          <w:rPr>
            <w:noProof/>
            <w:webHidden/>
          </w:rPr>
          <w:tab/>
          <w:delText>58</w:delText>
        </w:r>
      </w:del>
    </w:p>
    <w:p w14:paraId="4A7BA37E" w14:textId="6B0A5F44" w:rsidR="004344C9" w:rsidDel="00C116C4" w:rsidRDefault="004344C9">
      <w:pPr>
        <w:pStyle w:val="TOC2"/>
        <w:tabs>
          <w:tab w:val="left" w:pos="960"/>
          <w:tab w:val="right" w:leader="dot" w:pos="8630"/>
        </w:tabs>
        <w:rPr>
          <w:del w:id="930" w:author="Mihai Budiu" w:date="2016-06-02T14:50:00Z"/>
          <w:rFonts w:asciiTheme="minorHAnsi" w:eastAsiaTheme="minorEastAsia" w:hAnsiTheme="minorHAnsi" w:cstheme="minorBidi"/>
          <w:noProof/>
          <w:sz w:val="24"/>
        </w:rPr>
      </w:pPr>
      <w:del w:id="931" w:author="Mihai Budiu" w:date="2016-06-02T14:50:00Z">
        <w:r w:rsidRPr="00C116C4" w:rsidDel="00C116C4">
          <w:rPr>
            <w:rPrChange w:id="932" w:author="Mihai Budiu" w:date="2016-06-02T14:50:00Z">
              <w:rPr>
                <w:rStyle w:val="Hyperlink"/>
                <w:noProof/>
              </w:rPr>
            </w:rPrChange>
          </w:rPr>
          <w:delText>12.1</w:delText>
        </w:r>
        <w:r w:rsidDel="00C116C4">
          <w:rPr>
            <w:rFonts w:asciiTheme="minorHAnsi" w:eastAsiaTheme="minorEastAsia" w:hAnsiTheme="minorHAnsi" w:cstheme="minorBidi"/>
            <w:noProof/>
            <w:sz w:val="24"/>
          </w:rPr>
          <w:tab/>
        </w:r>
        <w:r w:rsidRPr="00C116C4" w:rsidDel="00C116C4">
          <w:rPr>
            <w:rPrChange w:id="933" w:author="Mihai Budiu" w:date="2016-06-02T14:50:00Z">
              <w:rPr>
                <w:rStyle w:val="Hyperlink"/>
                <w:noProof/>
              </w:rPr>
            </w:rPrChange>
          </w:rPr>
          <w:delText>Assignment</w:delText>
        </w:r>
        <w:r w:rsidDel="00C116C4">
          <w:rPr>
            <w:noProof/>
            <w:webHidden/>
          </w:rPr>
          <w:tab/>
          <w:delText>59</w:delText>
        </w:r>
      </w:del>
    </w:p>
    <w:p w14:paraId="043BEC2C" w14:textId="594EED1E" w:rsidR="004344C9" w:rsidDel="00C116C4" w:rsidRDefault="004344C9">
      <w:pPr>
        <w:pStyle w:val="TOC3"/>
        <w:tabs>
          <w:tab w:val="left" w:pos="1440"/>
          <w:tab w:val="right" w:leader="dot" w:pos="8630"/>
        </w:tabs>
        <w:rPr>
          <w:del w:id="934" w:author="Mihai Budiu" w:date="2016-06-02T14:50:00Z"/>
          <w:rFonts w:asciiTheme="minorHAnsi" w:eastAsiaTheme="minorEastAsia" w:hAnsiTheme="minorHAnsi" w:cstheme="minorBidi"/>
          <w:noProof/>
          <w:sz w:val="24"/>
        </w:rPr>
      </w:pPr>
      <w:del w:id="935" w:author="Mihai Budiu" w:date="2016-06-02T14:50:00Z">
        <w:r w:rsidRPr="00C116C4" w:rsidDel="00C116C4">
          <w:rPr>
            <w:rPrChange w:id="936" w:author="Mihai Budiu" w:date="2016-06-02T14:50:00Z">
              <w:rPr>
                <w:rStyle w:val="Hyperlink"/>
                <w:noProof/>
              </w:rPr>
            </w:rPrChange>
          </w:rPr>
          <w:delText>12.1.1</w:delText>
        </w:r>
        <w:r w:rsidDel="00C116C4">
          <w:rPr>
            <w:rFonts w:asciiTheme="minorHAnsi" w:eastAsiaTheme="minorEastAsia" w:hAnsiTheme="minorHAnsi" w:cstheme="minorBidi"/>
            <w:noProof/>
            <w:sz w:val="24"/>
          </w:rPr>
          <w:tab/>
        </w:r>
        <w:r w:rsidRPr="00C116C4" w:rsidDel="00C116C4">
          <w:rPr>
            <w:rPrChange w:id="937" w:author="Mihai Budiu" w:date="2016-06-02T14:50:00Z">
              <w:rPr>
                <w:rStyle w:val="Hyperlink"/>
                <w:noProof/>
              </w:rPr>
            </w:rPrChange>
          </w:rPr>
          <w:delText>L-values</w:delText>
        </w:r>
        <w:r w:rsidDel="00C116C4">
          <w:rPr>
            <w:noProof/>
            <w:webHidden/>
          </w:rPr>
          <w:tab/>
          <w:delText>59</w:delText>
        </w:r>
      </w:del>
    </w:p>
    <w:p w14:paraId="09E00DD5" w14:textId="663F1E79" w:rsidR="004344C9" w:rsidDel="00C116C4" w:rsidRDefault="004344C9">
      <w:pPr>
        <w:pStyle w:val="TOC2"/>
        <w:tabs>
          <w:tab w:val="left" w:pos="960"/>
          <w:tab w:val="right" w:leader="dot" w:pos="8630"/>
        </w:tabs>
        <w:rPr>
          <w:del w:id="938" w:author="Mihai Budiu" w:date="2016-06-02T14:50:00Z"/>
          <w:rFonts w:asciiTheme="minorHAnsi" w:eastAsiaTheme="minorEastAsia" w:hAnsiTheme="minorHAnsi" w:cstheme="minorBidi"/>
          <w:noProof/>
          <w:sz w:val="24"/>
        </w:rPr>
      </w:pPr>
      <w:del w:id="939" w:author="Mihai Budiu" w:date="2016-06-02T14:50:00Z">
        <w:r w:rsidRPr="00C116C4" w:rsidDel="00C116C4">
          <w:rPr>
            <w:rPrChange w:id="940" w:author="Mihai Budiu" w:date="2016-06-02T14:50:00Z">
              <w:rPr>
                <w:rStyle w:val="Hyperlink"/>
                <w:noProof/>
              </w:rPr>
            </w:rPrChange>
          </w:rPr>
          <w:delText>12.2</w:delText>
        </w:r>
        <w:r w:rsidDel="00C116C4">
          <w:rPr>
            <w:rFonts w:asciiTheme="minorHAnsi" w:eastAsiaTheme="minorEastAsia" w:hAnsiTheme="minorHAnsi" w:cstheme="minorBidi"/>
            <w:noProof/>
            <w:sz w:val="24"/>
          </w:rPr>
          <w:tab/>
        </w:r>
        <w:r w:rsidRPr="00C116C4" w:rsidDel="00C116C4">
          <w:rPr>
            <w:rPrChange w:id="941" w:author="Mihai Budiu" w:date="2016-06-02T14:50:00Z">
              <w:rPr>
                <w:rStyle w:val="Hyperlink"/>
                <w:noProof/>
              </w:rPr>
            </w:rPrChange>
          </w:rPr>
          <w:delText>The empty statement</w:delText>
        </w:r>
        <w:r w:rsidDel="00C116C4">
          <w:rPr>
            <w:noProof/>
            <w:webHidden/>
          </w:rPr>
          <w:tab/>
          <w:delText>60</w:delText>
        </w:r>
      </w:del>
    </w:p>
    <w:p w14:paraId="737F608B" w14:textId="7172757C" w:rsidR="004344C9" w:rsidDel="00C116C4" w:rsidRDefault="004344C9">
      <w:pPr>
        <w:pStyle w:val="TOC2"/>
        <w:tabs>
          <w:tab w:val="left" w:pos="960"/>
          <w:tab w:val="right" w:leader="dot" w:pos="8630"/>
        </w:tabs>
        <w:rPr>
          <w:del w:id="942" w:author="Mihai Budiu" w:date="2016-06-02T14:50:00Z"/>
          <w:rFonts w:asciiTheme="minorHAnsi" w:eastAsiaTheme="minorEastAsia" w:hAnsiTheme="minorHAnsi" w:cstheme="minorBidi"/>
          <w:noProof/>
          <w:sz w:val="24"/>
        </w:rPr>
      </w:pPr>
      <w:del w:id="943" w:author="Mihai Budiu" w:date="2016-06-02T14:50:00Z">
        <w:r w:rsidRPr="00C116C4" w:rsidDel="00C116C4">
          <w:rPr>
            <w:rPrChange w:id="944" w:author="Mihai Budiu" w:date="2016-06-02T14:50:00Z">
              <w:rPr>
                <w:rStyle w:val="Hyperlink"/>
                <w:noProof/>
              </w:rPr>
            </w:rPrChange>
          </w:rPr>
          <w:delText>12.3</w:delText>
        </w:r>
        <w:r w:rsidDel="00C116C4">
          <w:rPr>
            <w:rFonts w:asciiTheme="minorHAnsi" w:eastAsiaTheme="minorEastAsia" w:hAnsiTheme="minorHAnsi" w:cstheme="minorBidi"/>
            <w:noProof/>
            <w:sz w:val="24"/>
          </w:rPr>
          <w:tab/>
        </w:r>
        <w:r w:rsidRPr="00C116C4" w:rsidDel="00C116C4">
          <w:rPr>
            <w:rPrChange w:id="945" w:author="Mihai Budiu" w:date="2016-06-02T14:50:00Z">
              <w:rPr>
                <w:rStyle w:val="Hyperlink"/>
                <w:noProof/>
              </w:rPr>
            </w:rPrChange>
          </w:rPr>
          <w:delText>The block statement</w:delText>
        </w:r>
        <w:r w:rsidDel="00C116C4">
          <w:rPr>
            <w:noProof/>
            <w:webHidden/>
          </w:rPr>
          <w:tab/>
          <w:delText>60</w:delText>
        </w:r>
      </w:del>
    </w:p>
    <w:p w14:paraId="78A7AF3A" w14:textId="105F591D" w:rsidR="004344C9" w:rsidDel="00C116C4" w:rsidRDefault="004344C9">
      <w:pPr>
        <w:pStyle w:val="TOC2"/>
        <w:tabs>
          <w:tab w:val="left" w:pos="960"/>
          <w:tab w:val="right" w:leader="dot" w:pos="8630"/>
        </w:tabs>
        <w:rPr>
          <w:del w:id="946" w:author="Mihai Budiu" w:date="2016-06-02T14:50:00Z"/>
          <w:rFonts w:asciiTheme="minorHAnsi" w:eastAsiaTheme="minorEastAsia" w:hAnsiTheme="minorHAnsi" w:cstheme="minorBidi"/>
          <w:noProof/>
          <w:sz w:val="24"/>
        </w:rPr>
      </w:pPr>
      <w:del w:id="947" w:author="Mihai Budiu" w:date="2016-06-02T14:50:00Z">
        <w:r w:rsidRPr="00C116C4" w:rsidDel="00C116C4">
          <w:rPr>
            <w:rPrChange w:id="948" w:author="Mihai Budiu" w:date="2016-06-02T14:50:00Z">
              <w:rPr>
                <w:rStyle w:val="Hyperlink"/>
                <w:noProof/>
              </w:rPr>
            </w:rPrChange>
          </w:rPr>
          <w:delText>12.4</w:delText>
        </w:r>
        <w:r w:rsidDel="00C116C4">
          <w:rPr>
            <w:rFonts w:asciiTheme="minorHAnsi" w:eastAsiaTheme="minorEastAsia" w:hAnsiTheme="minorHAnsi" w:cstheme="minorBidi"/>
            <w:noProof/>
            <w:sz w:val="24"/>
          </w:rPr>
          <w:tab/>
        </w:r>
        <w:r w:rsidRPr="00C116C4" w:rsidDel="00C116C4">
          <w:rPr>
            <w:rPrChange w:id="949" w:author="Mihai Budiu" w:date="2016-06-02T14:50:00Z">
              <w:rPr>
                <w:rStyle w:val="Hyperlink"/>
                <w:noProof/>
              </w:rPr>
            </w:rPrChange>
          </w:rPr>
          <w:delText>The return statement</w:delText>
        </w:r>
        <w:r w:rsidDel="00C116C4">
          <w:rPr>
            <w:noProof/>
            <w:webHidden/>
          </w:rPr>
          <w:tab/>
          <w:delText>60</w:delText>
        </w:r>
      </w:del>
    </w:p>
    <w:p w14:paraId="53FA324A" w14:textId="0818DB83" w:rsidR="004344C9" w:rsidDel="00C116C4" w:rsidRDefault="004344C9">
      <w:pPr>
        <w:pStyle w:val="TOC2"/>
        <w:tabs>
          <w:tab w:val="left" w:pos="960"/>
          <w:tab w:val="right" w:leader="dot" w:pos="8630"/>
        </w:tabs>
        <w:rPr>
          <w:del w:id="950" w:author="Mihai Budiu" w:date="2016-06-02T14:50:00Z"/>
          <w:rFonts w:asciiTheme="minorHAnsi" w:eastAsiaTheme="minorEastAsia" w:hAnsiTheme="minorHAnsi" w:cstheme="minorBidi"/>
          <w:noProof/>
          <w:sz w:val="24"/>
        </w:rPr>
      </w:pPr>
      <w:del w:id="951" w:author="Mihai Budiu" w:date="2016-06-02T14:50:00Z">
        <w:r w:rsidRPr="00C116C4" w:rsidDel="00C116C4">
          <w:rPr>
            <w:rPrChange w:id="952" w:author="Mihai Budiu" w:date="2016-06-02T14:50:00Z">
              <w:rPr>
                <w:rStyle w:val="Hyperlink"/>
                <w:noProof/>
              </w:rPr>
            </w:rPrChange>
          </w:rPr>
          <w:delText>12.5</w:delText>
        </w:r>
        <w:r w:rsidDel="00C116C4">
          <w:rPr>
            <w:rFonts w:asciiTheme="minorHAnsi" w:eastAsiaTheme="minorEastAsia" w:hAnsiTheme="minorHAnsi" w:cstheme="minorBidi"/>
            <w:noProof/>
            <w:sz w:val="24"/>
          </w:rPr>
          <w:tab/>
        </w:r>
        <w:r w:rsidRPr="00C116C4" w:rsidDel="00C116C4">
          <w:rPr>
            <w:rPrChange w:id="953" w:author="Mihai Budiu" w:date="2016-06-02T14:50:00Z">
              <w:rPr>
                <w:rStyle w:val="Hyperlink"/>
                <w:noProof/>
              </w:rPr>
            </w:rPrChange>
          </w:rPr>
          <w:delText>The exit statement</w:delText>
        </w:r>
        <w:r w:rsidDel="00C116C4">
          <w:rPr>
            <w:noProof/>
            <w:webHidden/>
          </w:rPr>
          <w:tab/>
          <w:delText>61</w:delText>
        </w:r>
      </w:del>
    </w:p>
    <w:p w14:paraId="40682237" w14:textId="2629260A" w:rsidR="004344C9" w:rsidDel="00C116C4" w:rsidRDefault="004344C9">
      <w:pPr>
        <w:pStyle w:val="TOC2"/>
        <w:tabs>
          <w:tab w:val="left" w:pos="960"/>
          <w:tab w:val="right" w:leader="dot" w:pos="8630"/>
        </w:tabs>
        <w:rPr>
          <w:del w:id="954" w:author="Mihai Budiu" w:date="2016-06-02T14:50:00Z"/>
          <w:rFonts w:asciiTheme="minorHAnsi" w:eastAsiaTheme="minorEastAsia" w:hAnsiTheme="minorHAnsi" w:cstheme="minorBidi"/>
          <w:noProof/>
          <w:sz w:val="24"/>
        </w:rPr>
      </w:pPr>
      <w:del w:id="955" w:author="Mihai Budiu" w:date="2016-06-02T14:50:00Z">
        <w:r w:rsidRPr="00C116C4" w:rsidDel="00C116C4">
          <w:rPr>
            <w:rPrChange w:id="956" w:author="Mihai Budiu" w:date="2016-06-02T14:50:00Z">
              <w:rPr>
                <w:rStyle w:val="Hyperlink"/>
                <w:noProof/>
              </w:rPr>
            </w:rPrChange>
          </w:rPr>
          <w:delText>12.6</w:delText>
        </w:r>
        <w:r w:rsidDel="00C116C4">
          <w:rPr>
            <w:rFonts w:asciiTheme="minorHAnsi" w:eastAsiaTheme="minorEastAsia" w:hAnsiTheme="minorHAnsi" w:cstheme="minorBidi"/>
            <w:noProof/>
            <w:sz w:val="24"/>
          </w:rPr>
          <w:tab/>
        </w:r>
        <w:r w:rsidRPr="00C116C4" w:rsidDel="00C116C4">
          <w:rPr>
            <w:rPrChange w:id="957" w:author="Mihai Budiu" w:date="2016-06-02T14:50:00Z">
              <w:rPr>
                <w:rStyle w:val="Hyperlink"/>
                <w:noProof/>
              </w:rPr>
            </w:rPrChange>
          </w:rPr>
          <w:delText>The conditional statement</w:delText>
        </w:r>
        <w:r w:rsidDel="00C116C4">
          <w:rPr>
            <w:noProof/>
            <w:webHidden/>
          </w:rPr>
          <w:tab/>
          <w:delText>61</w:delText>
        </w:r>
      </w:del>
    </w:p>
    <w:p w14:paraId="75F56FF1" w14:textId="2339DCFD" w:rsidR="004344C9" w:rsidDel="00C116C4" w:rsidRDefault="004344C9">
      <w:pPr>
        <w:pStyle w:val="TOC2"/>
        <w:tabs>
          <w:tab w:val="left" w:pos="960"/>
          <w:tab w:val="right" w:leader="dot" w:pos="8630"/>
        </w:tabs>
        <w:rPr>
          <w:del w:id="958" w:author="Mihai Budiu" w:date="2016-06-02T14:50:00Z"/>
          <w:rFonts w:asciiTheme="minorHAnsi" w:eastAsiaTheme="minorEastAsia" w:hAnsiTheme="minorHAnsi" w:cstheme="minorBidi"/>
          <w:noProof/>
          <w:sz w:val="24"/>
        </w:rPr>
      </w:pPr>
      <w:del w:id="959" w:author="Mihai Budiu" w:date="2016-06-02T14:50:00Z">
        <w:r w:rsidRPr="00C116C4" w:rsidDel="00C116C4">
          <w:rPr>
            <w:rPrChange w:id="960" w:author="Mihai Budiu" w:date="2016-06-02T14:50:00Z">
              <w:rPr>
                <w:rStyle w:val="Hyperlink"/>
                <w:noProof/>
              </w:rPr>
            </w:rPrChange>
          </w:rPr>
          <w:delText>12.7</w:delText>
        </w:r>
        <w:r w:rsidDel="00C116C4">
          <w:rPr>
            <w:rFonts w:asciiTheme="minorHAnsi" w:eastAsiaTheme="minorEastAsia" w:hAnsiTheme="minorHAnsi" w:cstheme="minorBidi"/>
            <w:noProof/>
            <w:sz w:val="24"/>
          </w:rPr>
          <w:tab/>
        </w:r>
        <w:r w:rsidRPr="00C116C4" w:rsidDel="00C116C4">
          <w:rPr>
            <w:rPrChange w:id="961" w:author="Mihai Budiu" w:date="2016-06-02T14:50:00Z">
              <w:rPr>
                <w:rStyle w:val="Hyperlink"/>
                <w:noProof/>
              </w:rPr>
            </w:rPrChange>
          </w:rPr>
          <w:delText>The switch statement</w:delText>
        </w:r>
        <w:r w:rsidDel="00C116C4">
          <w:rPr>
            <w:noProof/>
            <w:webHidden/>
          </w:rPr>
          <w:tab/>
          <w:delText>61</w:delText>
        </w:r>
      </w:del>
    </w:p>
    <w:p w14:paraId="63D47A31" w14:textId="13A737D5" w:rsidR="004344C9" w:rsidDel="00C116C4" w:rsidRDefault="004344C9">
      <w:pPr>
        <w:pStyle w:val="TOC1"/>
        <w:rPr>
          <w:del w:id="962" w:author="Mihai Budiu" w:date="2016-06-02T14:50:00Z"/>
          <w:rFonts w:asciiTheme="minorHAnsi" w:eastAsiaTheme="minorEastAsia" w:hAnsiTheme="minorHAnsi" w:cstheme="minorBidi"/>
          <w:noProof/>
          <w:sz w:val="24"/>
        </w:rPr>
      </w:pPr>
      <w:del w:id="963" w:author="Mihai Budiu" w:date="2016-06-02T14:50:00Z">
        <w:r w:rsidRPr="00C116C4" w:rsidDel="00C116C4">
          <w:rPr>
            <w:rPrChange w:id="964" w:author="Mihai Budiu" w:date="2016-06-02T14:50:00Z">
              <w:rPr>
                <w:rStyle w:val="Hyperlink"/>
                <w:noProof/>
              </w:rPr>
            </w:rPrChange>
          </w:rPr>
          <w:delText>13</w:delText>
        </w:r>
        <w:r w:rsidDel="00C116C4">
          <w:rPr>
            <w:rFonts w:asciiTheme="minorHAnsi" w:eastAsiaTheme="minorEastAsia" w:hAnsiTheme="minorHAnsi" w:cstheme="minorBidi"/>
            <w:noProof/>
            <w:sz w:val="24"/>
          </w:rPr>
          <w:tab/>
        </w:r>
        <w:r w:rsidRPr="00C116C4" w:rsidDel="00C116C4">
          <w:rPr>
            <w:rPrChange w:id="965" w:author="Mihai Budiu" w:date="2016-06-02T14:50:00Z">
              <w:rPr>
                <w:rStyle w:val="Hyperlink"/>
                <w:noProof/>
              </w:rPr>
            </w:rPrChange>
          </w:rPr>
          <w:delText>Packet parsing in P4</w:delText>
        </w:r>
        <w:r w:rsidDel="00C116C4">
          <w:rPr>
            <w:noProof/>
            <w:webHidden/>
          </w:rPr>
          <w:tab/>
          <w:delText>62</w:delText>
        </w:r>
      </w:del>
    </w:p>
    <w:p w14:paraId="69609D90" w14:textId="07F70580" w:rsidR="004344C9" w:rsidDel="00C116C4" w:rsidRDefault="004344C9">
      <w:pPr>
        <w:pStyle w:val="TOC2"/>
        <w:tabs>
          <w:tab w:val="left" w:pos="960"/>
          <w:tab w:val="right" w:leader="dot" w:pos="8630"/>
        </w:tabs>
        <w:rPr>
          <w:del w:id="966" w:author="Mihai Budiu" w:date="2016-06-02T14:50:00Z"/>
          <w:rFonts w:asciiTheme="minorHAnsi" w:eastAsiaTheme="minorEastAsia" w:hAnsiTheme="minorHAnsi" w:cstheme="minorBidi"/>
          <w:noProof/>
          <w:sz w:val="24"/>
        </w:rPr>
      </w:pPr>
      <w:del w:id="967" w:author="Mihai Budiu" w:date="2016-06-02T14:50:00Z">
        <w:r w:rsidRPr="00C116C4" w:rsidDel="00C116C4">
          <w:rPr>
            <w:rPrChange w:id="968" w:author="Mihai Budiu" w:date="2016-06-02T14:50:00Z">
              <w:rPr>
                <w:rStyle w:val="Hyperlink"/>
                <w:noProof/>
              </w:rPr>
            </w:rPrChange>
          </w:rPr>
          <w:delText>13.1</w:delText>
        </w:r>
        <w:r w:rsidDel="00C116C4">
          <w:rPr>
            <w:rFonts w:asciiTheme="minorHAnsi" w:eastAsiaTheme="minorEastAsia" w:hAnsiTheme="minorHAnsi" w:cstheme="minorBidi"/>
            <w:noProof/>
            <w:sz w:val="24"/>
          </w:rPr>
          <w:tab/>
        </w:r>
        <w:r w:rsidRPr="00C116C4" w:rsidDel="00C116C4">
          <w:rPr>
            <w:rPrChange w:id="969" w:author="Mihai Budiu" w:date="2016-06-02T14:50:00Z">
              <w:rPr>
                <w:rStyle w:val="Hyperlink"/>
                <w:noProof/>
              </w:rPr>
            </w:rPrChange>
          </w:rPr>
          <w:delText>Parser states</w:delText>
        </w:r>
        <w:r w:rsidDel="00C116C4">
          <w:rPr>
            <w:noProof/>
            <w:webHidden/>
          </w:rPr>
          <w:tab/>
          <w:delText>62</w:delText>
        </w:r>
      </w:del>
    </w:p>
    <w:p w14:paraId="3A898F81" w14:textId="2D0EA34C" w:rsidR="004344C9" w:rsidDel="00C116C4" w:rsidRDefault="004344C9">
      <w:pPr>
        <w:pStyle w:val="TOC2"/>
        <w:tabs>
          <w:tab w:val="left" w:pos="960"/>
          <w:tab w:val="right" w:leader="dot" w:pos="8630"/>
        </w:tabs>
        <w:rPr>
          <w:del w:id="970" w:author="Mihai Budiu" w:date="2016-06-02T14:50:00Z"/>
          <w:rFonts w:asciiTheme="minorHAnsi" w:eastAsiaTheme="minorEastAsia" w:hAnsiTheme="minorHAnsi" w:cstheme="minorBidi"/>
          <w:noProof/>
          <w:sz w:val="24"/>
        </w:rPr>
      </w:pPr>
      <w:del w:id="971" w:author="Mihai Budiu" w:date="2016-06-02T14:50:00Z">
        <w:r w:rsidRPr="00C116C4" w:rsidDel="00C116C4">
          <w:rPr>
            <w:rPrChange w:id="972" w:author="Mihai Budiu" w:date="2016-06-02T14:50:00Z">
              <w:rPr>
                <w:rStyle w:val="Hyperlink"/>
                <w:noProof/>
              </w:rPr>
            </w:rPrChange>
          </w:rPr>
          <w:delText>13.2</w:delText>
        </w:r>
        <w:r w:rsidDel="00C116C4">
          <w:rPr>
            <w:rFonts w:asciiTheme="minorHAnsi" w:eastAsiaTheme="minorEastAsia" w:hAnsiTheme="minorHAnsi" w:cstheme="minorBidi"/>
            <w:noProof/>
            <w:sz w:val="24"/>
          </w:rPr>
          <w:tab/>
        </w:r>
        <w:r w:rsidRPr="00C116C4" w:rsidDel="00C116C4">
          <w:rPr>
            <w:rPrChange w:id="973" w:author="Mihai Budiu" w:date="2016-06-02T14:50:00Z">
              <w:rPr>
                <w:rStyle w:val="Hyperlink"/>
                <w:noProof/>
              </w:rPr>
            </w:rPrChange>
          </w:rPr>
          <w:delText>Parser declarations</w:delText>
        </w:r>
        <w:r w:rsidDel="00C116C4">
          <w:rPr>
            <w:noProof/>
            <w:webHidden/>
          </w:rPr>
          <w:tab/>
          <w:delText>62</w:delText>
        </w:r>
      </w:del>
    </w:p>
    <w:p w14:paraId="4A531ACF" w14:textId="26C4197F" w:rsidR="004344C9" w:rsidDel="00C116C4" w:rsidRDefault="004344C9">
      <w:pPr>
        <w:pStyle w:val="TOC2"/>
        <w:tabs>
          <w:tab w:val="left" w:pos="960"/>
          <w:tab w:val="right" w:leader="dot" w:pos="8630"/>
        </w:tabs>
        <w:rPr>
          <w:del w:id="974" w:author="Mihai Budiu" w:date="2016-06-02T14:50:00Z"/>
          <w:rFonts w:asciiTheme="minorHAnsi" w:eastAsiaTheme="minorEastAsia" w:hAnsiTheme="minorHAnsi" w:cstheme="minorBidi"/>
          <w:noProof/>
          <w:sz w:val="24"/>
        </w:rPr>
      </w:pPr>
      <w:del w:id="975" w:author="Mihai Budiu" w:date="2016-06-02T14:50:00Z">
        <w:r w:rsidRPr="00C116C4" w:rsidDel="00C116C4">
          <w:rPr>
            <w:rPrChange w:id="976" w:author="Mihai Budiu" w:date="2016-06-02T14:50:00Z">
              <w:rPr>
                <w:rStyle w:val="Hyperlink"/>
                <w:noProof/>
              </w:rPr>
            </w:rPrChange>
          </w:rPr>
          <w:delText>13.3</w:delText>
        </w:r>
        <w:r w:rsidDel="00C116C4">
          <w:rPr>
            <w:rFonts w:asciiTheme="minorHAnsi" w:eastAsiaTheme="minorEastAsia" w:hAnsiTheme="minorHAnsi" w:cstheme="minorBidi"/>
            <w:noProof/>
            <w:sz w:val="24"/>
          </w:rPr>
          <w:tab/>
        </w:r>
        <w:r w:rsidRPr="00C116C4" w:rsidDel="00C116C4">
          <w:rPr>
            <w:rPrChange w:id="977" w:author="Mihai Budiu" w:date="2016-06-02T14:50:00Z">
              <w:rPr>
                <w:rStyle w:val="Hyperlink"/>
                <w:noProof/>
              </w:rPr>
            </w:rPrChange>
          </w:rPr>
          <w:delText>The Parser abstract machine</w:delText>
        </w:r>
        <w:r w:rsidDel="00C116C4">
          <w:rPr>
            <w:noProof/>
            <w:webHidden/>
          </w:rPr>
          <w:tab/>
          <w:delText>63</w:delText>
        </w:r>
      </w:del>
    </w:p>
    <w:p w14:paraId="713853F5" w14:textId="68E62E9B" w:rsidR="004344C9" w:rsidDel="00C116C4" w:rsidRDefault="004344C9">
      <w:pPr>
        <w:pStyle w:val="TOC2"/>
        <w:tabs>
          <w:tab w:val="left" w:pos="960"/>
          <w:tab w:val="right" w:leader="dot" w:pos="8630"/>
        </w:tabs>
        <w:rPr>
          <w:del w:id="978" w:author="Mihai Budiu" w:date="2016-06-02T14:50:00Z"/>
          <w:rFonts w:asciiTheme="minorHAnsi" w:eastAsiaTheme="minorEastAsia" w:hAnsiTheme="minorHAnsi" w:cstheme="minorBidi"/>
          <w:noProof/>
          <w:sz w:val="24"/>
        </w:rPr>
      </w:pPr>
      <w:del w:id="979" w:author="Mihai Budiu" w:date="2016-06-02T14:50:00Z">
        <w:r w:rsidRPr="00C116C4" w:rsidDel="00C116C4">
          <w:rPr>
            <w:rPrChange w:id="980" w:author="Mihai Budiu" w:date="2016-06-02T14:50:00Z">
              <w:rPr>
                <w:rStyle w:val="Hyperlink"/>
                <w:noProof/>
              </w:rPr>
            </w:rPrChange>
          </w:rPr>
          <w:delText>13.4</w:delText>
        </w:r>
        <w:r w:rsidDel="00C116C4">
          <w:rPr>
            <w:rFonts w:asciiTheme="minorHAnsi" w:eastAsiaTheme="minorEastAsia" w:hAnsiTheme="minorHAnsi" w:cstheme="minorBidi"/>
            <w:noProof/>
            <w:sz w:val="24"/>
          </w:rPr>
          <w:tab/>
        </w:r>
        <w:r w:rsidRPr="00C116C4" w:rsidDel="00C116C4">
          <w:rPr>
            <w:rPrChange w:id="981" w:author="Mihai Budiu" w:date="2016-06-02T14:50:00Z">
              <w:rPr>
                <w:rStyle w:val="Hyperlink"/>
                <w:noProof/>
              </w:rPr>
            </w:rPrChange>
          </w:rPr>
          <w:delText>Parser states</w:delText>
        </w:r>
        <w:r w:rsidDel="00C116C4">
          <w:rPr>
            <w:noProof/>
            <w:webHidden/>
          </w:rPr>
          <w:tab/>
          <w:delText>63</w:delText>
        </w:r>
      </w:del>
    </w:p>
    <w:p w14:paraId="18F9D943" w14:textId="5F9CA90B" w:rsidR="004344C9" w:rsidDel="00C116C4" w:rsidRDefault="004344C9">
      <w:pPr>
        <w:pStyle w:val="TOC2"/>
        <w:tabs>
          <w:tab w:val="left" w:pos="960"/>
          <w:tab w:val="right" w:leader="dot" w:pos="8630"/>
        </w:tabs>
        <w:rPr>
          <w:del w:id="982" w:author="Mihai Budiu" w:date="2016-06-02T14:50:00Z"/>
          <w:rFonts w:asciiTheme="minorHAnsi" w:eastAsiaTheme="minorEastAsia" w:hAnsiTheme="minorHAnsi" w:cstheme="minorBidi"/>
          <w:noProof/>
          <w:sz w:val="24"/>
        </w:rPr>
      </w:pPr>
      <w:del w:id="983" w:author="Mihai Budiu" w:date="2016-06-02T14:50:00Z">
        <w:r w:rsidRPr="00C116C4" w:rsidDel="00C116C4">
          <w:rPr>
            <w:rPrChange w:id="984" w:author="Mihai Budiu" w:date="2016-06-02T14:50:00Z">
              <w:rPr>
                <w:rStyle w:val="Hyperlink"/>
                <w:noProof/>
              </w:rPr>
            </w:rPrChange>
          </w:rPr>
          <w:delText>13.5</w:delText>
        </w:r>
        <w:r w:rsidDel="00C116C4">
          <w:rPr>
            <w:rFonts w:asciiTheme="minorHAnsi" w:eastAsiaTheme="minorEastAsia" w:hAnsiTheme="minorHAnsi" w:cstheme="minorBidi"/>
            <w:noProof/>
            <w:sz w:val="24"/>
          </w:rPr>
          <w:tab/>
        </w:r>
        <w:r w:rsidRPr="00C116C4" w:rsidDel="00C116C4">
          <w:rPr>
            <w:rPrChange w:id="985" w:author="Mihai Budiu" w:date="2016-06-02T14:50:00Z">
              <w:rPr>
                <w:rStyle w:val="Hyperlink"/>
                <w:noProof/>
              </w:rPr>
            </w:rPrChange>
          </w:rPr>
          <w:delText>Transition statements</w:delText>
        </w:r>
        <w:r w:rsidDel="00C116C4">
          <w:rPr>
            <w:noProof/>
            <w:webHidden/>
          </w:rPr>
          <w:tab/>
          <w:delText>64</w:delText>
        </w:r>
      </w:del>
    </w:p>
    <w:p w14:paraId="4410B189" w14:textId="00BE909F" w:rsidR="004344C9" w:rsidDel="00C116C4" w:rsidRDefault="004344C9">
      <w:pPr>
        <w:pStyle w:val="TOC2"/>
        <w:tabs>
          <w:tab w:val="left" w:pos="960"/>
          <w:tab w:val="right" w:leader="dot" w:pos="8630"/>
        </w:tabs>
        <w:rPr>
          <w:del w:id="986" w:author="Mihai Budiu" w:date="2016-06-02T14:50:00Z"/>
          <w:rFonts w:asciiTheme="minorHAnsi" w:eastAsiaTheme="minorEastAsia" w:hAnsiTheme="minorHAnsi" w:cstheme="minorBidi"/>
          <w:noProof/>
          <w:sz w:val="24"/>
        </w:rPr>
      </w:pPr>
      <w:del w:id="987" w:author="Mihai Budiu" w:date="2016-06-02T14:50:00Z">
        <w:r w:rsidRPr="00C116C4" w:rsidDel="00C116C4">
          <w:rPr>
            <w:rPrChange w:id="988" w:author="Mihai Budiu" w:date="2016-06-02T14:50:00Z">
              <w:rPr>
                <w:rStyle w:val="Hyperlink"/>
                <w:noProof/>
              </w:rPr>
            </w:rPrChange>
          </w:rPr>
          <w:delText>13.6</w:delText>
        </w:r>
        <w:r w:rsidDel="00C116C4">
          <w:rPr>
            <w:rFonts w:asciiTheme="minorHAnsi" w:eastAsiaTheme="minorEastAsia" w:hAnsiTheme="minorHAnsi" w:cstheme="minorBidi"/>
            <w:noProof/>
            <w:sz w:val="24"/>
          </w:rPr>
          <w:tab/>
        </w:r>
        <w:r w:rsidRPr="00C116C4" w:rsidDel="00C116C4">
          <w:rPr>
            <w:rPrChange w:id="989" w:author="Mihai Budiu" w:date="2016-06-02T14:50:00Z">
              <w:rPr>
                <w:rStyle w:val="Hyperlink"/>
                <w:noProof/>
              </w:rPr>
            </w:rPrChange>
          </w:rPr>
          <w:delText>Select expressions</w:delText>
        </w:r>
        <w:r w:rsidDel="00C116C4">
          <w:rPr>
            <w:noProof/>
            <w:webHidden/>
          </w:rPr>
          <w:tab/>
          <w:delText>65</w:delText>
        </w:r>
      </w:del>
    </w:p>
    <w:p w14:paraId="4F77B893" w14:textId="3CAD5B56" w:rsidR="004344C9" w:rsidDel="00C116C4" w:rsidRDefault="004344C9">
      <w:pPr>
        <w:pStyle w:val="TOC2"/>
        <w:tabs>
          <w:tab w:val="left" w:pos="960"/>
          <w:tab w:val="right" w:leader="dot" w:pos="8630"/>
        </w:tabs>
        <w:rPr>
          <w:del w:id="990" w:author="Mihai Budiu" w:date="2016-06-02T14:50:00Z"/>
          <w:rFonts w:asciiTheme="minorHAnsi" w:eastAsiaTheme="minorEastAsia" w:hAnsiTheme="minorHAnsi" w:cstheme="minorBidi"/>
          <w:noProof/>
          <w:sz w:val="24"/>
        </w:rPr>
      </w:pPr>
      <w:del w:id="991" w:author="Mihai Budiu" w:date="2016-06-02T14:50:00Z">
        <w:r w:rsidRPr="00C116C4" w:rsidDel="00C116C4">
          <w:rPr>
            <w:rPrChange w:id="992" w:author="Mihai Budiu" w:date="2016-06-02T14:50:00Z">
              <w:rPr>
                <w:rStyle w:val="Hyperlink"/>
                <w:noProof/>
              </w:rPr>
            </w:rPrChange>
          </w:rPr>
          <w:delText>13.7</w:delText>
        </w:r>
        <w:r w:rsidDel="00C116C4">
          <w:rPr>
            <w:rFonts w:asciiTheme="minorHAnsi" w:eastAsiaTheme="minorEastAsia" w:hAnsiTheme="minorHAnsi" w:cstheme="minorBidi"/>
            <w:noProof/>
            <w:sz w:val="24"/>
          </w:rPr>
          <w:tab/>
        </w:r>
        <w:r w:rsidRPr="00C116C4" w:rsidDel="00C116C4">
          <w:rPr>
            <w:rPrChange w:id="993" w:author="Mihai Budiu" w:date="2016-06-02T14:50:00Z">
              <w:rPr>
                <w:rStyle w:val="Hyperlink"/>
                <w:rFonts w:ascii="Consolas" w:hAnsi="Consolas"/>
                <w:noProof/>
              </w:rPr>
            </w:rPrChange>
          </w:rPr>
          <w:delText>verify</w:delText>
        </w:r>
        <w:r w:rsidDel="00C116C4">
          <w:rPr>
            <w:noProof/>
            <w:webHidden/>
          </w:rPr>
          <w:tab/>
          <w:delText>66</w:delText>
        </w:r>
      </w:del>
    </w:p>
    <w:p w14:paraId="3EF0B725" w14:textId="11533604" w:rsidR="004344C9" w:rsidDel="00C116C4" w:rsidRDefault="004344C9">
      <w:pPr>
        <w:pStyle w:val="TOC2"/>
        <w:tabs>
          <w:tab w:val="left" w:pos="960"/>
          <w:tab w:val="right" w:leader="dot" w:pos="8630"/>
        </w:tabs>
        <w:rPr>
          <w:del w:id="994" w:author="Mihai Budiu" w:date="2016-06-02T14:50:00Z"/>
          <w:rFonts w:asciiTheme="minorHAnsi" w:eastAsiaTheme="minorEastAsia" w:hAnsiTheme="minorHAnsi" w:cstheme="minorBidi"/>
          <w:noProof/>
          <w:sz w:val="24"/>
        </w:rPr>
      </w:pPr>
      <w:del w:id="995" w:author="Mihai Budiu" w:date="2016-06-02T14:50:00Z">
        <w:r w:rsidRPr="00C116C4" w:rsidDel="00C116C4">
          <w:rPr>
            <w:rPrChange w:id="996" w:author="Mihai Budiu" w:date="2016-06-02T14:50:00Z">
              <w:rPr>
                <w:rStyle w:val="Hyperlink"/>
                <w:noProof/>
              </w:rPr>
            </w:rPrChange>
          </w:rPr>
          <w:delText>13.8</w:delText>
        </w:r>
        <w:r w:rsidDel="00C116C4">
          <w:rPr>
            <w:rFonts w:asciiTheme="minorHAnsi" w:eastAsiaTheme="minorEastAsia" w:hAnsiTheme="minorHAnsi" w:cstheme="minorBidi"/>
            <w:noProof/>
            <w:sz w:val="24"/>
          </w:rPr>
          <w:tab/>
        </w:r>
        <w:r w:rsidRPr="00C116C4" w:rsidDel="00C116C4">
          <w:rPr>
            <w:rPrChange w:id="997" w:author="Mihai Budiu" w:date="2016-06-02T14:50:00Z">
              <w:rPr>
                <w:rStyle w:val="Hyperlink"/>
                <w:noProof/>
              </w:rPr>
            </w:rPrChange>
          </w:rPr>
          <w:delText>Data extraction from packets</w:delText>
        </w:r>
        <w:r w:rsidDel="00C116C4">
          <w:rPr>
            <w:noProof/>
            <w:webHidden/>
          </w:rPr>
          <w:tab/>
          <w:delText>67</w:delText>
        </w:r>
      </w:del>
    </w:p>
    <w:p w14:paraId="33AED4D1" w14:textId="089ADD2C" w:rsidR="004344C9" w:rsidDel="00C116C4" w:rsidRDefault="004344C9">
      <w:pPr>
        <w:pStyle w:val="TOC3"/>
        <w:tabs>
          <w:tab w:val="left" w:pos="1440"/>
          <w:tab w:val="right" w:leader="dot" w:pos="8630"/>
        </w:tabs>
        <w:rPr>
          <w:del w:id="998" w:author="Mihai Budiu" w:date="2016-06-02T14:50:00Z"/>
          <w:rFonts w:asciiTheme="minorHAnsi" w:eastAsiaTheme="minorEastAsia" w:hAnsiTheme="minorHAnsi" w:cstheme="minorBidi"/>
          <w:noProof/>
          <w:sz w:val="24"/>
        </w:rPr>
      </w:pPr>
      <w:del w:id="999" w:author="Mihai Budiu" w:date="2016-06-02T14:50:00Z">
        <w:r w:rsidRPr="00C116C4" w:rsidDel="00C116C4">
          <w:rPr>
            <w:rPrChange w:id="1000" w:author="Mihai Budiu" w:date="2016-06-02T14:50:00Z">
              <w:rPr>
                <w:rStyle w:val="Hyperlink"/>
                <w:noProof/>
              </w:rPr>
            </w:rPrChange>
          </w:rPr>
          <w:delText>13.8.1</w:delText>
        </w:r>
        <w:r w:rsidDel="00C116C4">
          <w:rPr>
            <w:rFonts w:asciiTheme="minorHAnsi" w:eastAsiaTheme="minorEastAsia" w:hAnsiTheme="minorHAnsi" w:cstheme="minorBidi"/>
            <w:noProof/>
            <w:sz w:val="24"/>
          </w:rPr>
          <w:tab/>
        </w:r>
        <w:r w:rsidRPr="00C116C4" w:rsidDel="00C116C4">
          <w:rPr>
            <w:rPrChange w:id="1001" w:author="Mihai Budiu" w:date="2016-06-02T14:50:00Z">
              <w:rPr>
                <w:rStyle w:val="Hyperlink"/>
                <w:noProof/>
              </w:rPr>
            </w:rPrChange>
          </w:rPr>
          <w:delText>packet_in.extract – single argument</w:delText>
        </w:r>
        <w:r w:rsidDel="00C116C4">
          <w:rPr>
            <w:noProof/>
            <w:webHidden/>
          </w:rPr>
          <w:tab/>
          <w:delText>67</w:delText>
        </w:r>
      </w:del>
    </w:p>
    <w:p w14:paraId="55272F9D" w14:textId="2C7196D2" w:rsidR="004344C9" w:rsidDel="00C116C4" w:rsidRDefault="004344C9">
      <w:pPr>
        <w:pStyle w:val="TOC3"/>
        <w:tabs>
          <w:tab w:val="left" w:pos="1440"/>
          <w:tab w:val="right" w:leader="dot" w:pos="8630"/>
        </w:tabs>
        <w:rPr>
          <w:del w:id="1002" w:author="Mihai Budiu" w:date="2016-06-02T14:50:00Z"/>
          <w:rFonts w:asciiTheme="minorHAnsi" w:eastAsiaTheme="minorEastAsia" w:hAnsiTheme="minorHAnsi" w:cstheme="minorBidi"/>
          <w:noProof/>
          <w:sz w:val="24"/>
        </w:rPr>
      </w:pPr>
      <w:del w:id="1003" w:author="Mihai Budiu" w:date="2016-06-02T14:50:00Z">
        <w:r w:rsidRPr="00C116C4" w:rsidDel="00C116C4">
          <w:rPr>
            <w:rPrChange w:id="1004" w:author="Mihai Budiu" w:date="2016-06-02T14:50:00Z">
              <w:rPr>
                <w:rStyle w:val="Hyperlink"/>
                <w:noProof/>
              </w:rPr>
            </w:rPrChange>
          </w:rPr>
          <w:delText>13.8.2</w:delText>
        </w:r>
        <w:r w:rsidDel="00C116C4">
          <w:rPr>
            <w:rFonts w:asciiTheme="minorHAnsi" w:eastAsiaTheme="minorEastAsia" w:hAnsiTheme="minorHAnsi" w:cstheme="minorBidi"/>
            <w:noProof/>
            <w:sz w:val="24"/>
          </w:rPr>
          <w:tab/>
        </w:r>
        <w:r w:rsidRPr="00C116C4" w:rsidDel="00C116C4">
          <w:rPr>
            <w:rPrChange w:id="1005" w:author="Mihai Budiu" w:date="2016-06-02T14:50:00Z">
              <w:rPr>
                <w:rStyle w:val="Hyperlink"/>
                <w:noProof/>
              </w:rPr>
            </w:rPrChange>
          </w:rPr>
          <w:delText>Packet.extract – two arguments</w:delText>
        </w:r>
        <w:r w:rsidDel="00C116C4">
          <w:rPr>
            <w:noProof/>
            <w:webHidden/>
          </w:rPr>
          <w:tab/>
          <w:delText>68</w:delText>
        </w:r>
      </w:del>
    </w:p>
    <w:p w14:paraId="5B5A8422" w14:textId="6D0CF373" w:rsidR="004344C9" w:rsidDel="00C116C4" w:rsidRDefault="004344C9">
      <w:pPr>
        <w:pStyle w:val="TOC3"/>
        <w:tabs>
          <w:tab w:val="left" w:pos="1440"/>
          <w:tab w:val="right" w:leader="dot" w:pos="8630"/>
        </w:tabs>
        <w:rPr>
          <w:del w:id="1006" w:author="Mihai Budiu" w:date="2016-06-02T14:50:00Z"/>
          <w:rFonts w:asciiTheme="minorHAnsi" w:eastAsiaTheme="minorEastAsia" w:hAnsiTheme="minorHAnsi" w:cstheme="minorBidi"/>
          <w:noProof/>
          <w:sz w:val="24"/>
        </w:rPr>
      </w:pPr>
      <w:del w:id="1007" w:author="Mihai Budiu" w:date="2016-06-02T14:50:00Z">
        <w:r w:rsidRPr="00C116C4" w:rsidDel="00C116C4">
          <w:rPr>
            <w:rPrChange w:id="1008" w:author="Mihai Budiu" w:date="2016-06-02T14:50:00Z">
              <w:rPr>
                <w:rStyle w:val="Hyperlink"/>
                <w:noProof/>
              </w:rPr>
            </w:rPrChange>
          </w:rPr>
          <w:delText>13.8.3</w:delText>
        </w:r>
        <w:r w:rsidDel="00C116C4">
          <w:rPr>
            <w:rFonts w:asciiTheme="minorHAnsi" w:eastAsiaTheme="minorEastAsia" w:hAnsiTheme="minorHAnsi" w:cstheme="minorBidi"/>
            <w:noProof/>
            <w:sz w:val="24"/>
          </w:rPr>
          <w:tab/>
        </w:r>
        <w:r w:rsidRPr="00C116C4" w:rsidDel="00C116C4">
          <w:rPr>
            <w:rPrChange w:id="1009" w:author="Mihai Budiu" w:date="2016-06-02T14:50:00Z">
              <w:rPr>
                <w:rStyle w:val="Hyperlink"/>
                <w:noProof/>
              </w:rPr>
            </w:rPrChange>
          </w:rPr>
          <w:delText>packet_in.lookahead</w:delText>
        </w:r>
        <w:r w:rsidDel="00C116C4">
          <w:rPr>
            <w:noProof/>
            <w:webHidden/>
          </w:rPr>
          <w:tab/>
          <w:delText>69</w:delText>
        </w:r>
      </w:del>
    </w:p>
    <w:p w14:paraId="3A8BEDFC" w14:textId="6DC85C22" w:rsidR="004344C9" w:rsidDel="00C116C4" w:rsidRDefault="004344C9">
      <w:pPr>
        <w:pStyle w:val="TOC3"/>
        <w:tabs>
          <w:tab w:val="left" w:pos="1440"/>
          <w:tab w:val="right" w:leader="dot" w:pos="8630"/>
        </w:tabs>
        <w:rPr>
          <w:del w:id="1010" w:author="Mihai Budiu" w:date="2016-06-02T14:50:00Z"/>
          <w:rFonts w:asciiTheme="minorHAnsi" w:eastAsiaTheme="minorEastAsia" w:hAnsiTheme="minorHAnsi" w:cstheme="minorBidi"/>
          <w:noProof/>
          <w:sz w:val="24"/>
        </w:rPr>
      </w:pPr>
      <w:del w:id="1011" w:author="Mihai Budiu" w:date="2016-06-02T14:50:00Z">
        <w:r w:rsidRPr="00C116C4" w:rsidDel="00C116C4">
          <w:rPr>
            <w:rPrChange w:id="1012" w:author="Mihai Budiu" w:date="2016-06-02T14:50:00Z">
              <w:rPr>
                <w:rStyle w:val="Hyperlink"/>
                <w:noProof/>
              </w:rPr>
            </w:rPrChange>
          </w:rPr>
          <w:delText>13.8.4</w:delText>
        </w:r>
        <w:r w:rsidDel="00C116C4">
          <w:rPr>
            <w:rFonts w:asciiTheme="minorHAnsi" w:eastAsiaTheme="minorEastAsia" w:hAnsiTheme="minorHAnsi" w:cstheme="minorBidi"/>
            <w:noProof/>
            <w:sz w:val="24"/>
          </w:rPr>
          <w:tab/>
        </w:r>
        <w:r w:rsidRPr="00C116C4" w:rsidDel="00C116C4">
          <w:rPr>
            <w:rPrChange w:id="1013" w:author="Mihai Budiu" w:date="2016-06-02T14:50:00Z">
              <w:rPr>
                <w:rStyle w:val="Hyperlink"/>
                <w:noProof/>
              </w:rPr>
            </w:rPrChange>
          </w:rPr>
          <w:delText>Skipping bits</w:delText>
        </w:r>
        <w:r w:rsidDel="00C116C4">
          <w:rPr>
            <w:noProof/>
            <w:webHidden/>
          </w:rPr>
          <w:tab/>
          <w:delText>70</w:delText>
        </w:r>
      </w:del>
    </w:p>
    <w:p w14:paraId="2535AA06" w14:textId="4AAB61A2" w:rsidR="004344C9" w:rsidDel="00C116C4" w:rsidRDefault="004344C9">
      <w:pPr>
        <w:pStyle w:val="TOC2"/>
        <w:tabs>
          <w:tab w:val="left" w:pos="960"/>
          <w:tab w:val="right" w:leader="dot" w:pos="8630"/>
        </w:tabs>
        <w:rPr>
          <w:del w:id="1014" w:author="Mihai Budiu" w:date="2016-06-02T14:50:00Z"/>
          <w:rFonts w:asciiTheme="minorHAnsi" w:eastAsiaTheme="minorEastAsia" w:hAnsiTheme="minorHAnsi" w:cstheme="minorBidi"/>
          <w:noProof/>
          <w:sz w:val="24"/>
        </w:rPr>
      </w:pPr>
      <w:del w:id="1015" w:author="Mihai Budiu" w:date="2016-06-02T14:50:00Z">
        <w:r w:rsidRPr="00C116C4" w:rsidDel="00C116C4">
          <w:rPr>
            <w:rPrChange w:id="1016" w:author="Mihai Budiu" w:date="2016-06-02T14:50:00Z">
              <w:rPr>
                <w:rStyle w:val="Hyperlink"/>
                <w:noProof/>
              </w:rPr>
            </w:rPrChange>
          </w:rPr>
          <w:lastRenderedPageBreak/>
          <w:delText>13.9</w:delText>
        </w:r>
        <w:r w:rsidDel="00C116C4">
          <w:rPr>
            <w:rFonts w:asciiTheme="minorHAnsi" w:eastAsiaTheme="minorEastAsia" w:hAnsiTheme="minorHAnsi" w:cstheme="minorBidi"/>
            <w:noProof/>
            <w:sz w:val="24"/>
          </w:rPr>
          <w:tab/>
        </w:r>
        <w:r w:rsidRPr="00C116C4" w:rsidDel="00C116C4">
          <w:rPr>
            <w:rPrChange w:id="1017" w:author="Mihai Budiu" w:date="2016-06-02T14:50:00Z">
              <w:rPr>
                <w:rStyle w:val="Hyperlink"/>
                <w:noProof/>
              </w:rPr>
            </w:rPrChange>
          </w:rPr>
          <w:delText>Parsing header stacks</w:delText>
        </w:r>
        <w:r w:rsidDel="00C116C4">
          <w:rPr>
            <w:noProof/>
            <w:webHidden/>
          </w:rPr>
          <w:tab/>
          <w:delText>70</w:delText>
        </w:r>
      </w:del>
    </w:p>
    <w:p w14:paraId="16C87AFA" w14:textId="6AB36E78" w:rsidR="004344C9" w:rsidDel="00C116C4" w:rsidRDefault="004344C9">
      <w:pPr>
        <w:pStyle w:val="TOC2"/>
        <w:tabs>
          <w:tab w:val="left" w:pos="1200"/>
          <w:tab w:val="right" w:leader="dot" w:pos="8630"/>
        </w:tabs>
        <w:rPr>
          <w:del w:id="1018" w:author="Mihai Budiu" w:date="2016-06-02T14:50:00Z"/>
          <w:rFonts w:asciiTheme="minorHAnsi" w:eastAsiaTheme="minorEastAsia" w:hAnsiTheme="minorHAnsi" w:cstheme="minorBidi"/>
          <w:noProof/>
          <w:sz w:val="24"/>
        </w:rPr>
      </w:pPr>
      <w:del w:id="1019" w:author="Mihai Budiu" w:date="2016-06-02T14:50:00Z">
        <w:r w:rsidRPr="00C116C4" w:rsidDel="00C116C4">
          <w:rPr>
            <w:rPrChange w:id="1020" w:author="Mihai Budiu" w:date="2016-06-02T14:50:00Z">
              <w:rPr>
                <w:rStyle w:val="Hyperlink"/>
                <w:noProof/>
              </w:rPr>
            </w:rPrChange>
          </w:rPr>
          <w:delText>13.10</w:delText>
        </w:r>
        <w:r w:rsidDel="00C116C4">
          <w:rPr>
            <w:rFonts w:asciiTheme="minorHAnsi" w:eastAsiaTheme="minorEastAsia" w:hAnsiTheme="minorHAnsi" w:cstheme="minorBidi"/>
            <w:noProof/>
            <w:sz w:val="24"/>
          </w:rPr>
          <w:tab/>
        </w:r>
        <w:r w:rsidRPr="00C116C4" w:rsidDel="00C116C4">
          <w:rPr>
            <w:rPrChange w:id="1021" w:author="Mihai Budiu" w:date="2016-06-02T14:50:00Z">
              <w:rPr>
                <w:rStyle w:val="Hyperlink"/>
                <w:noProof/>
              </w:rPr>
            </w:rPrChange>
          </w:rPr>
          <w:delText>Invoking sub-parsers</w:delText>
        </w:r>
        <w:r w:rsidDel="00C116C4">
          <w:rPr>
            <w:noProof/>
            <w:webHidden/>
          </w:rPr>
          <w:tab/>
          <w:delText>71</w:delText>
        </w:r>
      </w:del>
    </w:p>
    <w:p w14:paraId="242297A6" w14:textId="65B7D267" w:rsidR="004344C9" w:rsidDel="00C116C4" w:rsidRDefault="004344C9">
      <w:pPr>
        <w:pStyle w:val="TOC2"/>
        <w:tabs>
          <w:tab w:val="left" w:pos="1200"/>
          <w:tab w:val="right" w:leader="dot" w:pos="8630"/>
        </w:tabs>
        <w:rPr>
          <w:del w:id="1022" w:author="Mihai Budiu" w:date="2016-06-02T14:50:00Z"/>
          <w:rFonts w:asciiTheme="minorHAnsi" w:eastAsiaTheme="minorEastAsia" w:hAnsiTheme="minorHAnsi" w:cstheme="minorBidi"/>
          <w:noProof/>
          <w:sz w:val="24"/>
        </w:rPr>
      </w:pPr>
      <w:del w:id="1023" w:author="Mihai Budiu" w:date="2016-06-02T14:50:00Z">
        <w:r w:rsidRPr="00C116C4" w:rsidDel="00C116C4">
          <w:rPr>
            <w:rPrChange w:id="1024" w:author="Mihai Budiu" w:date="2016-06-02T14:50:00Z">
              <w:rPr>
                <w:rStyle w:val="Hyperlink"/>
                <w:noProof/>
              </w:rPr>
            </w:rPrChange>
          </w:rPr>
          <w:delText>13.11</w:delText>
        </w:r>
        <w:r w:rsidDel="00C116C4">
          <w:rPr>
            <w:rFonts w:asciiTheme="minorHAnsi" w:eastAsiaTheme="minorEastAsia" w:hAnsiTheme="minorHAnsi" w:cstheme="minorBidi"/>
            <w:noProof/>
            <w:sz w:val="24"/>
          </w:rPr>
          <w:tab/>
        </w:r>
        <w:r w:rsidRPr="00C116C4" w:rsidDel="00C116C4">
          <w:rPr>
            <w:rPrChange w:id="1025" w:author="Mihai Budiu" w:date="2016-06-02T14:50:00Z">
              <w:rPr>
                <w:rStyle w:val="Hyperlink"/>
                <w:noProof/>
              </w:rPr>
            </w:rPrChange>
          </w:rPr>
          <w:delText>Unrolling parser loops</w:delText>
        </w:r>
        <w:r w:rsidDel="00C116C4">
          <w:rPr>
            <w:noProof/>
            <w:webHidden/>
          </w:rPr>
          <w:tab/>
          <w:delText>72</w:delText>
        </w:r>
      </w:del>
    </w:p>
    <w:p w14:paraId="5E207213" w14:textId="1856F8FD" w:rsidR="004344C9" w:rsidDel="00C116C4" w:rsidRDefault="004344C9">
      <w:pPr>
        <w:pStyle w:val="TOC1"/>
        <w:rPr>
          <w:del w:id="1026" w:author="Mihai Budiu" w:date="2016-06-02T14:50:00Z"/>
          <w:rFonts w:asciiTheme="minorHAnsi" w:eastAsiaTheme="minorEastAsia" w:hAnsiTheme="minorHAnsi" w:cstheme="minorBidi"/>
          <w:noProof/>
          <w:sz w:val="24"/>
        </w:rPr>
      </w:pPr>
      <w:del w:id="1027" w:author="Mihai Budiu" w:date="2016-06-02T14:50:00Z">
        <w:r w:rsidRPr="00C116C4" w:rsidDel="00C116C4">
          <w:rPr>
            <w:rPrChange w:id="1028" w:author="Mihai Budiu" w:date="2016-06-02T14:50:00Z">
              <w:rPr>
                <w:rStyle w:val="Hyperlink"/>
                <w:noProof/>
              </w:rPr>
            </w:rPrChange>
          </w:rPr>
          <w:delText>14</w:delText>
        </w:r>
        <w:r w:rsidDel="00C116C4">
          <w:rPr>
            <w:rFonts w:asciiTheme="minorHAnsi" w:eastAsiaTheme="minorEastAsia" w:hAnsiTheme="minorHAnsi" w:cstheme="minorBidi"/>
            <w:noProof/>
            <w:sz w:val="24"/>
          </w:rPr>
          <w:tab/>
        </w:r>
        <w:r w:rsidRPr="00C116C4" w:rsidDel="00C116C4">
          <w:rPr>
            <w:rPrChange w:id="1029" w:author="Mihai Budiu" w:date="2016-06-02T14:50:00Z">
              <w:rPr>
                <w:rStyle w:val="Hyperlink"/>
                <w:noProof/>
              </w:rPr>
            </w:rPrChange>
          </w:rPr>
          <w:delText>Control blocks</w:delText>
        </w:r>
        <w:r w:rsidDel="00C116C4">
          <w:rPr>
            <w:noProof/>
            <w:webHidden/>
          </w:rPr>
          <w:tab/>
          <w:delText>73</w:delText>
        </w:r>
      </w:del>
    </w:p>
    <w:p w14:paraId="1DC53AA4" w14:textId="0A4E065A" w:rsidR="004344C9" w:rsidDel="00C116C4" w:rsidRDefault="004344C9">
      <w:pPr>
        <w:pStyle w:val="TOC2"/>
        <w:tabs>
          <w:tab w:val="left" w:pos="960"/>
          <w:tab w:val="right" w:leader="dot" w:pos="8630"/>
        </w:tabs>
        <w:rPr>
          <w:del w:id="1030" w:author="Mihai Budiu" w:date="2016-06-02T14:50:00Z"/>
          <w:rFonts w:asciiTheme="minorHAnsi" w:eastAsiaTheme="minorEastAsia" w:hAnsiTheme="minorHAnsi" w:cstheme="minorBidi"/>
          <w:noProof/>
          <w:sz w:val="24"/>
        </w:rPr>
      </w:pPr>
      <w:del w:id="1031" w:author="Mihai Budiu" w:date="2016-06-02T14:50:00Z">
        <w:r w:rsidRPr="00C116C4" w:rsidDel="00C116C4">
          <w:rPr>
            <w:rPrChange w:id="1032" w:author="Mihai Budiu" w:date="2016-06-02T14:50:00Z">
              <w:rPr>
                <w:rStyle w:val="Hyperlink"/>
                <w:noProof/>
              </w:rPr>
            </w:rPrChange>
          </w:rPr>
          <w:delText>14.1</w:delText>
        </w:r>
        <w:r w:rsidDel="00C116C4">
          <w:rPr>
            <w:rFonts w:asciiTheme="minorHAnsi" w:eastAsiaTheme="minorEastAsia" w:hAnsiTheme="minorHAnsi" w:cstheme="minorBidi"/>
            <w:noProof/>
            <w:sz w:val="24"/>
          </w:rPr>
          <w:tab/>
        </w:r>
        <w:r w:rsidRPr="00C116C4" w:rsidDel="00C116C4">
          <w:rPr>
            <w:rPrChange w:id="1033" w:author="Mihai Budiu" w:date="2016-06-02T14:50:00Z">
              <w:rPr>
                <w:rStyle w:val="Hyperlink"/>
                <w:noProof/>
              </w:rPr>
            </w:rPrChange>
          </w:rPr>
          <w:delText>Actions</w:delText>
        </w:r>
        <w:r w:rsidDel="00C116C4">
          <w:rPr>
            <w:noProof/>
            <w:webHidden/>
          </w:rPr>
          <w:tab/>
          <w:delText>74</w:delText>
        </w:r>
      </w:del>
    </w:p>
    <w:p w14:paraId="32676318" w14:textId="09179ABE" w:rsidR="004344C9" w:rsidDel="00C116C4" w:rsidRDefault="004344C9">
      <w:pPr>
        <w:pStyle w:val="TOC3"/>
        <w:tabs>
          <w:tab w:val="left" w:pos="1440"/>
          <w:tab w:val="right" w:leader="dot" w:pos="8630"/>
        </w:tabs>
        <w:rPr>
          <w:del w:id="1034" w:author="Mihai Budiu" w:date="2016-06-02T14:50:00Z"/>
          <w:rFonts w:asciiTheme="minorHAnsi" w:eastAsiaTheme="minorEastAsia" w:hAnsiTheme="minorHAnsi" w:cstheme="minorBidi"/>
          <w:noProof/>
          <w:sz w:val="24"/>
        </w:rPr>
      </w:pPr>
      <w:del w:id="1035" w:author="Mihai Budiu" w:date="2016-06-02T14:50:00Z">
        <w:r w:rsidRPr="00C116C4" w:rsidDel="00C116C4">
          <w:rPr>
            <w:rPrChange w:id="1036" w:author="Mihai Budiu" w:date="2016-06-02T14:50:00Z">
              <w:rPr>
                <w:rStyle w:val="Hyperlink"/>
                <w:noProof/>
              </w:rPr>
            </w:rPrChange>
          </w:rPr>
          <w:delText>14.1.1</w:delText>
        </w:r>
        <w:r w:rsidDel="00C116C4">
          <w:rPr>
            <w:rFonts w:asciiTheme="minorHAnsi" w:eastAsiaTheme="minorEastAsia" w:hAnsiTheme="minorHAnsi" w:cstheme="minorBidi"/>
            <w:noProof/>
            <w:sz w:val="24"/>
          </w:rPr>
          <w:tab/>
        </w:r>
        <w:r w:rsidRPr="00C116C4" w:rsidDel="00C116C4">
          <w:rPr>
            <w:rPrChange w:id="1037" w:author="Mihai Budiu" w:date="2016-06-02T14:50:00Z">
              <w:rPr>
                <w:rStyle w:val="Hyperlink"/>
                <w:noProof/>
              </w:rPr>
            </w:rPrChange>
          </w:rPr>
          <w:delText>Invoking actions</w:delText>
        </w:r>
        <w:r w:rsidDel="00C116C4">
          <w:rPr>
            <w:noProof/>
            <w:webHidden/>
          </w:rPr>
          <w:tab/>
          <w:delText>75</w:delText>
        </w:r>
      </w:del>
    </w:p>
    <w:p w14:paraId="43516E6E" w14:textId="23D2E51A" w:rsidR="004344C9" w:rsidDel="00C116C4" w:rsidRDefault="004344C9">
      <w:pPr>
        <w:pStyle w:val="TOC2"/>
        <w:tabs>
          <w:tab w:val="left" w:pos="960"/>
          <w:tab w:val="right" w:leader="dot" w:pos="8630"/>
        </w:tabs>
        <w:rPr>
          <w:del w:id="1038" w:author="Mihai Budiu" w:date="2016-06-02T14:50:00Z"/>
          <w:rFonts w:asciiTheme="minorHAnsi" w:eastAsiaTheme="minorEastAsia" w:hAnsiTheme="minorHAnsi" w:cstheme="minorBidi"/>
          <w:noProof/>
          <w:sz w:val="24"/>
        </w:rPr>
      </w:pPr>
      <w:del w:id="1039" w:author="Mihai Budiu" w:date="2016-06-02T14:50:00Z">
        <w:r w:rsidRPr="00C116C4" w:rsidDel="00C116C4">
          <w:rPr>
            <w:rPrChange w:id="1040" w:author="Mihai Budiu" w:date="2016-06-02T14:50:00Z">
              <w:rPr>
                <w:rStyle w:val="Hyperlink"/>
                <w:noProof/>
              </w:rPr>
            </w:rPrChange>
          </w:rPr>
          <w:delText>14.2</w:delText>
        </w:r>
        <w:r w:rsidDel="00C116C4">
          <w:rPr>
            <w:rFonts w:asciiTheme="minorHAnsi" w:eastAsiaTheme="minorEastAsia" w:hAnsiTheme="minorHAnsi" w:cstheme="minorBidi"/>
            <w:noProof/>
            <w:sz w:val="24"/>
          </w:rPr>
          <w:tab/>
        </w:r>
        <w:r w:rsidRPr="00C116C4" w:rsidDel="00C116C4">
          <w:rPr>
            <w:rPrChange w:id="1041" w:author="Mihai Budiu" w:date="2016-06-02T14:50:00Z">
              <w:rPr>
                <w:rStyle w:val="Hyperlink"/>
                <w:noProof/>
              </w:rPr>
            </w:rPrChange>
          </w:rPr>
          <w:delText>Tables</w:delText>
        </w:r>
        <w:r w:rsidDel="00C116C4">
          <w:rPr>
            <w:noProof/>
            <w:webHidden/>
          </w:rPr>
          <w:tab/>
          <w:delText>75</w:delText>
        </w:r>
      </w:del>
    </w:p>
    <w:p w14:paraId="26063C37" w14:textId="1D033325" w:rsidR="004344C9" w:rsidDel="00C116C4" w:rsidRDefault="004344C9">
      <w:pPr>
        <w:pStyle w:val="TOC3"/>
        <w:tabs>
          <w:tab w:val="left" w:pos="1440"/>
          <w:tab w:val="right" w:leader="dot" w:pos="8630"/>
        </w:tabs>
        <w:rPr>
          <w:del w:id="1042" w:author="Mihai Budiu" w:date="2016-06-02T14:50:00Z"/>
          <w:rFonts w:asciiTheme="minorHAnsi" w:eastAsiaTheme="minorEastAsia" w:hAnsiTheme="minorHAnsi" w:cstheme="minorBidi"/>
          <w:noProof/>
          <w:sz w:val="24"/>
        </w:rPr>
      </w:pPr>
      <w:del w:id="1043" w:author="Mihai Budiu" w:date="2016-06-02T14:50:00Z">
        <w:r w:rsidRPr="00C116C4" w:rsidDel="00C116C4">
          <w:rPr>
            <w:rPrChange w:id="1044" w:author="Mihai Budiu" w:date="2016-06-02T14:50:00Z">
              <w:rPr>
                <w:rStyle w:val="Hyperlink"/>
                <w:noProof/>
              </w:rPr>
            </w:rPrChange>
          </w:rPr>
          <w:delText>14.2.1</w:delText>
        </w:r>
        <w:r w:rsidDel="00C116C4">
          <w:rPr>
            <w:rFonts w:asciiTheme="minorHAnsi" w:eastAsiaTheme="minorEastAsia" w:hAnsiTheme="minorHAnsi" w:cstheme="minorBidi"/>
            <w:noProof/>
            <w:sz w:val="24"/>
          </w:rPr>
          <w:tab/>
        </w:r>
        <w:r w:rsidRPr="00C116C4" w:rsidDel="00C116C4">
          <w:rPr>
            <w:rPrChange w:id="1045" w:author="Mihai Budiu" w:date="2016-06-02T14:50:00Z">
              <w:rPr>
                <w:rStyle w:val="Hyperlink"/>
                <w:noProof/>
              </w:rPr>
            </w:rPrChange>
          </w:rPr>
          <w:delText>Table properties</w:delText>
        </w:r>
        <w:r w:rsidDel="00C116C4">
          <w:rPr>
            <w:noProof/>
            <w:webHidden/>
          </w:rPr>
          <w:tab/>
          <w:delText>77</w:delText>
        </w:r>
      </w:del>
    </w:p>
    <w:p w14:paraId="5840E40B" w14:textId="3B73D610" w:rsidR="004344C9" w:rsidDel="00C116C4" w:rsidRDefault="004344C9">
      <w:pPr>
        <w:pStyle w:val="TOC3"/>
        <w:tabs>
          <w:tab w:val="left" w:pos="1440"/>
          <w:tab w:val="right" w:leader="dot" w:pos="8630"/>
        </w:tabs>
        <w:rPr>
          <w:del w:id="1046" w:author="Mihai Budiu" w:date="2016-06-02T14:50:00Z"/>
          <w:rFonts w:asciiTheme="minorHAnsi" w:eastAsiaTheme="minorEastAsia" w:hAnsiTheme="minorHAnsi" w:cstheme="minorBidi"/>
          <w:noProof/>
          <w:sz w:val="24"/>
        </w:rPr>
      </w:pPr>
      <w:del w:id="1047" w:author="Mihai Budiu" w:date="2016-06-02T14:50:00Z">
        <w:r w:rsidRPr="00C116C4" w:rsidDel="00C116C4">
          <w:rPr>
            <w:rPrChange w:id="1048" w:author="Mihai Budiu" w:date="2016-06-02T14:50:00Z">
              <w:rPr>
                <w:rStyle w:val="Hyperlink"/>
                <w:noProof/>
              </w:rPr>
            </w:rPrChange>
          </w:rPr>
          <w:delText>14.2.2</w:delText>
        </w:r>
        <w:r w:rsidDel="00C116C4">
          <w:rPr>
            <w:rFonts w:asciiTheme="minorHAnsi" w:eastAsiaTheme="minorEastAsia" w:hAnsiTheme="minorHAnsi" w:cstheme="minorBidi"/>
            <w:noProof/>
            <w:sz w:val="24"/>
          </w:rPr>
          <w:tab/>
        </w:r>
        <w:r w:rsidRPr="00C116C4" w:rsidDel="00C116C4">
          <w:rPr>
            <w:rPrChange w:id="1049" w:author="Mihai Budiu" w:date="2016-06-02T14:50:00Z">
              <w:rPr>
                <w:rStyle w:val="Hyperlink"/>
                <w:noProof/>
              </w:rPr>
            </w:rPrChange>
          </w:rPr>
          <w:delText>Invoking a table (match-action unit)</w:delText>
        </w:r>
        <w:r w:rsidDel="00C116C4">
          <w:rPr>
            <w:noProof/>
            <w:webHidden/>
          </w:rPr>
          <w:tab/>
          <w:delText>80</w:delText>
        </w:r>
      </w:del>
    </w:p>
    <w:p w14:paraId="4C796093" w14:textId="544E5968" w:rsidR="004344C9" w:rsidDel="00C116C4" w:rsidRDefault="004344C9">
      <w:pPr>
        <w:pStyle w:val="TOC3"/>
        <w:tabs>
          <w:tab w:val="left" w:pos="1440"/>
          <w:tab w:val="right" w:leader="dot" w:pos="8630"/>
        </w:tabs>
        <w:rPr>
          <w:del w:id="1050" w:author="Mihai Budiu" w:date="2016-06-02T14:50:00Z"/>
          <w:rFonts w:asciiTheme="minorHAnsi" w:eastAsiaTheme="minorEastAsia" w:hAnsiTheme="minorHAnsi" w:cstheme="minorBidi"/>
          <w:noProof/>
          <w:sz w:val="24"/>
        </w:rPr>
      </w:pPr>
      <w:del w:id="1051" w:author="Mihai Budiu" w:date="2016-06-02T14:50:00Z">
        <w:r w:rsidRPr="00C116C4" w:rsidDel="00C116C4">
          <w:rPr>
            <w:rPrChange w:id="1052" w:author="Mihai Budiu" w:date="2016-06-02T14:50:00Z">
              <w:rPr>
                <w:rStyle w:val="Hyperlink"/>
                <w:noProof/>
              </w:rPr>
            </w:rPrChange>
          </w:rPr>
          <w:delText>14.2.3</w:delText>
        </w:r>
        <w:r w:rsidDel="00C116C4">
          <w:rPr>
            <w:rFonts w:asciiTheme="minorHAnsi" w:eastAsiaTheme="minorEastAsia" w:hAnsiTheme="minorHAnsi" w:cstheme="minorBidi"/>
            <w:noProof/>
            <w:sz w:val="24"/>
          </w:rPr>
          <w:tab/>
        </w:r>
        <w:r w:rsidRPr="00C116C4" w:rsidDel="00C116C4">
          <w:rPr>
            <w:rPrChange w:id="1053" w:author="Mihai Budiu" w:date="2016-06-02T14:50:00Z">
              <w:rPr>
                <w:rStyle w:val="Hyperlink"/>
                <w:noProof/>
              </w:rPr>
            </w:rPrChange>
          </w:rPr>
          <w:delText>Match-action unit execution semantics</w:delText>
        </w:r>
        <w:r w:rsidDel="00C116C4">
          <w:rPr>
            <w:noProof/>
            <w:webHidden/>
          </w:rPr>
          <w:tab/>
          <w:delText>80</w:delText>
        </w:r>
      </w:del>
    </w:p>
    <w:p w14:paraId="677AB46D" w14:textId="1FE9BED2" w:rsidR="004344C9" w:rsidDel="00C116C4" w:rsidRDefault="004344C9">
      <w:pPr>
        <w:pStyle w:val="TOC2"/>
        <w:tabs>
          <w:tab w:val="left" w:pos="960"/>
          <w:tab w:val="right" w:leader="dot" w:pos="8630"/>
        </w:tabs>
        <w:rPr>
          <w:del w:id="1054" w:author="Mihai Budiu" w:date="2016-06-02T14:50:00Z"/>
          <w:rFonts w:asciiTheme="minorHAnsi" w:eastAsiaTheme="minorEastAsia" w:hAnsiTheme="minorHAnsi" w:cstheme="minorBidi"/>
          <w:noProof/>
          <w:sz w:val="24"/>
        </w:rPr>
      </w:pPr>
      <w:del w:id="1055" w:author="Mihai Budiu" w:date="2016-06-02T14:50:00Z">
        <w:r w:rsidRPr="00C116C4" w:rsidDel="00C116C4">
          <w:rPr>
            <w:rPrChange w:id="1056" w:author="Mihai Budiu" w:date="2016-06-02T14:50:00Z">
              <w:rPr>
                <w:rStyle w:val="Hyperlink"/>
                <w:noProof/>
              </w:rPr>
            </w:rPrChange>
          </w:rPr>
          <w:delText>14.3</w:delText>
        </w:r>
        <w:r w:rsidDel="00C116C4">
          <w:rPr>
            <w:rFonts w:asciiTheme="minorHAnsi" w:eastAsiaTheme="minorEastAsia" w:hAnsiTheme="minorHAnsi" w:cstheme="minorBidi"/>
            <w:noProof/>
            <w:sz w:val="24"/>
          </w:rPr>
          <w:tab/>
        </w:r>
        <w:r w:rsidRPr="00C116C4" w:rsidDel="00C116C4">
          <w:rPr>
            <w:rPrChange w:id="1057" w:author="Mihai Budiu" w:date="2016-06-02T14:50:00Z">
              <w:rPr>
                <w:rStyle w:val="Hyperlink"/>
                <w:noProof/>
              </w:rPr>
            </w:rPrChange>
          </w:rPr>
          <w:delText>The Match-Action Pipeline Abstract Machine</w:delText>
        </w:r>
        <w:r w:rsidDel="00C116C4">
          <w:rPr>
            <w:noProof/>
            <w:webHidden/>
          </w:rPr>
          <w:tab/>
          <w:delText>81</w:delText>
        </w:r>
      </w:del>
    </w:p>
    <w:p w14:paraId="6968AF4F" w14:textId="2EA7D471" w:rsidR="004344C9" w:rsidDel="00C116C4" w:rsidRDefault="004344C9">
      <w:pPr>
        <w:pStyle w:val="TOC1"/>
        <w:rPr>
          <w:del w:id="1058" w:author="Mihai Budiu" w:date="2016-06-02T14:50:00Z"/>
          <w:rFonts w:asciiTheme="minorHAnsi" w:eastAsiaTheme="minorEastAsia" w:hAnsiTheme="minorHAnsi" w:cstheme="minorBidi"/>
          <w:noProof/>
          <w:sz w:val="24"/>
        </w:rPr>
      </w:pPr>
      <w:del w:id="1059" w:author="Mihai Budiu" w:date="2016-06-02T14:50:00Z">
        <w:r w:rsidRPr="00C116C4" w:rsidDel="00C116C4">
          <w:rPr>
            <w:rPrChange w:id="1060" w:author="Mihai Budiu" w:date="2016-06-02T14:50:00Z">
              <w:rPr>
                <w:rStyle w:val="Hyperlink"/>
                <w:noProof/>
              </w:rPr>
            </w:rPrChange>
          </w:rPr>
          <w:delText>15</w:delText>
        </w:r>
        <w:r w:rsidDel="00C116C4">
          <w:rPr>
            <w:rFonts w:asciiTheme="minorHAnsi" w:eastAsiaTheme="minorEastAsia" w:hAnsiTheme="minorHAnsi" w:cstheme="minorBidi"/>
            <w:noProof/>
            <w:sz w:val="24"/>
          </w:rPr>
          <w:tab/>
        </w:r>
        <w:r w:rsidRPr="00C116C4" w:rsidDel="00C116C4">
          <w:rPr>
            <w:rPrChange w:id="1061" w:author="Mihai Budiu" w:date="2016-06-02T14:50:00Z">
              <w:rPr>
                <w:rStyle w:val="Hyperlink"/>
                <w:noProof/>
              </w:rPr>
            </w:rPrChange>
          </w:rPr>
          <w:delText>Parameterization</w:delText>
        </w:r>
        <w:r w:rsidDel="00C116C4">
          <w:rPr>
            <w:noProof/>
            <w:webHidden/>
          </w:rPr>
          <w:tab/>
          <w:delText>81</w:delText>
        </w:r>
      </w:del>
    </w:p>
    <w:p w14:paraId="701A513F" w14:textId="33055A64" w:rsidR="004344C9" w:rsidDel="00C116C4" w:rsidRDefault="004344C9">
      <w:pPr>
        <w:pStyle w:val="TOC1"/>
        <w:rPr>
          <w:del w:id="1062" w:author="Mihai Budiu" w:date="2016-06-02T14:50:00Z"/>
          <w:rFonts w:asciiTheme="minorHAnsi" w:eastAsiaTheme="minorEastAsia" w:hAnsiTheme="minorHAnsi" w:cstheme="minorBidi"/>
          <w:noProof/>
          <w:sz w:val="24"/>
        </w:rPr>
      </w:pPr>
      <w:del w:id="1063" w:author="Mihai Budiu" w:date="2016-06-02T14:50:00Z">
        <w:r w:rsidRPr="00C116C4" w:rsidDel="00C116C4">
          <w:rPr>
            <w:rPrChange w:id="1064" w:author="Mihai Budiu" w:date="2016-06-02T14:50:00Z">
              <w:rPr>
                <w:rStyle w:val="Hyperlink"/>
                <w:noProof/>
              </w:rPr>
            </w:rPrChange>
          </w:rPr>
          <w:delText>16</w:delText>
        </w:r>
        <w:r w:rsidDel="00C116C4">
          <w:rPr>
            <w:rFonts w:asciiTheme="minorHAnsi" w:eastAsiaTheme="minorEastAsia" w:hAnsiTheme="minorHAnsi" w:cstheme="minorBidi"/>
            <w:noProof/>
            <w:sz w:val="24"/>
          </w:rPr>
          <w:tab/>
        </w:r>
        <w:r w:rsidRPr="00C116C4" w:rsidDel="00C116C4">
          <w:rPr>
            <w:rPrChange w:id="1065" w:author="Mihai Budiu" w:date="2016-06-02T14:50:00Z">
              <w:rPr>
                <w:rStyle w:val="Hyperlink"/>
                <w:noProof/>
              </w:rPr>
            </w:rPrChange>
          </w:rPr>
          <w:delText>Packet construction (deparsing)</w:delText>
        </w:r>
        <w:r w:rsidDel="00C116C4">
          <w:rPr>
            <w:noProof/>
            <w:webHidden/>
          </w:rPr>
          <w:tab/>
          <w:delText>82</w:delText>
        </w:r>
      </w:del>
    </w:p>
    <w:p w14:paraId="3CABDF23" w14:textId="4323ABA2" w:rsidR="004344C9" w:rsidDel="00C116C4" w:rsidRDefault="004344C9">
      <w:pPr>
        <w:pStyle w:val="TOC2"/>
        <w:tabs>
          <w:tab w:val="left" w:pos="960"/>
          <w:tab w:val="right" w:leader="dot" w:pos="8630"/>
        </w:tabs>
        <w:rPr>
          <w:del w:id="1066" w:author="Mihai Budiu" w:date="2016-06-02T14:50:00Z"/>
          <w:rFonts w:asciiTheme="minorHAnsi" w:eastAsiaTheme="minorEastAsia" w:hAnsiTheme="minorHAnsi" w:cstheme="minorBidi"/>
          <w:noProof/>
          <w:sz w:val="24"/>
        </w:rPr>
      </w:pPr>
      <w:del w:id="1067" w:author="Mihai Budiu" w:date="2016-06-02T14:50:00Z">
        <w:r w:rsidRPr="00C116C4" w:rsidDel="00C116C4">
          <w:rPr>
            <w:rPrChange w:id="1068" w:author="Mihai Budiu" w:date="2016-06-02T14:50:00Z">
              <w:rPr>
                <w:rStyle w:val="Hyperlink"/>
                <w:noProof/>
              </w:rPr>
            </w:rPrChange>
          </w:rPr>
          <w:delText>16.1</w:delText>
        </w:r>
        <w:r w:rsidDel="00C116C4">
          <w:rPr>
            <w:rFonts w:asciiTheme="minorHAnsi" w:eastAsiaTheme="minorEastAsia" w:hAnsiTheme="minorHAnsi" w:cstheme="minorBidi"/>
            <w:noProof/>
            <w:sz w:val="24"/>
          </w:rPr>
          <w:tab/>
        </w:r>
        <w:r w:rsidRPr="00C116C4" w:rsidDel="00C116C4">
          <w:rPr>
            <w:rPrChange w:id="1069" w:author="Mihai Budiu" w:date="2016-06-02T14:50:00Z">
              <w:rPr>
                <w:rStyle w:val="Hyperlink"/>
                <w:noProof/>
              </w:rPr>
            </w:rPrChange>
          </w:rPr>
          <w:delText>Data insertion into packets</w:delText>
        </w:r>
        <w:r w:rsidDel="00C116C4">
          <w:rPr>
            <w:noProof/>
            <w:webHidden/>
          </w:rPr>
          <w:tab/>
          <w:delText>83</w:delText>
        </w:r>
      </w:del>
    </w:p>
    <w:p w14:paraId="289C284B" w14:textId="37FEDF4B" w:rsidR="004344C9" w:rsidDel="00C116C4" w:rsidRDefault="004344C9">
      <w:pPr>
        <w:pStyle w:val="TOC1"/>
        <w:rPr>
          <w:del w:id="1070" w:author="Mihai Budiu" w:date="2016-06-02T14:50:00Z"/>
          <w:rFonts w:asciiTheme="minorHAnsi" w:eastAsiaTheme="minorEastAsia" w:hAnsiTheme="minorHAnsi" w:cstheme="minorBidi"/>
          <w:noProof/>
          <w:sz w:val="24"/>
        </w:rPr>
      </w:pPr>
      <w:del w:id="1071" w:author="Mihai Budiu" w:date="2016-06-02T14:50:00Z">
        <w:r w:rsidRPr="00C116C4" w:rsidDel="00C116C4">
          <w:rPr>
            <w:rPrChange w:id="1072" w:author="Mihai Budiu" w:date="2016-06-02T14:50:00Z">
              <w:rPr>
                <w:rStyle w:val="Hyperlink"/>
                <w:noProof/>
              </w:rPr>
            </w:rPrChange>
          </w:rPr>
          <w:delText>17</w:delText>
        </w:r>
        <w:r w:rsidDel="00C116C4">
          <w:rPr>
            <w:rFonts w:asciiTheme="minorHAnsi" w:eastAsiaTheme="minorEastAsia" w:hAnsiTheme="minorHAnsi" w:cstheme="minorBidi"/>
            <w:noProof/>
            <w:sz w:val="24"/>
          </w:rPr>
          <w:tab/>
        </w:r>
        <w:r w:rsidRPr="00C116C4" w:rsidDel="00C116C4">
          <w:rPr>
            <w:rPrChange w:id="1073" w:author="Mihai Budiu" w:date="2016-06-02T14:50:00Z">
              <w:rPr>
                <w:rStyle w:val="Hyperlink"/>
                <w:noProof/>
              </w:rPr>
            </w:rPrChange>
          </w:rPr>
          <w:delText>Architecture description</w:delText>
        </w:r>
        <w:r w:rsidDel="00C116C4">
          <w:rPr>
            <w:noProof/>
            <w:webHidden/>
          </w:rPr>
          <w:tab/>
          <w:delText>84</w:delText>
        </w:r>
      </w:del>
    </w:p>
    <w:p w14:paraId="09C29247" w14:textId="13556A16" w:rsidR="004344C9" w:rsidDel="00C116C4" w:rsidRDefault="004344C9">
      <w:pPr>
        <w:pStyle w:val="TOC2"/>
        <w:tabs>
          <w:tab w:val="left" w:pos="960"/>
          <w:tab w:val="right" w:leader="dot" w:pos="8630"/>
        </w:tabs>
        <w:rPr>
          <w:del w:id="1074" w:author="Mihai Budiu" w:date="2016-06-02T14:50:00Z"/>
          <w:rFonts w:asciiTheme="minorHAnsi" w:eastAsiaTheme="minorEastAsia" w:hAnsiTheme="minorHAnsi" w:cstheme="minorBidi"/>
          <w:noProof/>
          <w:sz w:val="24"/>
        </w:rPr>
      </w:pPr>
      <w:del w:id="1075" w:author="Mihai Budiu" w:date="2016-06-02T14:50:00Z">
        <w:r w:rsidRPr="00C116C4" w:rsidDel="00C116C4">
          <w:rPr>
            <w:rPrChange w:id="1076" w:author="Mihai Budiu" w:date="2016-06-02T14:50:00Z">
              <w:rPr>
                <w:rStyle w:val="Hyperlink"/>
                <w:noProof/>
              </w:rPr>
            </w:rPrChange>
          </w:rPr>
          <w:delText>17.1</w:delText>
        </w:r>
        <w:r w:rsidDel="00C116C4">
          <w:rPr>
            <w:rFonts w:asciiTheme="minorHAnsi" w:eastAsiaTheme="minorEastAsia" w:hAnsiTheme="minorHAnsi" w:cstheme="minorBidi"/>
            <w:noProof/>
            <w:sz w:val="24"/>
          </w:rPr>
          <w:tab/>
        </w:r>
        <w:r w:rsidRPr="00C116C4" w:rsidDel="00C116C4">
          <w:rPr>
            <w:rPrChange w:id="1077" w:author="Mihai Budiu" w:date="2016-06-02T14:50:00Z">
              <w:rPr>
                <w:rStyle w:val="Hyperlink"/>
                <w:noProof/>
              </w:rPr>
            </w:rPrChange>
          </w:rPr>
          <w:delText>Example architecture description</w:delText>
        </w:r>
        <w:r w:rsidDel="00C116C4">
          <w:rPr>
            <w:noProof/>
            <w:webHidden/>
          </w:rPr>
          <w:tab/>
          <w:delText>84</w:delText>
        </w:r>
      </w:del>
    </w:p>
    <w:p w14:paraId="087256C8" w14:textId="6D7D78A1" w:rsidR="004344C9" w:rsidDel="00C116C4" w:rsidRDefault="004344C9">
      <w:pPr>
        <w:pStyle w:val="TOC2"/>
        <w:tabs>
          <w:tab w:val="left" w:pos="960"/>
          <w:tab w:val="right" w:leader="dot" w:pos="8630"/>
        </w:tabs>
        <w:rPr>
          <w:del w:id="1078" w:author="Mihai Budiu" w:date="2016-06-02T14:50:00Z"/>
          <w:rFonts w:asciiTheme="minorHAnsi" w:eastAsiaTheme="minorEastAsia" w:hAnsiTheme="minorHAnsi" w:cstheme="minorBidi"/>
          <w:noProof/>
          <w:sz w:val="24"/>
        </w:rPr>
      </w:pPr>
      <w:del w:id="1079" w:author="Mihai Budiu" w:date="2016-06-02T14:50:00Z">
        <w:r w:rsidRPr="00C116C4" w:rsidDel="00C116C4">
          <w:rPr>
            <w:rPrChange w:id="1080" w:author="Mihai Budiu" w:date="2016-06-02T14:50:00Z">
              <w:rPr>
                <w:rStyle w:val="Hyperlink"/>
                <w:noProof/>
              </w:rPr>
            </w:rPrChange>
          </w:rPr>
          <w:delText>17.2</w:delText>
        </w:r>
        <w:r w:rsidDel="00C116C4">
          <w:rPr>
            <w:rFonts w:asciiTheme="minorHAnsi" w:eastAsiaTheme="minorEastAsia" w:hAnsiTheme="minorHAnsi" w:cstheme="minorBidi"/>
            <w:noProof/>
            <w:sz w:val="24"/>
          </w:rPr>
          <w:tab/>
        </w:r>
        <w:r w:rsidRPr="00C116C4" w:rsidDel="00C116C4">
          <w:rPr>
            <w:rPrChange w:id="1081" w:author="Mihai Budiu" w:date="2016-06-02T14:50:00Z">
              <w:rPr>
                <w:rStyle w:val="Hyperlink"/>
                <w:noProof/>
              </w:rPr>
            </w:rPrChange>
          </w:rPr>
          <w:delText>Target program instantiation</w:delText>
        </w:r>
        <w:r w:rsidDel="00C116C4">
          <w:rPr>
            <w:noProof/>
            <w:webHidden/>
          </w:rPr>
          <w:tab/>
          <w:delText>85</w:delText>
        </w:r>
      </w:del>
    </w:p>
    <w:p w14:paraId="2577F7D9" w14:textId="0C845A55" w:rsidR="004344C9" w:rsidDel="00C116C4" w:rsidRDefault="004344C9">
      <w:pPr>
        <w:pStyle w:val="TOC2"/>
        <w:tabs>
          <w:tab w:val="left" w:pos="960"/>
          <w:tab w:val="right" w:leader="dot" w:pos="8630"/>
        </w:tabs>
        <w:rPr>
          <w:del w:id="1082" w:author="Mihai Budiu" w:date="2016-06-02T14:50:00Z"/>
          <w:rFonts w:asciiTheme="minorHAnsi" w:eastAsiaTheme="minorEastAsia" w:hAnsiTheme="minorHAnsi" w:cstheme="minorBidi"/>
          <w:noProof/>
          <w:sz w:val="24"/>
        </w:rPr>
      </w:pPr>
      <w:del w:id="1083" w:author="Mihai Budiu" w:date="2016-06-02T14:50:00Z">
        <w:r w:rsidRPr="00C116C4" w:rsidDel="00C116C4">
          <w:rPr>
            <w:rPrChange w:id="1084" w:author="Mihai Budiu" w:date="2016-06-02T14:50:00Z">
              <w:rPr>
                <w:rStyle w:val="Hyperlink"/>
                <w:noProof/>
              </w:rPr>
            </w:rPrChange>
          </w:rPr>
          <w:delText>17.3</w:delText>
        </w:r>
        <w:r w:rsidDel="00C116C4">
          <w:rPr>
            <w:rFonts w:asciiTheme="minorHAnsi" w:eastAsiaTheme="minorEastAsia" w:hAnsiTheme="minorHAnsi" w:cstheme="minorBidi"/>
            <w:noProof/>
            <w:sz w:val="24"/>
          </w:rPr>
          <w:tab/>
        </w:r>
        <w:r w:rsidRPr="00C116C4" w:rsidDel="00C116C4">
          <w:rPr>
            <w:rPrChange w:id="1085" w:author="Mihai Budiu" w:date="2016-06-02T14:50:00Z">
              <w:rPr>
                <w:rStyle w:val="Hyperlink"/>
                <w:noProof/>
              </w:rPr>
            </w:rPrChange>
          </w:rPr>
          <w:delText>A Packet Filter Model</w:delText>
        </w:r>
        <w:r w:rsidDel="00C116C4">
          <w:rPr>
            <w:noProof/>
            <w:webHidden/>
          </w:rPr>
          <w:tab/>
          <w:delText>86</w:delText>
        </w:r>
      </w:del>
    </w:p>
    <w:p w14:paraId="066BF45C" w14:textId="4FEBD31F" w:rsidR="004344C9" w:rsidDel="00C116C4" w:rsidRDefault="004344C9">
      <w:pPr>
        <w:pStyle w:val="TOC1"/>
        <w:rPr>
          <w:del w:id="1086" w:author="Mihai Budiu" w:date="2016-06-02T14:50:00Z"/>
          <w:rFonts w:asciiTheme="minorHAnsi" w:eastAsiaTheme="minorEastAsia" w:hAnsiTheme="minorHAnsi" w:cstheme="minorBidi"/>
          <w:noProof/>
          <w:sz w:val="24"/>
        </w:rPr>
      </w:pPr>
      <w:del w:id="1087" w:author="Mihai Budiu" w:date="2016-06-02T14:50:00Z">
        <w:r w:rsidRPr="00C116C4" w:rsidDel="00C116C4">
          <w:rPr>
            <w:rPrChange w:id="1088" w:author="Mihai Budiu" w:date="2016-06-02T14:50:00Z">
              <w:rPr>
                <w:rStyle w:val="Hyperlink"/>
                <w:noProof/>
              </w:rPr>
            </w:rPrChange>
          </w:rPr>
          <w:delText>18</w:delText>
        </w:r>
        <w:r w:rsidDel="00C116C4">
          <w:rPr>
            <w:rFonts w:asciiTheme="minorHAnsi" w:eastAsiaTheme="minorEastAsia" w:hAnsiTheme="minorHAnsi" w:cstheme="minorBidi"/>
            <w:noProof/>
            <w:sz w:val="24"/>
          </w:rPr>
          <w:tab/>
        </w:r>
        <w:r w:rsidRPr="00C116C4" w:rsidDel="00C116C4">
          <w:rPr>
            <w:rPrChange w:id="1089" w:author="Mihai Budiu" w:date="2016-06-02T14:50:00Z">
              <w:rPr>
                <w:rStyle w:val="Hyperlink"/>
                <w:noProof/>
              </w:rPr>
            </w:rPrChange>
          </w:rPr>
          <w:delText>The P4 abstract machine: evaluating a P4 program</w:delText>
        </w:r>
        <w:r w:rsidDel="00C116C4">
          <w:rPr>
            <w:noProof/>
            <w:webHidden/>
          </w:rPr>
          <w:tab/>
          <w:delText>87</w:delText>
        </w:r>
      </w:del>
    </w:p>
    <w:p w14:paraId="768A2D8F" w14:textId="5730BC31" w:rsidR="004344C9" w:rsidDel="00C116C4" w:rsidRDefault="004344C9">
      <w:pPr>
        <w:pStyle w:val="TOC2"/>
        <w:tabs>
          <w:tab w:val="left" w:pos="960"/>
          <w:tab w:val="right" w:leader="dot" w:pos="8630"/>
        </w:tabs>
        <w:rPr>
          <w:del w:id="1090" w:author="Mihai Budiu" w:date="2016-06-02T14:50:00Z"/>
          <w:rFonts w:asciiTheme="minorHAnsi" w:eastAsiaTheme="minorEastAsia" w:hAnsiTheme="minorHAnsi" w:cstheme="minorBidi"/>
          <w:noProof/>
          <w:sz w:val="24"/>
        </w:rPr>
      </w:pPr>
      <w:del w:id="1091" w:author="Mihai Budiu" w:date="2016-06-02T14:50:00Z">
        <w:r w:rsidRPr="00C116C4" w:rsidDel="00C116C4">
          <w:rPr>
            <w:rPrChange w:id="1092" w:author="Mihai Budiu" w:date="2016-06-02T14:50:00Z">
              <w:rPr>
                <w:rStyle w:val="Hyperlink"/>
                <w:noProof/>
              </w:rPr>
            </w:rPrChange>
          </w:rPr>
          <w:delText>18.1</w:delText>
        </w:r>
        <w:r w:rsidDel="00C116C4">
          <w:rPr>
            <w:rFonts w:asciiTheme="minorHAnsi" w:eastAsiaTheme="minorEastAsia" w:hAnsiTheme="minorHAnsi" w:cstheme="minorBidi"/>
            <w:noProof/>
            <w:sz w:val="24"/>
          </w:rPr>
          <w:tab/>
        </w:r>
        <w:r w:rsidRPr="00C116C4" w:rsidDel="00C116C4">
          <w:rPr>
            <w:rPrChange w:id="1093" w:author="Mihai Budiu" w:date="2016-06-02T14:50:00Z">
              <w:rPr>
                <w:rStyle w:val="Hyperlink"/>
                <w:noProof/>
              </w:rPr>
            </w:rPrChange>
          </w:rPr>
          <w:delText>Compile-time evaluation</w:delText>
        </w:r>
        <w:r w:rsidDel="00C116C4">
          <w:rPr>
            <w:noProof/>
            <w:webHidden/>
          </w:rPr>
          <w:tab/>
          <w:delText>87</w:delText>
        </w:r>
      </w:del>
    </w:p>
    <w:p w14:paraId="2E02B35F" w14:textId="5D69A1C0" w:rsidR="004344C9" w:rsidDel="00C116C4" w:rsidRDefault="004344C9">
      <w:pPr>
        <w:pStyle w:val="TOC2"/>
        <w:tabs>
          <w:tab w:val="left" w:pos="960"/>
          <w:tab w:val="right" w:leader="dot" w:pos="8630"/>
        </w:tabs>
        <w:rPr>
          <w:del w:id="1094" w:author="Mihai Budiu" w:date="2016-06-02T14:50:00Z"/>
          <w:rFonts w:asciiTheme="minorHAnsi" w:eastAsiaTheme="minorEastAsia" w:hAnsiTheme="minorHAnsi" w:cstheme="minorBidi"/>
          <w:noProof/>
          <w:sz w:val="24"/>
        </w:rPr>
      </w:pPr>
      <w:del w:id="1095" w:author="Mihai Budiu" w:date="2016-06-02T14:50:00Z">
        <w:r w:rsidRPr="00C116C4" w:rsidDel="00C116C4">
          <w:rPr>
            <w:rPrChange w:id="1096" w:author="Mihai Budiu" w:date="2016-06-02T14:50:00Z">
              <w:rPr>
                <w:rStyle w:val="Hyperlink"/>
                <w:noProof/>
              </w:rPr>
            </w:rPrChange>
          </w:rPr>
          <w:delText>18.2</w:delText>
        </w:r>
        <w:r w:rsidDel="00C116C4">
          <w:rPr>
            <w:rFonts w:asciiTheme="minorHAnsi" w:eastAsiaTheme="minorEastAsia" w:hAnsiTheme="minorHAnsi" w:cstheme="minorBidi"/>
            <w:noProof/>
            <w:sz w:val="24"/>
          </w:rPr>
          <w:tab/>
        </w:r>
        <w:r w:rsidRPr="00C116C4" w:rsidDel="00C116C4">
          <w:rPr>
            <w:rPrChange w:id="1097" w:author="Mihai Budiu" w:date="2016-06-02T14:50:00Z">
              <w:rPr>
                <w:rStyle w:val="Hyperlink"/>
                <w:noProof/>
              </w:rPr>
            </w:rPrChange>
          </w:rPr>
          <w:delText>Externally-visible names</w:delText>
        </w:r>
        <w:r w:rsidDel="00C116C4">
          <w:rPr>
            <w:noProof/>
            <w:webHidden/>
          </w:rPr>
          <w:tab/>
          <w:delText>88</w:delText>
        </w:r>
      </w:del>
    </w:p>
    <w:p w14:paraId="38A8170F" w14:textId="16A36CA4" w:rsidR="004344C9" w:rsidDel="00C116C4" w:rsidRDefault="004344C9">
      <w:pPr>
        <w:pStyle w:val="TOC2"/>
        <w:tabs>
          <w:tab w:val="left" w:pos="960"/>
          <w:tab w:val="right" w:leader="dot" w:pos="8630"/>
        </w:tabs>
        <w:rPr>
          <w:del w:id="1098" w:author="Mihai Budiu" w:date="2016-06-02T14:50:00Z"/>
          <w:rFonts w:asciiTheme="minorHAnsi" w:eastAsiaTheme="minorEastAsia" w:hAnsiTheme="minorHAnsi" w:cstheme="minorBidi"/>
          <w:noProof/>
          <w:sz w:val="24"/>
        </w:rPr>
      </w:pPr>
      <w:del w:id="1099" w:author="Mihai Budiu" w:date="2016-06-02T14:50:00Z">
        <w:r w:rsidRPr="00C116C4" w:rsidDel="00C116C4">
          <w:rPr>
            <w:rPrChange w:id="1100" w:author="Mihai Budiu" w:date="2016-06-02T14:50:00Z">
              <w:rPr>
                <w:rStyle w:val="Hyperlink"/>
                <w:noProof/>
              </w:rPr>
            </w:rPrChange>
          </w:rPr>
          <w:delText>18.3</w:delText>
        </w:r>
        <w:r w:rsidDel="00C116C4">
          <w:rPr>
            <w:rFonts w:asciiTheme="minorHAnsi" w:eastAsiaTheme="minorEastAsia" w:hAnsiTheme="minorHAnsi" w:cstheme="minorBidi"/>
            <w:noProof/>
            <w:sz w:val="24"/>
          </w:rPr>
          <w:tab/>
        </w:r>
        <w:r w:rsidRPr="00C116C4" w:rsidDel="00C116C4">
          <w:rPr>
            <w:rPrChange w:id="1101" w:author="Mihai Budiu" w:date="2016-06-02T14:50:00Z">
              <w:rPr>
                <w:rStyle w:val="Hyperlink"/>
                <w:noProof/>
              </w:rPr>
            </w:rPrChange>
          </w:rPr>
          <w:delText>Dynamic evaluation</w:delText>
        </w:r>
        <w:r w:rsidDel="00C116C4">
          <w:rPr>
            <w:noProof/>
            <w:webHidden/>
          </w:rPr>
          <w:tab/>
          <w:delText>89</w:delText>
        </w:r>
      </w:del>
    </w:p>
    <w:p w14:paraId="2389623C" w14:textId="4DB49323" w:rsidR="004344C9" w:rsidDel="00C116C4" w:rsidRDefault="004344C9">
      <w:pPr>
        <w:pStyle w:val="TOC3"/>
        <w:tabs>
          <w:tab w:val="left" w:pos="1440"/>
          <w:tab w:val="right" w:leader="dot" w:pos="8630"/>
        </w:tabs>
        <w:rPr>
          <w:del w:id="1102" w:author="Mihai Budiu" w:date="2016-06-02T14:50:00Z"/>
          <w:rFonts w:asciiTheme="minorHAnsi" w:eastAsiaTheme="minorEastAsia" w:hAnsiTheme="minorHAnsi" w:cstheme="minorBidi"/>
          <w:noProof/>
          <w:sz w:val="24"/>
        </w:rPr>
      </w:pPr>
      <w:del w:id="1103" w:author="Mihai Budiu" w:date="2016-06-02T14:50:00Z">
        <w:r w:rsidRPr="00C116C4" w:rsidDel="00C116C4">
          <w:rPr>
            <w:rPrChange w:id="1104" w:author="Mihai Budiu" w:date="2016-06-02T14:50:00Z">
              <w:rPr>
                <w:rStyle w:val="Hyperlink"/>
                <w:noProof/>
              </w:rPr>
            </w:rPrChange>
          </w:rPr>
          <w:delText>18.3.1</w:delText>
        </w:r>
        <w:r w:rsidDel="00C116C4">
          <w:rPr>
            <w:rFonts w:asciiTheme="minorHAnsi" w:eastAsiaTheme="minorEastAsia" w:hAnsiTheme="minorHAnsi" w:cstheme="minorBidi"/>
            <w:noProof/>
            <w:sz w:val="24"/>
          </w:rPr>
          <w:tab/>
        </w:r>
        <w:r w:rsidRPr="00C116C4" w:rsidDel="00C116C4">
          <w:rPr>
            <w:rPrChange w:id="1105" w:author="Mihai Budiu" w:date="2016-06-02T14:50:00Z">
              <w:rPr>
                <w:rStyle w:val="Hyperlink"/>
                <w:noProof/>
              </w:rPr>
            </w:rPrChange>
          </w:rPr>
          <w:delText>Concurrency model</w:delText>
        </w:r>
        <w:r w:rsidDel="00C116C4">
          <w:rPr>
            <w:noProof/>
            <w:webHidden/>
          </w:rPr>
          <w:tab/>
          <w:delText>89</w:delText>
        </w:r>
      </w:del>
    </w:p>
    <w:p w14:paraId="688A4BB8" w14:textId="6FEC2722" w:rsidR="004344C9" w:rsidDel="00C116C4" w:rsidRDefault="004344C9">
      <w:pPr>
        <w:pStyle w:val="TOC1"/>
        <w:rPr>
          <w:del w:id="1106" w:author="Mihai Budiu" w:date="2016-06-02T14:50:00Z"/>
          <w:rFonts w:asciiTheme="minorHAnsi" w:eastAsiaTheme="minorEastAsia" w:hAnsiTheme="minorHAnsi" w:cstheme="minorBidi"/>
          <w:noProof/>
          <w:sz w:val="24"/>
        </w:rPr>
      </w:pPr>
      <w:del w:id="1107" w:author="Mihai Budiu" w:date="2016-06-02T14:50:00Z">
        <w:r w:rsidRPr="00C116C4" w:rsidDel="00C116C4">
          <w:rPr>
            <w:rPrChange w:id="1108" w:author="Mihai Budiu" w:date="2016-06-02T14:50:00Z">
              <w:rPr>
                <w:rStyle w:val="Hyperlink"/>
                <w:noProof/>
              </w:rPr>
            </w:rPrChange>
          </w:rPr>
          <w:delText>19</w:delText>
        </w:r>
        <w:r w:rsidDel="00C116C4">
          <w:rPr>
            <w:rFonts w:asciiTheme="minorHAnsi" w:eastAsiaTheme="minorEastAsia" w:hAnsiTheme="minorHAnsi" w:cstheme="minorBidi"/>
            <w:noProof/>
            <w:sz w:val="24"/>
          </w:rPr>
          <w:tab/>
        </w:r>
        <w:r w:rsidRPr="00C116C4" w:rsidDel="00C116C4">
          <w:rPr>
            <w:rPrChange w:id="1109" w:author="Mihai Budiu" w:date="2016-06-02T14:50:00Z">
              <w:rPr>
                <w:rStyle w:val="Hyperlink"/>
                <w:noProof/>
              </w:rPr>
            </w:rPrChange>
          </w:rPr>
          <w:delText>Annotations</w:delText>
        </w:r>
        <w:r w:rsidDel="00C116C4">
          <w:rPr>
            <w:noProof/>
            <w:webHidden/>
          </w:rPr>
          <w:tab/>
          <w:delText>90</w:delText>
        </w:r>
      </w:del>
    </w:p>
    <w:p w14:paraId="1C87CD54" w14:textId="4786EA6A" w:rsidR="004344C9" w:rsidDel="00C116C4" w:rsidRDefault="004344C9">
      <w:pPr>
        <w:pStyle w:val="TOC3"/>
        <w:tabs>
          <w:tab w:val="left" w:pos="1440"/>
          <w:tab w:val="right" w:leader="dot" w:pos="8630"/>
        </w:tabs>
        <w:rPr>
          <w:del w:id="1110" w:author="Mihai Budiu" w:date="2016-06-02T14:50:00Z"/>
          <w:rFonts w:asciiTheme="minorHAnsi" w:eastAsiaTheme="minorEastAsia" w:hAnsiTheme="minorHAnsi" w:cstheme="minorBidi"/>
          <w:noProof/>
          <w:sz w:val="24"/>
        </w:rPr>
      </w:pPr>
      <w:del w:id="1111" w:author="Mihai Budiu" w:date="2016-06-02T14:50:00Z">
        <w:r w:rsidRPr="00C116C4" w:rsidDel="00C116C4">
          <w:rPr>
            <w:rPrChange w:id="1112" w:author="Mihai Budiu" w:date="2016-06-02T14:50:00Z">
              <w:rPr>
                <w:rStyle w:val="Hyperlink"/>
                <w:noProof/>
              </w:rPr>
            </w:rPrChange>
          </w:rPr>
          <w:delText>19.1.1</w:delText>
        </w:r>
        <w:r w:rsidDel="00C116C4">
          <w:rPr>
            <w:rFonts w:asciiTheme="minorHAnsi" w:eastAsiaTheme="minorEastAsia" w:hAnsiTheme="minorHAnsi" w:cstheme="minorBidi"/>
            <w:noProof/>
            <w:sz w:val="24"/>
          </w:rPr>
          <w:tab/>
        </w:r>
        <w:r w:rsidRPr="00C116C4" w:rsidDel="00C116C4">
          <w:rPr>
            <w:rPrChange w:id="1113" w:author="Mihai Budiu" w:date="2016-06-02T14:50:00Z">
              <w:rPr>
                <w:rStyle w:val="Hyperlink"/>
                <w:noProof/>
              </w:rPr>
            </w:rPrChange>
          </w:rPr>
          <w:delText>Predefined annotations</w:delText>
        </w:r>
        <w:r w:rsidDel="00C116C4">
          <w:rPr>
            <w:noProof/>
            <w:webHidden/>
          </w:rPr>
          <w:tab/>
          <w:delText>91</w:delText>
        </w:r>
      </w:del>
    </w:p>
    <w:p w14:paraId="20DCD02E" w14:textId="0364CE1F" w:rsidR="004344C9" w:rsidDel="00C116C4" w:rsidRDefault="004344C9">
      <w:pPr>
        <w:pStyle w:val="TOC3"/>
        <w:tabs>
          <w:tab w:val="left" w:pos="1440"/>
          <w:tab w:val="right" w:leader="dot" w:pos="8630"/>
        </w:tabs>
        <w:rPr>
          <w:del w:id="1114" w:author="Mihai Budiu" w:date="2016-06-02T14:50:00Z"/>
          <w:rFonts w:asciiTheme="minorHAnsi" w:eastAsiaTheme="minorEastAsia" w:hAnsiTheme="minorHAnsi" w:cstheme="minorBidi"/>
          <w:noProof/>
          <w:sz w:val="24"/>
        </w:rPr>
      </w:pPr>
      <w:del w:id="1115" w:author="Mihai Budiu" w:date="2016-06-02T14:50:00Z">
        <w:r w:rsidRPr="00C116C4" w:rsidDel="00C116C4">
          <w:rPr>
            <w:rPrChange w:id="1116" w:author="Mihai Budiu" w:date="2016-06-02T14:50:00Z">
              <w:rPr>
                <w:rStyle w:val="Hyperlink"/>
                <w:noProof/>
              </w:rPr>
            </w:rPrChange>
          </w:rPr>
          <w:delText>19.1.2</w:delText>
        </w:r>
        <w:r w:rsidDel="00C116C4">
          <w:rPr>
            <w:rFonts w:asciiTheme="minorHAnsi" w:eastAsiaTheme="minorEastAsia" w:hAnsiTheme="minorHAnsi" w:cstheme="minorBidi"/>
            <w:noProof/>
            <w:sz w:val="24"/>
          </w:rPr>
          <w:tab/>
        </w:r>
        <w:r w:rsidRPr="00C116C4" w:rsidDel="00C116C4">
          <w:rPr>
            <w:rPrChange w:id="1117" w:author="Mihai Budiu" w:date="2016-06-02T14:50:00Z">
              <w:rPr>
                <w:rStyle w:val="Hyperlink"/>
                <w:noProof/>
              </w:rPr>
            </w:rPrChange>
          </w:rPr>
          <w:delText>Target-specific annotations</w:delText>
        </w:r>
        <w:r w:rsidDel="00C116C4">
          <w:rPr>
            <w:noProof/>
            <w:webHidden/>
          </w:rPr>
          <w:tab/>
          <w:delText>92</w:delText>
        </w:r>
      </w:del>
    </w:p>
    <w:p w14:paraId="522B452F" w14:textId="1A40D40B" w:rsidR="004344C9" w:rsidDel="00C116C4" w:rsidRDefault="004344C9">
      <w:pPr>
        <w:pStyle w:val="TOC1"/>
        <w:rPr>
          <w:del w:id="1118" w:author="Mihai Budiu" w:date="2016-06-02T14:50:00Z"/>
          <w:rFonts w:asciiTheme="minorHAnsi" w:eastAsiaTheme="minorEastAsia" w:hAnsiTheme="minorHAnsi" w:cstheme="minorBidi"/>
          <w:noProof/>
          <w:sz w:val="24"/>
        </w:rPr>
      </w:pPr>
      <w:del w:id="1119" w:author="Mihai Budiu" w:date="2016-06-02T14:50:00Z">
        <w:r w:rsidRPr="00C116C4" w:rsidDel="00C116C4">
          <w:rPr>
            <w:rPrChange w:id="1120" w:author="Mihai Budiu" w:date="2016-06-02T14:50:00Z">
              <w:rPr>
                <w:rStyle w:val="Hyperlink"/>
                <w:noProof/>
              </w:rPr>
            </w:rPrChange>
          </w:rPr>
          <w:delText>20</w:delText>
        </w:r>
        <w:r w:rsidDel="00C116C4">
          <w:rPr>
            <w:rFonts w:asciiTheme="minorHAnsi" w:eastAsiaTheme="minorEastAsia" w:hAnsiTheme="minorHAnsi" w:cstheme="minorBidi"/>
            <w:noProof/>
            <w:sz w:val="24"/>
          </w:rPr>
          <w:tab/>
        </w:r>
        <w:r w:rsidRPr="00C116C4" w:rsidDel="00C116C4">
          <w:rPr>
            <w:rPrChange w:id="1121" w:author="Mihai Budiu" w:date="2016-06-02T14:50:00Z">
              <w:rPr>
                <w:rStyle w:val="Hyperlink"/>
                <w:noProof/>
              </w:rPr>
            </w:rPrChange>
          </w:rPr>
          <w:delText>Appendix: P4 reserved keywords</w:delText>
        </w:r>
        <w:r w:rsidDel="00C116C4">
          <w:rPr>
            <w:noProof/>
            <w:webHidden/>
          </w:rPr>
          <w:tab/>
          <w:delText>92</w:delText>
        </w:r>
      </w:del>
    </w:p>
    <w:p w14:paraId="6109F90F" w14:textId="656DCF63" w:rsidR="004344C9" w:rsidDel="00C116C4" w:rsidRDefault="004344C9">
      <w:pPr>
        <w:pStyle w:val="TOC1"/>
        <w:rPr>
          <w:del w:id="1122" w:author="Mihai Budiu" w:date="2016-06-02T14:50:00Z"/>
          <w:rFonts w:asciiTheme="minorHAnsi" w:eastAsiaTheme="minorEastAsia" w:hAnsiTheme="minorHAnsi" w:cstheme="minorBidi"/>
          <w:noProof/>
          <w:sz w:val="24"/>
        </w:rPr>
      </w:pPr>
      <w:del w:id="1123" w:author="Mihai Budiu" w:date="2016-06-02T14:50:00Z">
        <w:r w:rsidRPr="00C116C4" w:rsidDel="00C116C4">
          <w:rPr>
            <w:rPrChange w:id="1124" w:author="Mihai Budiu" w:date="2016-06-02T14:50:00Z">
              <w:rPr>
                <w:rStyle w:val="Hyperlink"/>
                <w:noProof/>
              </w:rPr>
            </w:rPrChange>
          </w:rPr>
          <w:delText>21</w:delText>
        </w:r>
        <w:r w:rsidDel="00C116C4">
          <w:rPr>
            <w:rFonts w:asciiTheme="minorHAnsi" w:eastAsiaTheme="minorEastAsia" w:hAnsiTheme="minorHAnsi" w:cstheme="minorBidi"/>
            <w:noProof/>
            <w:sz w:val="24"/>
          </w:rPr>
          <w:tab/>
        </w:r>
        <w:r w:rsidRPr="00C116C4" w:rsidDel="00C116C4">
          <w:rPr>
            <w:rPrChange w:id="1125" w:author="Mihai Budiu" w:date="2016-06-02T14:50:00Z">
              <w:rPr>
                <w:rStyle w:val="Hyperlink"/>
                <w:noProof/>
              </w:rPr>
            </w:rPrChange>
          </w:rPr>
          <w:delText>Appendix: P4 core library</w:delText>
        </w:r>
        <w:r w:rsidDel="00C116C4">
          <w:rPr>
            <w:noProof/>
            <w:webHidden/>
          </w:rPr>
          <w:tab/>
          <w:delText>92</w:delText>
        </w:r>
      </w:del>
    </w:p>
    <w:p w14:paraId="56A49E3F" w14:textId="1CAD8294" w:rsidR="004344C9" w:rsidDel="00C116C4" w:rsidRDefault="004344C9">
      <w:pPr>
        <w:pStyle w:val="TOC1"/>
        <w:rPr>
          <w:del w:id="1126" w:author="Mihai Budiu" w:date="2016-06-02T14:50:00Z"/>
          <w:rFonts w:asciiTheme="minorHAnsi" w:eastAsiaTheme="minorEastAsia" w:hAnsiTheme="minorHAnsi" w:cstheme="minorBidi"/>
          <w:noProof/>
          <w:sz w:val="24"/>
        </w:rPr>
      </w:pPr>
      <w:del w:id="1127" w:author="Mihai Budiu" w:date="2016-06-02T14:50:00Z">
        <w:r w:rsidRPr="00C116C4" w:rsidDel="00C116C4">
          <w:rPr>
            <w:rPrChange w:id="1128" w:author="Mihai Budiu" w:date="2016-06-02T14:50:00Z">
              <w:rPr>
                <w:rStyle w:val="Hyperlink"/>
                <w:noProof/>
              </w:rPr>
            </w:rPrChange>
          </w:rPr>
          <w:delText>22</w:delText>
        </w:r>
        <w:r w:rsidDel="00C116C4">
          <w:rPr>
            <w:rFonts w:asciiTheme="minorHAnsi" w:eastAsiaTheme="minorEastAsia" w:hAnsiTheme="minorHAnsi" w:cstheme="minorBidi"/>
            <w:noProof/>
            <w:sz w:val="24"/>
          </w:rPr>
          <w:tab/>
        </w:r>
        <w:r w:rsidRPr="00C116C4" w:rsidDel="00C116C4">
          <w:rPr>
            <w:rPrChange w:id="1129" w:author="Mihai Budiu" w:date="2016-06-02T14:50:00Z">
              <w:rPr>
                <w:rStyle w:val="Hyperlink"/>
                <w:noProof/>
              </w:rPr>
            </w:rPrChange>
          </w:rPr>
          <w:delText>Appendix: checksums</w:delText>
        </w:r>
        <w:r w:rsidDel="00C116C4">
          <w:rPr>
            <w:noProof/>
            <w:webHidden/>
          </w:rPr>
          <w:tab/>
          <w:delText>93</w:delText>
        </w:r>
      </w:del>
    </w:p>
    <w:p w14:paraId="0457C303" w14:textId="0F3F6248" w:rsidR="004344C9" w:rsidDel="00C116C4" w:rsidRDefault="004344C9">
      <w:pPr>
        <w:pStyle w:val="TOC1"/>
        <w:rPr>
          <w:del w:id="1130" w:author="Mihai Budiu" w:date="2016-06-02T14:50:00Z"/>
          <w:rFonts w:asciiTheme="minorHAnsi" w:eastAsiaTheme="minorEastAsia" w:hAnsiTheme="minorHAnsi" w:cstheme="minorBidi"/>
          <w:noProof/>
          <w:sz w:val="24"/>
        </w:rPr>
      </w:pPr>
      <w:del w:id="1131" w:author="Mihai Budiu" w:date="2016-06-02T14:50:00Z">
        <w:r w:rsidRPr="00C116C4" w:rsidDel="00C116C4">
          <w:rPr>
            <w:rPrChange w:id="1132" w:author="Mihai Budiu" w:date="2016-06-02T14:50:00Z">
              <w:rPr>
                <w:rStyle w:val="Hyperlink"/>
                <w:noProof/>
              </w:rPr>
            </w:rPrChange>
          </w:rPr>
          <w:delText>23</w:delText>
        </w:r>
        <w:r w:rsidDel="00C116C4">
          <w:rPr>
            <w:rFonts w:asciiTheme="minorHAnsi" w:eastAsiaTheme="minorEastAsia" w:hAnsiTheme="minorHAnsi" w:cstheme="minorBidi"/>
            <w:noProof/>
            <w:sz w:val="24"/>
          </w:rPr>
          <w:tab/>
        </w:r>
        <w:r w:rsidRPr="00C116C4" w:rsidDel="00C116C4">
          <w:rPr>
            <w:rPrChange w:id="1133" w:author="Mihai Budiu" w:date="2016-06-02T14:50:00Z">
              <w:rPr>
                <w:rStyle w:val="Hyperlink"/>
                <w:noProof/>
              </w:rPr>
            </w:rPrChange>
          </w:rPr>
          <w:delText>Appendix: P4 v1.2 grammar</w:delText>
        </w:r>
        <w:r w:rsidDel="00C116C4">
          <w:rPr>
            <w:noProof/>
            <w:webHidden/>
          </w:rPr>
          <w:tab/>
          <w:delText>94</w:delText>
        </w:r>
      </w:del>
    </w:p>
    <w:p w14:paraId="584A5BAD" w14:textId="2B57436D" w:rsidR="00703CC8" w:rsidRDefault="000005A1" w:rsidP="00703CC8">
      <w:r>
        <w:fldChar w:fldCharType="end"/>
      </w:r>
    </w:p>
    <w:p w14:paraId="6C8E8658" w14:textId="77777777" w:rsidR="00241A96" w:rsidRDefault="00241A96" w:rsidP="00241A96">
      <w:pPr>
        <w:pStyle w:val="Heading1"/>
      </w:pPr>
      <w:bookmarkStart w:id="1134" w:name="_Toc447898967"/>
      <w:bookmarkStart w:id="1135" w:name="_Toc452642375"/>
      <w:bookmarkStart w:id="1136" w:name="_Toc417920552"/>
      <w:bookmarkStart w:id="1137" w:name="_Toc445799297"/>
      <w:r>
        <w:lastRenderedPageBreak/>
        <w:t>Scope</w:t>
      </w:r>
      <w:bookmarkEnd w:id="1134"/>
      <w:bookmarkEnd w:id="1135"/>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77777777" w:rsidR="00241A96" w:rsidRDefault="00241A96" w:rsidP="00241A96">
      <w:pPr>
        <w:pStyle w:val="ListParagraph"/>
        <w:numPr>
          <w:ilvl w:val="0"/>
          <w:numId w:val="67"/>
        </w:numPr>
      </w:pPr>
      <w:r>
        <w:t>The mechanism by which P4 programs are loaded and executed on the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138" w:name="_Toc447898968"/>
      <w:bookmarkStart w:id="1139" w:name="_Toc452642376"/>
      <w:r>
        <w:t>Normative References</w:t>
      </w:r>
      <w:bookmarkEnd w:id="1138"/>
      <w:bookmarkEnd w:id="1139"/>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140" w:name="_Toc447898969"/>
      <w:bookmarkStart w:id="1141" w:name="_Toc452642377"/>
      <w:r>
        <w:t>Terms, definitions and symbols</w:t>
      </w:r>
      <w:bookmarkEnd w:id="1140"/>
      <w:bookmarkEnd w:id="1141"/>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142"/>
      <w:r w:rsidRPr="00545F6D">
        <w:rPr>
          <w:b/>
        </w:rPr>
        <w:lastRenderedPageBreak/>
        <w:t>Packet Header</w:t>
      </w:r>
      <w:commentRangeEnd w:id="1142"/>
      <w:r w:rsidR="00CA0586">
        <w:rPr>
          <w:rStyle w:val="CommentReference"/>
        </w:rPr>
        <w:commentReference w:id="1142"/>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1143" w:name="_Toc447898970"/>
      <w:bookmarkStart w:id="1144" w:name="_Toc452642378"/>
      <w:r>
        <w:t>Overview</w:t>
      </w:r>
      <w:bookmarkEnd w:id="1136"/>
      <w:bookmarkEnd w:id="1137"/>
      <w:bookmarkEnd w:id="1143"/>
      <w:bookmarkEnd w:id="1144"/>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4DA6921A"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B115C1">
        <w:t xml:space="preserve">Figure </w:t>
      </w:r>
      <w:r w:rsidR="00B115C1">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09889778" w:rsidR="00874C7D" w:rsidRPr="004D277E" w:rsidRDefault="00874C7D" w:rsidP="0016160B">
      <w:pPr>
        <w:pStyle w:val="Caption"/>
        <w:rPr>
          <w:rFonts w:ascii="Times" w:hAnsi="Times"/>
          <w:szCs w:val="20"/>
        </w:rPr>
      </w:pPr>
      <w:bookmarkStart w:id="1145" w:name="_Ref287095142"/>
      <w:r>
        <w:t xml:space="preserve">Figure </w:t>
      </w:r>
      <w:r w:rsidR="0077306B">
        <w:fldChar w:fldCharType="begin"/>
      </w:r>
      <w:r w:rsidR="0077306B">
        <w:instrText xml:space="preserve"> SEQ Figure \* ARABIC </w:instrText>
      </w:r>
      <w:r w:rsidR="0077306B">
        <w:fldChar w:fldCharType="separate"/>
      </w:r>
      <w:r w:rsidR="00B115C1">
        <w:rPr>
          <w:noProof/>
        </w:rPr>
        <w:t>1</w:t>
      </w:r>
      <w:r w:rsidR="0077306B">
        <w:rPr>
          <w:noProof/>
        </w:rPr>
        <w:fldChar w:fldCharType="end"/>
      </w:r>
      <w:bookmarkEnd w:id="1145"/>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146"/>
      <w:r w:rsidR="00483123">
        <w:t>long red arrow</w:t>
      </w:r>
      <w:commentRangeEnd w:id="1146"/>
      <w:r w:rsidR="00115639">
        <w:rPr>
          <w:rStyle w:val="CommentReference"/>
        </w:rPr>
        <w:commentReference w:id="1146"/>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2D0DAB55"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59555D7F" w:rsidR="00CD7E44" w:rsidRDefault="00461C98" w:rsidP="00A229BA">
      <w:r w:rsidRPr="00461C98">
        <w:rPr>
          <w:noProof/>
        </w:rPr>
        <w:drawing>
          <wp:inline distT="0" distB="0" distL="0" distR="0" wp14:anchorId="41E682CA" wp14:editId="448E9A02">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2286000"/>
                    </a:xfrm>
                    <a:prstGeom prst="rect">
                      <a:avLst/>
                    </a:prstGeom>
                  </pic:spPr>
                </pic:pic>
              </a:graphicData>
            </a:graphic>
          </wp:inline>
        </w:drawing>
      </w:r>
      <w:r w:rsidR="00836288" w:rsidRPr="00836288" w:rsidDel="00836288">
        <w:t xml:space="preserve"> </w:t>
      </w:r>
    </w:p>
    <w:p w14:paraId="752A6FE2" w14:textId="54E04D7A" w:rsidR="004D277E" w:rsidRPr="004D277E" w:rsidRDefault="00CD7E44" w:rsidP="0016160B">
      <w:pPr>
        <w:pStyle w:val="Caption"/>
        <w:rPr>
          <w:rFonts w:ascii="Times" w:eastAsia="Times New Roman" w:hAnsi="Times"/>
          <w:szCs w:val="20"/>
        </w:rPr>
      </w:pPr>
      <w:bookmarkStart w:id="1147" w:name="_Ref280264312"/>
      <w:r>
        <w:t xml:space="preserve">Figure </w:t>
      </w:r>
      <w:r w:rsidR="0077306B">
        <w:fldChar w:fldCharType="begin"/>
      </w:r>
      <w:r w:rsidR="0077306B">
        <w:instrText xml:space="preserve"> SEQ Figure \* ARABIC </w:instrText>
      </w:r>
      <w:r w:rsidR="0077306B">
        <w:fldChar w:fldCharType="separate"/>
      </w:r>
      <w:r w:rsidR="00B115C1">
        <w:rPr>
          <w:noProof/>
        </w:rPr>
        <w:t>2</w:t>
      </w:r>
      <w:r w:rsidR="0077306B">
        <w:rPr>
          <w:noProof/>
        </w:rPr>
        <w:fldChar w:fldCharType="end"/>
      </w:r>
      <w:bookmarkEnd w:id="1147"/>
      <w:r>
        <w:t xml:space="preserve">: Programming </w:t>
      </w:r>
      <w:r w:rsidR="00725A91">
        <w:t>a target</w:t>
      </w:r>
      <w:r w:rsidR="002F1293">
        <w:t xml:space="preserve"> </w:t>
      </w:r>
      <w:r>
        <w:t>with P4</w:t>
      </w:r>
    </w:p>
    <w:p w14:paraId="25FC95E5" w14:textId="318EE57A" w:rsidR="004D277E" w:rsidRDefault="002929A9" w:rsidP="004D277E">
      <w:r>
        <w:fldChar w:fldCharType="begin"/>
      </w:r>
      <w:r>
        <w:instrText xml:space="preserve"> REF _Ref280264312 \h </w:instrText>
      </w:r>
      <w:r>
        <w:fldChar w:fldCharType="separate"/>
      </w:r>
      <w:r w:rsidR="00B115C1">
        <w:t xml:space="preserve">Figure </w:t>
      </w:r>
      <w:r w:rsidR="00B115C1">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w:t>
      </w:r>
      <w:r>
        <w:lastRenderedPageBreak/>
        <w:t xml:space="preserve">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148"/>
      <w:commentRangeStart w:id="1149"/>
      <w:r w:rsidRPr="00280B0E">
        <w:rPr>
          <w:b/>
          <w:i/>
        </w:rPr>
        <w:t>P4 conformance</w:t>
      </w:r>
      <w:r>
        <w:t xml:space="preserve"> </w:t>
      </w:r>
      <w:commentRangeEnd w:id="1148"/>
      <w:r w:rsidR="002764DE">
        <w:rPr>
          <w:rStyle w:val="CommentReference"/>
        </w:rPr>
        <w:commentReference w:id="1148"/>
      </w:r>
      <w:commentRangeEnd w:id="1149"/>
      <w:r w:rsidR="00047555">
        <w:rPr>
          <w:rStyle w:val="CommentReference"/>
        </w:rPr>
        <w:commentReference w:id="1149"/>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150" w:name="_Toc447898971"/>
      <w:bookmarkStart w:id="1151" w:name="_Toc452642379"/>
      <w:r>
        <w:t>Benefits of P4</w:t>
      </w:r>
      <w:bookmarkEnd w:id="1150"/>
      <w:bookmarkEnd w:id="1151"/>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3FC6E480" w:rsidR="00B15C5C" w:rsidRDefault="00CD0584" w:rsidP="00CD0584">
      <w:pPr>
        <w:pStyle w:val="Heading2"/>
      </w:pPr>
      <w:bookmarkStart w:id="1152" w:name="_Toc447884147"/>
      <w:bookmarkStart w:id="1153" w:name="_Toc447898972"/>
      <w:bookmarkStart w:id="1154" w:name="_Toc448148281"/>
      <w:bookmarkStart w:id="1155" w:name="_Toc448212143"/>
      <w:bookmarkStart w:id="1156" w:name="_Toc445799298"/>
      <w:bookmarkStart w:id="1157" w:name="_Toc447898973"/>
      <w:bookmarkStart w:id="1158" w:name="_Toc452642380"/>
      <w:bookmarkStart w:id="1159" w:name="_Toc417920553"/>
      <w:bookmarkEnd w:id="1152"/>
      <w:bookmarkEnd w:id="1153"/>
      <w:bookmarkEnd w:id="1154"/>
      <w:bookmarkEnd w:id="1155"/>
      <w:r>
        <w:t>P4 language evolution:</w:t>
      </w:r>
      <w:r w:rsidR="00B15C5C">
        <w:t xml:space="preserve"> </w:t>
      </w:r>
      <w:r w:rsidR="00AC1C0D">
        <w:t xml:space="preserve">comparison to </w:t>
      </w:r>
      <w:r>
        <w:t xml:space="preserve">versions </w:t>
      </w:r>
      <w:commentRangeStart w:id="1160"/>
      <w:r>
        <w:t>v1.0/v1.</w:t>
      </w:r>
      <w:bookmarkEnd w:id="1156"/>
      <w:r w:rsidR="00704077">
        <w:t>1</w:t>
      </w:r>
      <w:commentRangeEnd w:id="1160"/>
      <w:r w:rsidR="00704077">
        <w:rPr>
          <w:rStyle w:val="CommentReference"/>
          <w:rFonts w:ascii="Cambria" w:eastAsia="MS Mincho" w:hAnsi="Cambria"/>
          <w:b w:val="0"/>
          <w:bCs w:val="0"/>
          <w:color w:val="auto"/>
        </w:rPr>
        <w:commentReference w:id="1160"/>
      </w:r>
      <w:bookmarkEnd w:id="1157"/>
      <w:bookmarkEnd w:id="1158"/>
    </w:p>
    <w:p w14:paraId="207040EA" w14:textId="49F93D6C"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ins w:id="1161" w:author="Mihai Budiu" w:date="2016-06-02T15:32:00Z">
        <w:r w:rsidR="00B115C1" w:rsidRPr="00BD6FE9">
          <w:t xml:space="preserve">Figure </w:t>
        </w:r>
        <w:r w:rsidR="00B115C1">
          <w:rPr>
            <w:noProof/>
          </w:rPr>
          <w:t>3</w:t>
        </w:r>
      </w:ins>
      <w:del w:id="1162" w:author="Mihai Budiu" w:date="2016-06-02T15:32:00Z">
        <w:r w:rsidR="00901F12" w:rsidRPr="00BD6FE9" w:rsidDel="00B115C1">
          <w:delText xml:space="preserve">Figure </w:delText>
        </w:r>
        <w:r w:rsidR="00901F12" w:rsidDel="00B115C1">
          <w:rPr>
            <w:noProof/>
          </w:rPr>
          <w:delText>3</w:delText>
        </w:r>
      </w:del>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w:t>
      </w:r>
      <w:r w:rsidR="000773A7">
        <w:lastRenderedPageBreak/>
        <w:t>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B260427" w:rsidR="00BD3185" w:rsidRDefault="002A2C36" w:rsidP="00BD6FE9">
      <w:r>
        <w:t xml:space="preserve">The v1.2 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1023052D" w:rsidR="002A2C36" w:rsidRDefault="000D019D" w:rsidP="00BD6FE9">
      <w:r>
        <w:t xml:space="preserve">One important goal of the v1.2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v1.2 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in </w:t>
      </w:r>
      <w:r>
        <w:t xml:space="preserve">P4 v1.3 </w:t>
      </w:r>
      <w:r w:rsidR="000D6604">
        <w:t>(</w:t>
      </w:r>
      <w:r>
        <w:t>and later versions</w:t>
      </w:r>
      <w:r w:rsidR="000D6604">
        <w:t>)</w:t>
      </w:r>
      <w:r>
        <w:t>.</w:t>
      </w:r>
    </w:p>
    <w:p w14:paraId="2637B2B5" w14:textId="6AF3E047" w:rsidR="006341B4" w:rsidRDefault="001A568A" w:rsidP="0016160B">
      <w:pPr>
        <w:pStyle w:val="Caption"/>
      </w:pPr>
      <w:r w:rsidRPr="001A568A">
        <w:rPr>
          <w:noProof/>
        </w:rPr>
        <w:drawing>
          <wp:inline distT="0" distB="0" distL="0" distR="0" wp14:anchorId="4099B05F" wp14:editId="1C661998">
            <wp:extent cx="5486400" cy="2400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400935"/>
                    </a:xfrm>
                    <a:prstGeom prst="rect">
                      <a:avLst/>
                    </a:prstGeom>
                  </pic:spPr>
                </pic:pic>
              </a:graphicData>
            </a:graphic>
          </wp:inline>
        </w:drawing>
      </w:r>
    </w:p>
    <w:p w14:paraId="4E0ACCAC" w14:textId="388069DA" w:rsidR="006341B4" w:rsidRPr="00BD6FE9" w:rsidRDefault="006341B4" w:rsidP="0016160B">
      <w:pPr>
        <w:pStyle w:val="Caption"/>
      </w:pPr>
      <w:bookmarkStart w:id="1163" w:name="_Ref444956483"/>
      <w:r w:rsidRPr="00BD6FE9">
        <w:t xml:space="preserve">Figure </w:t>
      </w:r>
      <w:r w:rsidR="0077306B">
        <w:fldChar w:fldCharType="begin"/>
      </w:r>
      <w:r w:rsidR="0077306B">
        <w:instrText xml:space="preserve"> SEQ Figure \* ARABIC </w:instrText>
      </w:r>
      <w:r w:rsidR="0077306B">
        <w:fldChar w:fldCharType="separate"/>
      </w:r>
      <w:r w:rsidR="00B115C1">
        <w:rPr>
          <w:noProof/>
        </w:rPr>
        <w:t>3</w:t>
      </w:r>
      <w:r w:rsidR="0077306B">
        <w:rPr>
          <w:noProof/>
        </w:rPr>
        <w:fldChar w:fldCharType="end"/>
      </w:r>
      <w:bookmarkEnd w:id="1163"/>
      <w:r w:rsidRPr="00BD6FE9">
        <w:t>: Evolution of the P4 language between versions 1.1 and 1.2</w:t>
      </w:r>
    </w:p>
    <w:p w14:paraId="333A10B4" w14:textId="62C99B24" w:rsidR="00CD7E44" w:rsidRDefault="00334C0E" w:rsidP="00CD7E44">
      <w:pPr>
        <w:pStyle w:val="Heading1"/>
      </w:pPr>
      <w:bookmarkStart w:id="1164" w:name="_Toc447883264"/>
      <w:bookmarkStart w:id="1165" w:name="_Toc445799299"/>
      <w:bookmarkStart w:id="1166" w:name="_Toc447898974"/>
      <w:bookmarkStart w:id="1167" w:name="_Toc452642381"/>
      <w:bookmarkEnd w:id="1164"/>
      <w:r>
        <w:t>Data Plane</w:t>
      </w:r>
      <w:r w:rsidR="0064398F">
        <w:t xml:space="preserve"> interface</w:t>
      </w:r>
      <w:r w:rsidR="000C6F3C">
        <w:t>s</w:t>
      </w:r>
      <w:r w:rsidR="00DA7873">
        <w:t xml:space="preserve"> and the </w:t>
      </w:r>
      <w:commentRangeStart w:id="1168"/>
      <w:r w:rsidR="00725A91">
        <w:t>Target</w:t>
      </w:r>
      <w:r w:rsidR="001837B6">
        <w:t xml:space="preserve"> </w:t>
      </w:r>
      <w:r w:rsidR="008513FF">
        <w:t>Architecture</w:t>
      </w:r>
      <w:bookmarkEnd w:id="1159"/>
      <w:r w:rsidR="001837B6">
        <w:t xml:space="preserve"> Model</w:t>
      </w:r>
      <w:bookmarkEnd w:id="1165"/>
      <w:bookmarkEnd w:id="1166"/>
      <w:commentRangeEnd w:id="1168"/>
      <w:r w:rsidR="00B42905">
        <w:rPr>
          <w:rStyle w:val="CommentReference"/>
          <w:rFonts w:ascii="Cambria" w:eastAsia="MS Mincho" w:hAnsi="Cambria"/>
          <w:b w:val="0"/>
          <w:bCs w:val="0"/>
          <w:color w:val="auto"/>
        </w:rPr>
        <w:commentReference w:id="1168"/>
      </w:r>
      <w:bookmarkEnd w:id="1167"/>
    </w:p>
    <w:p w14:paraId="6DD21977" w14:textId="16F734FB" w:rsidR="000C6F3C" w:rsidRPr="0016140A" w:rsidRDefault="000C6F3C" w:rsidP="00A229BA">
      <w:pPr>
        <w:pStyle w:val="Heading2"/>
      </w:pPr>
      <w:bookmarkStart w:id="1169" w:name="_Toc417920554"/>
      <w:bookmarkStart w:id="1170" w:name="_Toc445799300"/>
      <w:bookmarkStart w:id="1171" w:name="_Toc447898975"/>
      <w:bookmarkStart w:id="1172" w:name="_Toc452642382"/>
      <w:r>
        <w:t xml:space="preserve">The </w:t>
      </w:r>
      <w:r w:rsidR="00725A91">
        <w:t>target</w:t>
      </w:r>
      <w:r w:rsidR="001837B6">
        <w:t xml:space="preserve"> </w:t>
      </w:r>
      <w:r w:rsidR="00760BAC">
        <w:t>architecture</w:t>
      </w:r>
      <w:bookmarkEnd w:id="1169"/>
      <w:bookmarkEnd w:id="1170"/>
      <w:bookmarkEnd w:id="1171"/>
      <w:bookmarkEnd w:id="1172"/>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75E138E" w:rsidR="005E5E69" w:rsidRDefault="008A3E51" w:rsidP="00A229BA">
      <w:r>
        <w:fldChar w:fldCharType="begin"/>
      </w:r>
      <w:r>
        <w:instrText xml:space="preserve"> REF _Ref289538727 \h </w:instrText>
      </w:r>
      <w:r>
        <w:fldChar w:fldCharType="separate"/>
      </w:r>
      <w:ins w:id="1173" w:author="Mihai Budiu" w:date="2016-06-02T15:32:00Z">
        <w:r w:rsidR="00B115C1" w:rsidRPr="002929A9">
          <w:t xml:space="preserve">Figure </w:t>
        </w:r>
        <w:r w:rsidR="00B115C1">
          <w:rPr>
            <w:noProof/>
          </w:rPr>
          <w:t>4</w:t>
        </w:r>
      </w:ins>
      <w:del w:id="1174" w:author="Mihai Budiu" w:date="2016-06-02T15:32:00Z">
        <w:r w:rsidR="00901F12" w:rsidRPr="002929A9" w:rsidDel="00B115C1">
          <w:delText xml:space="preserve">Figure </w:delText>
        </w:r>
        <w:r w:rsidR="00901F12" w:rsidDel="00B115C1">
          <w:rPr>
            <w:noProof/>
          </w:rPr>
          <w:delText>4</w:delText>
        </w:r>
      </w:del>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175"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lastRenderedPageBreak/>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30EB7B28" w:rsidR="00793840" w:rsidRDefault="002929A9" w:rsidP="0016160B">
      <w:pPr>
        <w:pStyle w:val="Caption"/>
      </w:pPr>
      <w:bookmarkStart w:id="1176" w:name="_Ref289538727"/>
      <w:r w:rsidRPr="002929A9">
        <w:t xml:space="preserve">Figure </w:t>
      </w:r>
      <w:r w:rsidR="0077306B">
        <w:fldChar w:fldCharType="begin"/>
      </w:r>
      <w:r w:rsidR="0077306B">
        <w:instrText xml:space="preserve"> SEQ Figure \* ARABIC </w:instrText>
      </w:r>
      <w:r w:rsidR="0077306B">
        <w:fldChar w:fldCharType="separate"/>
      </w:r>
      <w:r w:rsidR="00B115C1">
        <w:rPr>
          <w:noProof/>
        </w:rPr>
        <w:t>4</w:t>
      </w:r>
      <w:r w:rsidR="0077306B">
        <w:rPr>
          <w:noProof/>
        </w:rPr>
        <w:fldChar w:fldCharType="end"/>
      </w:r>
      <w:bookmarkEnd w:id="1175"/>
      <w:bookmarkEnd w:id="1176"/>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1A3D2825"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B115C1">
        <w:t xml:space="preserve">Figure </w:t>
      </w:r>
      <w:r w:rsidR="00B115C1">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750B7D8A" w:rsidR="00D44EFB" w:rsidRPr="00EA2CF8" w:rsidRDefault="00D44EFB" w:rsidP="0016160B">
      <w:pPr>
        <w:pStyle w:val="Caption"/>
      </w:pPr>
      <w:bookmarkStart w:id="1177" w:name="_Ref289502631"/>
      <w:r>
        <w:t xml:space="preserve">Figure </w:t>
      </w:r>
      <w:r w:rsidR="0077306B">
        <w:fldChar w:fldCharType="begin"/>
      </w:r>
      <w:r w:rsidR="0077306B">
        <w:instrText xml:space="preserve"> SEQ Figure \* ARABIC </w:instrText>
      </w:r>
      <w:r w:rsidR="0077306B">
        <w:fldChar w:fldCharType="separate"/>
      </w:r>
      <w:r w:rsidR="00B115C1">
        <w:rPr>
          <w:noProof/>
        </w:rPr>
        <w:t>5</w:t>
      </w:r>
      <w:r w:rsidR="0077306B">
        <w:rPr>
          <w:noProof/>
        </w:rPr>
        <w:fldChar w:fldCharType="end"/>
      </w:r>
      <w:bookmarkEnd w:id="1177"/>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178" w:name="_Toc447898976"/>
      <w:bookmarkStart w:id="1179" w:name="_Toc452642383"/>
      <w:r>
        <w:lastRenderedPageBreak/>
        <w:t>The P4 standard architecture</w:t>
      </w:r>
      <w:bookmarkEnd w:id="1178"/>
      <w:bookmarkEnd w:id="1179"/>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180" w:name="_Toc447884160"/>
      <w:bookmarkStart w:id="1181" w:name="_Toc447898985"/>
      <w:bookmarkStart w:id="1182" w:name="_Toc448148294"/>
      <w:bookmarkStart w:id="1183" w:name="_Toc448212156"/>
      <w:bookmarkStart w:id="1184" w:name="_Toc417920555"/>
      <w:bookmarkStart w:id="1185" w:name="_Toc445799301"/>
      <w:bookmarkStart w:id="1186" w:name="_Toc447898986"/>
      <w:bookmarkStart w:id="1187" w:name="_Toc452642384"/>
      <w:bookmarkEnd w:id="1180"/>
      <w:bookmarkEnd w:id="1181"/>
      <w:bookmarkEnd w:id="1182"/>
      <w:bookmarkEnd w:id="1183"/>
      <w:r>
        <w:t xml:space="preserve">P4 program </w:t>
      </w:r>
      <w:r w:rsidR="00E43C68">
        <w:t>data plane</w:t>
      </w:r>
      <w:r w:rsidR="00625E13">
        <w:t xml:space="preserve"> </w:t>
      </w:r>
      <w:r>
        <w:t>interfaces</w:t>
      </w:r>
      <w:bookmarkEnd w:id="1184"/>
      <w:bookmarkEnd w:id="1185"/>
      <w:bookmarkEnd w:id="1186"/>
      <w:bookmarkEnd w:id="1187"/>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4E2519E3"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B115C1">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188" w:name="_Toc445799302"/>
      <w:bookmarkStart w:id="1189" w:name="_Toc447898987"/>
      <w:bookmarkStart w:id="1190" w:name="_Toc452642385"/>
      <w:r>
        <w:t xml:space="preserve">External </w:t>
      </w:r>
      <w:r w:rsidR="009713E3">
        <w:t>units</w:t>
      </w:r>
      <w:bookmarkEnd w:id="1188"/>
      <w:r w:rsidR="00E43C68">
        <w:t xml:space="preserve"> with predefined functionality</w:t>
      </w:r>
      <w:bookmarkEnd w:id="1189"/>
      <w:bookmarkEnd w:id="1190"/>
    </w:p>
    <w:p w14:paraId="7C87AE56" w14:textId="005EE7B2"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ins w:id="1191" w:author="Mihai Budiu" w:date="2016-06-02T15:32:00Z">
        <w:r w:rsidR="00B115C1">
          <w:t>9.2.6</w:t>
        </w:r>
      </w:ins>
      <w:del w:id="1192" w:author="Mihai Budiu" w:date="2016-06-02T15:32:00Z">
        <w:r w:rsidR="00901F12" w:rsidDel="00B115C1">
          <w:delText>9.2.8</w:delText>
        </w:r>
      </w:del>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r>
      <w:r w:rsidR="00DE588C">
        <w:lastRenderedPageBreak/>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2DF4ECD3" w:rsidR="00CE41B1" w:rsidRDefault="0086352D" w:rsidP="00E502A3">
      <w:pPr>
        <w:pStyle w:val="Heading1"/>
      </w:pPr>
      <w:bookmarkStart w:id="1193" w:name="_Toc417920557"/>
      <w:bookmarkStart w:id="1194" w:name="_Toc445799303"/>
      <w:bookmarkStart w:id="1195" w:name="_Toc447898988"/>
      <w:bookmarkStart w:id="1196" w:name="_Toc452642386"/>
      <w:r>
        <w:t>E</w:t>
      </w:r>
      <w:r w:rsidR="00E502A3">
        <w:t xml:space="preserve">xample: </w:t>
      </w:r>
      <w:bookmarkEnd w:id="1193"/>
      <w:r w:rsidR="00E502A3">
        <w:t>programming a simple switch</w:t>
      </w:r>
      <w:bookmarkEnd w:id="1194"/>
      <w:bookmarkEnd w:id="1195"/>
      <w:bookmarkEnd w:id="119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13141A3F" w:rsidR="004210C4" w:rsidRDefault="00C55C6A" w:rsidP="00E047BF">
      <w:r>
        <w:t>W</w:t>
      </w:r>
      <w:r w:rsidR="00084F42">
        <w:t xml:space="preserve">e call </w:t>
      </w:r>
      <w:r>
        <w:t>our target architecture</w:t>
      </w:r>
      <w:r w:rsidR="00084F42">
        <w:t xml:space="preserve"> “Simple Switch”</w:t>
      </w:r>
      <w:r w:rsidR="0082523F">
        <w:t xml:space="preserve"> (SS)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B115C1">
        <w:t xml:space="preserve">Figure </w:t>
      </w:r>
      <w:r w:rsidR="00B115C1">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There is nothing special about SS, it is just a pedagogical example which allows us to illustrate how programmable switches can</w:t>
      </w:r>
      <w:ins w:id="1197" w:author="Mihai Budiu" w:date="2016-05-27T08:33:00Z">
        <w:r w:rsidR="00695DEB">
          <w:t xml:space="preserve"> be </w:t>
        </w:r>
      </w:ins>
      <w:del w:id="1198" w:author="Mihai Budiu" w:date="2016-05-27T08:33:00Z">
        <w:r w:rsidR="00BE604A" w:rsidDel="00695DEB">
          <w:delText xml:space="preserve"> </w:delText>
        </w:r>
      </w:del>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in addition we expect that the community will evolve a standard switch architecture, which will be more full-featured than SS</w:t>
      </w:r>
      <w:r w:rsidR="00AC3967">
        <w:t>.</w:t>
      </w:r>
      <w:r w:rsidR="004210C4">
        <w:t xml:space="preserve"> </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B115C1">
        <w:t>7.2</w:t>
      </w:r>
      <w:r w:rsidR="008B14A0">
        <w:fldChar w:fldCharType="end"/>
      </w:r>
      <w:r w:rsidR="004210C4">
        <w:t>.</w:t>
      </w:r>
      <w:r w:rsidR="0077020C">
        <w:t xml:space="preserve"> The white blocks are programmable using P4.</w:t>
      </w:r>
    </w:p>
    <w:p w14:paraId="7D594428" w14:textId="6ECB7FE8" w:rsidR="00CE41B1" w:rsidRDefault="002C3A78" w:rsidP="00E047BF">
      <w:r>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0142D45C" w:rsidR="003518DC" w:rsidRDefault="003518DC" w:rsidP="0016160B">
      <w:pPr>
        <w:pStyle w:val="Caption"/>
      </w:pPr>
      <w:bookmarkStart w:id="1199" w:name="_Ref286916628"/>
      <w:r>
        <w:t xml:space="preserve">Figure </w:t>
      </w:r>
      <w:r w:rsidR="0077306B">
        <w:fldChar w:fldCharType="begin"/>
      </w:r>
      <w:r w:rsidR="0077306B">
        <w:instrText xml:space="preserve"> SEQ Figure \* ARABIC </w:instrText>
      </w:r>
      <w:r w:rsidR="0077306B">
        <w:fldChar w:fldCharType="separate"/>
      </w:r>
      <w:r w:rsidR="00B115C1">
        <w:rPr>
          <w:noProof/>
        </w:rPr>
        <w:t>6</w:t>
      </w:r>
      <w:r w:rsidR="0077306B">
        <w:rPr>
          <w:noProof/>
        </w:rPr>
        <w:fldChar w:fldCharType="end"/>
      </w:r>
      <w:bookmarkEnd w:id="1199"/>
      <w:r>
        <w:t xml:space="preserve">: </w:t>
      </w:r>
      <w:r w:rsidR="002C3A78">
        <w:t xml:space="preserve">The </w:t>
      </w:r>
      <w:r>
        <w:t xml:space="preserve">Simple </w:t>
      </w:r>
      <w:r w:rsidR="002C3A78">
        <w:t>S</w:t>
      </w:r>
      <w:r>
        <w:t xml:space="preserve">witch </w:t>
      </w:r>
      <w:r w:rsidR="002C3A78">
        <w:t xml:space="preserve">(SS) </w:t>
      </w:r>
      <w:r w:rsidR="001B0BC0">
        <w:t>archi</w:t>
      </w:r>
      <w:r w:rsidR="00CD4EF8">
        <w:t>t</w:t>
      </w:r>
      <w:r w:rsidR="001B0BC0">
        <w:t>ecture</w:t>
      </w:r>
    </w:p>
    <w:p w14:paraId="1A4443FB" w14:textId="4FB26A84" w:rsidR="00D15F70" w:rsidRPr="0050719E" w:rsidRDefault="00D15F70" w:rsidP="00AB28AA">
      <w:r>
        <w:lastRenderedPageBreak/>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SS has three programmable blocks: a parser, a match-action pipeline, and a deparser.</w:t>
      </w:r>
    </w:p>
    <w:p w14:paraId="13FF7F11" w14:textId="2BA7446B" w:rsidR="00D26F03" w:rsidRDefault="00D26F03" w:rsidP="00E502A3">
      <w:pPr>
        <w:pStyle w:val="Heading2"/>
      </w:pPr>
      <w:bookmarkStart w:id="1200" w:name="_Ref287016903"/>
      <w:bookmarkStart w:id="1201" w:name="_Toc417920558"/>
      <w:bookmarkStart w:id="1202" w:name="_Toc445799304"/>
      <w:bookmarkStart w:id="1203" w:name="_Toc447898989"/>
      <w:bookmarkStart w:id="1204" w:name="_Toc452642387"/>
      <w:r>
        <w:t xml:space="preserve">Simple </w:t>
      </w:r>
      <w:r w:rsidR="002C3A78">
        <w:t>S</w:t>
      </w:r>
      <w:r>
        <w:t xml:space="preserve">witch </w:t>
      </w:r>
      <w:r w:rsidR="001B0BC0">
        <w:t xml:space="preserve">architecture </w:t>
      </w:r>
      <w:r>
        <w:t>declaration</w:t>
      </w:r>
      <w:bookmarkEnd w:id="1200"/>
      <w:bookmarkEnd w:id="1201"/>
      <w:bookmarkEnd w:id="1202"/>
      <w:bookmarkEnd w:id="1203"/>
      <w:bookmarkEnd w:id="1204"/>
    </w:p>
    <w:p w14:paraId="0D79676B" w14:textId="2FE3ED2D" w:rsidR="00053601" w:rsidRPr="0050719E" w:rsidRDefault="00053601" w:rsidP="00AB28AA">
      <w:r>
        <w:t xml:space="preserve">The following </w:t>
      </w:r>
      <w:r w:rsidR="00D15F70">
        <w:t>P4 program</w:t>
      </w:r>
      <w:r>
        <w:t xml:space="preserve"> provides a declaration of </w:t>
      </w:r>
      <w:r w:rsidR="002C3A78">
        <w:t>SS</w:t>
      </w:r>
      <w:r w:rsidR="008B14A0">
        <w:t xml:space="preserve"> in P4</w:t>
      </w:r>
      <w:r w:rsidR="00C32558">
        <w:t>, as it would be provided by the SS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09F3C1A6" w:rsidR="003D445D" w:rsidRPr="00DC4BC9" w:rsidRDefault="00D15F70" w:rsidP="00D010A6">
      <w:pPr>
        <w:pStyle w:val="CodeExample"/>
      </w:pPr>
      <w:r w:rsidRPr="00DC4BC9">
        <w:t xml:space="preserve">// </w:t>
      </w:r>
      <w:r w:rsidR="00F3681D" w:rsidRPr="00DC4BC9">
        <w:t xml:space="preserve">File </w:t>
      </w:r>
      <w:r w:rsidR="00477306" w:rsidRPr="00DC4BC9">
        <w:t>"</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50071FE3"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477306" w:rsidRPr="00DC4BC9">
        <w:t>"</w:t>
      </w:r>
      <w:r w:rsidR="0042713F" w:rsidRPr="00DC4BC9">
        <w:t>core</w:t>
      </w:r>
      <w:r w:rsidRPr="00DC4BC9">
        <w:t>.p4</w:t>
      </w:r>
      <w:r w:rsidR="00477306" w:rsidRPr="00DC4BC9">
        <w: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lastRenderedPageBreak/>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8055583"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“Switch”</w:t>
      </w:r>
      <w:r w:rsidR="00011925" w:rsidRPr="00DC4BC9">
        <w:t xml:space="preserve"> 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Pr="00DC4BC9">
        <w:t>S</w:t>
      </w:r>
      <w:r w:rsidR="00523D4F" w:rsidRPr="00DC4BC9">
        <w:t>imple</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555B87" w:rsidRPr="00DC4BC9">
        <w:t xml:space="preserve">   </w:t>
      </w:r>
      <w:r w:rsidR="0081089B" w:rsidRPr="00DC4BC9">
        <w:t>Pipe</w:t>
      </w:r>
      <w:r w:rsidR="00555B87" w:rsidRPr="00DC4BC9">
        <w:t xml:space="preserve">&lt;H&gt; map, </w:t>
      </w:r>
      <w:r w:rsidR="00555B87" w:rsidRPr="00DC4BC9">
        <w:br/>
        <w:t xml:space="preserve">                  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0E5174F"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B115C1">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w:t>
      </w:r>
      <w:r w:rsidR="0090056F">
        <w:lastRenderedPageBreak/>
        <w:t xml:space="preserve">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3D65626F"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B115C1">
        <w:t xml:space="preserve">Figure </w:t>
      </w:r>
      <w:r w:rsidR="00B115C1">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3A8C6357"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program a simple switch,</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40867B72" w:rsidR="00D26F03" w:rsidRDefault="00D26F03" w:rsidP="00E502A3">
      <w:pPr>
        <w:pStyle w:val="Heading2"/>
      </w:pPr>
      <w:bookmarkStart w:id="1205" w:name="_Toc417920559"/>
      <w:bookmarkStart w:id="1206" w:name="_Toc445799305"/>
      <w:bookmarkStart w:id="1207" w:name="_Toc447898990"/>
      <w:bookmarkStart w:id="1208" w:name="_Ref448237501"/>
      <w:bookmarkStart w:id="1209" w:name="_Toc452642388"/>
      <w:r>
        <w:t xml:space="preserve">Simple </w:t>
      </w:r>
      <w:r w:rsidR="00813F18">
        <w:t>S</w:t>
      </w:r>
      <w:r>
        <w:t xml:space="preserve">witch </w:t>
      </w:r>
      <w:r w:rsidR="00543982">
        <w:t>data plane</w:t>
      </w:r>
      <w:r w:rsidR="00F52385">
        <w:t xml:space="preserve"> </w:t>
      </w:r>
      <w:r w:rsidR="001B0BC0">
        <w:t xml:space="preserve">architecture </w:t>
      </w:r>
      <w:r>
        <w:t>description</w:t>
      </w:r>
      <w:bookmarkEnd w:id="1205"/>
      <w:bookmarkEnd w:id="1206"/>
      <w:bookmarkEnd w:id="1207"/>
      <w:bookmarkEnd w:id="1208"/>
      <w:bookmarkEnd w:id="1209"/>
    </w:p>
    <w:p w14:paraId="5A40D0E3" w14:textId="1CFF4B75" w:rsidR="00162EBB" w:rsidRDefault="00162EBB" w:rsidP="00AB28AA">
      <w:r>
        <w:t xml:space="preserve"> In order to </w:t>
      </w:r>
      <w:r w:rsidR="0024629D">
        <w:t xml:space="preserve">fully </w:t>
      </w:r>
      <w:r w:rsidR="00194A18">
        <w:t xml:space="preserve">understand </w:t>
      </w:r>
      <w:r w:rsidR="00D56BC6">
        <w:t>SS’s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210" w:name="_Toc417920560"/>
      <w:bookmarkStart w:id="1211" w:name="_Toc445799306"/>
      <w:bookmarkStart w:id="1212" w:name="_Toc447898991"/>
      <w:bookmarkStart w:id="1213" w:name="_Toc452642389"/>
      <w:r>
        <w:t xml:space="preserve">The </w:t>
      </w:r>
      <w:r w:rsidR="000402A8">
        <w:t xml:space="preserve">arbiter </w:t>
      </w:r>
      <w:r>
        <w:t>block</w:t>
      </w:r>
      <w:bookmarkEnd w:id="1210"/>
      <w:bookmarkEnd w:id="1211"/>
      <w:bookmarkEnd w:id="1212"/>
      <w:bookmarkEnd w:id="1213"/>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lastRenderedPageBreak/>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1214" w:name="_Toc447898992"/>
      <w:bookmarkStart w:id="1215" w:name="_Toc452642390"/>
      <w:r>
        <w:t>The parser runtime block</w:t>
      </w:r>
      <w:bookmarkEnd w:id="1214"/>
      <w:bookmarkEnd w:id="1215"/>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216" w:name="_Toc417920561"/>
      <w:bookmarkStart w:id="1217" w:name="_Toc445799307"/>
      <w:bookmarkStart w:id="1218" w:name="_Toc447898993"/>
      <w:bookmarkStart w:id="1219" w:name="_Toc452642391"/>
      <w:r>
        <w:t>The demux block</w:t>
      </w:r>
      <w:bookmarkEnd w:id="1216"/>
      <w:bookmarkEnd w:id="1217"/>
      <w:bookmarkEnd w:id="1218"/>
      <w:bookmarkEnd w:id="1219"/>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220" w:name="_Toc447898994"/>
      <w:bookmarkStart w:id="1221" w:name="_Toc452642392"/>
      <w:r>
        <w:t>Available extern blocks</w:t>
      </w:r>
      <w:bookmarkEnd w:id="1220"/>
      <w:bookmarkEnd w:id="1221"/>
    </w:p>
    <w:p w14:paraId="3AF63BCA" w14:textId="188CCDD7" w:rsidR="00500F47" w:rsidRDefault="00500F47">
      <w:r>
        <w:t xml:space="preserve">The simple 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34C5C540" w:rsidR="00A63137" w:rsidRDefault="00A63137" w:rsidP="00E502A3">
      <w:pPr>
        <w:pStyle w:val="Heading2"/>
      </w:pPr>
      <w:bookmarkStart w:id="1222" w:name="_Ref289344279"/>
      <w:bookmarkStart w:id="1223" w:name="_Toc417920562"/>
      <w:bookmarkStart w:id="1224" w:name="_Toc445799308"/>
      <w:bookmarkStart w:id="1225" w:name="_Toc447898995"/>
      <w:bookmarkStart w:id="1226" w:name="_Toc452642393"/>
      <w:r>
        <w:lastRenderedPageBreak/>
        <w:t xml:space="preserve">A complete program for the </w:t>
      </w:r>
      <w:r w:rsidR="00C15536">
        <w:t>S</w:t>
      </w:r>
      <w:r>
        <w:t xml:space="preserve">imple </w:t>
      </w:r>
      <w:r w:rsidR="00C15536">
        <w:t>S</w:t>
      </w:r>
      <w:r>
        <w:t>witch</w:t>
      </w:r>
      <w:bookmarkEnd w:id="1222"/>
      <w:bookmarkEnd w:id="1223"/>
      <w:bookmarkEnd w:id="1224"/>
      <w:bookmarkEnd w:id="1225"/>
      <w:bookmarkEnd w:id="1226"/>
    </w:p>
    <w:p w14:paraId="1F11BC33" w14:textId="4189C920" w:rsidR="00E25310" w:rsidRDefault="00E25310" w:rsidP="00280B0E">
      <w:r>
        <w:t xml:space="preserve">Here </w:t>
      </w:r>
      <w:r w:rsidR="0079218A">
        <w:t>we provide</w:t>
      </w:r>
      <w:r>
        <w:t xml:space="preserve"> a complete P4 program performing L2/L3 forwarding for IPv4 packets for the </w:t>
      </w:r>
      <w:r w:rsidR="00C15536">
        <w:t>S</w:t>
      </w:r>
      <w:r>
        <w:t xml:space="preserve">imple </w:t>
      </w:r>
      <w:r w:rsidR="00C15536">
        <w:t>S</w:t>
      </w:r>
      <w:r>
        <w:t xml:space="preserve">witch.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05E5CD0B" w:rsidR="00F9485C" w:rsidRDefault="00F9485C" w:rsidP="0016160B">
      <w:pPr>
        <w:pStyle w:val="Caption"/>
      </w:pPr>
      <w:bookmarkStart w:id="1227" w:name="_Ref289332797"/>
      <w:r>
        <w:t xml:space="preserve">Figure </w:t>
      </w:r>
      <w:r w:rsidR="0077306B">
        <w:fldChar w:fldCharType="begin"/>
      </w:r>
      <w:r w:rsidR="0077306B">
        <w:instrText xml:space="preserve"> SEQ Figure \* ARABIC </w:instrText>
      </w:r>
      <w:r w:rsidR="0077306B">
        <w:fldChar w:fldCharType="separate"/>
      </w:r>
      <w:r w:rsidR="00B115C1">
        <w:rPr>
          <w:noProof/>
        </w:rPr>
        <w:t>7</w:t>
      </w:r>
      <w:r w:rsidR="0077306B">
        <w:rPr>
          <w:noProof/>
        </w:rPr>
        <w:fldChar w:fldCharType="end"/>
      </w:r>
      <w:bookmarkEnd w:id="1227"/>
      <w:r>
        <w:t>: Diagram of the match-action pipeline expressed by the SS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7A05AEDE" w:rsidR="00A73466" w:rsidRDefault="00A73466">
      <w:r>
        <w:t xml:space="preserve">The match-action pipeline is shown in </w:t>
      </w:r>
      <w:r>
        <w:fldChar w:fldCharType="begin"/>
      </w:r>
      <w:r>
        <w:instrText xml:space="preserve"> REF _Ref289332797 \h </w:instrText>
      </w:r>
      <w:r>
        <w:fldChar w:fldCharType="separate"/>
      </w:r>
      <w:r w:rsidR="00B115C1">
        <w:t xml:space="preserve">Figure </w:t>
      </w:r>
      <w:r w:rsidR="00B115C1">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w:t>
      </w:r>
      <w:commentRangeStart w:id="1228"/>
      <w:r>
        <w:t xml:space="preserve">the </w:t>
      </w:r>
      <w:r w:rsidRPr="00E83573">
        <w:rPr>
          <w:rFonts w:ascii="Consolas" w:hAnsi="Consolas"/>
        </w:rPr>
        <w:t>ttl</w:t>
      </w:r>
      <w:r>
        <w:t xml:space="preserve"> becomes 0</w:t>
      </w:r>
      <w:commentRangeEnd w:id="1228"/>
      <w:r w:rsidR="00DC4BC9">
        <w:rPr>
          <w:rStyle w:val="CommentReference"/>
        </w:rPr>
        <w:commentReference w:id="1228"/>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66C38280" w:rsidR="00A73466" w:rsidRPr="00A73466" w:rsidRDefault="001D6B91">
      <w:r>
        <w:t xml:space="preserve">This example uses the C preprocessor to </w:t>
      </w:r>
      <w:r w:rsidR="00E35B66">
        <w:t>execute the #include directive.</w:t>
      </w:r>
    </w:p>
    <w:p w14:paraId="5CD8CC39" w14:textId="621C1D80"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#include “</w:t>
      </w:r>
      <w:r w:rsidR="00E00B81">
        <w:rPr>
          <w:rFonts w:ascii="Consolas" w:hAnsi="Consolas"/>
          <w:color w:val="000000"/>
          <w:szCs w:val="20"/>
        </w:rPr>
        <w:t>core</w:t>
      </w:r>
      <w:r w:rsidRPr="00A229BA">
        <w:rPr>
          <w:rFonts w:ascii="Consolas" w:hAnsi="Consolas"/>
          <w:color w:val="000000"/>
          <w:szCs w:val="20"/>
        </w:rPr>
        <w:t>.p4”</w:t>
      </w:r>
    </w:p>
    <w:p w14:paraId="1679938A" w14:textId="77777777" w:rsidR="00533462" w:rsidRPr="00A229BA" w:rsidRDefault="00533462" w:rsidP="007135DB">
      <w:pPr>
        <w:spacing w:before="0" w:after="0"/>
        <w:rPr>
          <w:rFonts w:ascii="Consolas" w:hAnsi="Consolas"/>
          <w:color w:val="000000"/>
          <w:szCs w:val="20"/>
        </w:rPr>
      </w:pPr>
    </w:p>
    <w:p w14:paraId="7BCAB07F" w14:textId="4EDC3E19"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include the switch declaration</w:t>
      </w:r>
      <w:r w:rsidR="00F3681D" w:rsidRPr="00A229BA">
        <w:rPr>
          <w:rFonts w:ascii="Consolas" w:hAnsi="Consolas"/>
          <w:color w:val="000000"/>
          <w:szCs w:val="20"/>
        </w:rPr>
        <w:t xml:space="preserve"> from the previous section</w:t>
      </w:r>
    </w:p>
    <w:p w14:paraId="01CB25D9" w14:textId="4E85F46F"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lastRenderedPageBreak/>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lastRenderedPageBreak/>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1229"/>
      <w:r>
        <w:rPr>
          <w:rFonts w:ascii="Consolas" w:hAnsi="Consolas"/>
          <w:color w:val="000000"/>
          <w:szCs w:val="20"/>
        </w:rPr>
        <w:t>IPv4ChecksumError</w:t>
      </w:r>
      <w:commentRangeEnd w:id="1229"/>
      <w:r w:rsidR="00292487">
        <w:rPr>
          <w:rStyle w:val="CommentReference"/>
        </w:rPr>
        <w:commentReference w:id="1229"/>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r>
      <w:r>
        <w:rPr>
          <w:rFonts w:ascii="Consolas" w:hAnsi="Consolas"/>
          <w:bCs/>
          <w:color w:val="000000"/>
          <w:szCs w:val="20"/>
        </w:rPr>
        <w:lastRenderedPageBreak/>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lastRenderedPageBreak/>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1230"/>
      <w:r w:rsidR="00533462" w:rsidRPr="00A229BA">
        <w:rPr>
          <w:rFonts w:ascii="Consolas" w:hAnsi="Consolas"/>
          <w:color w:val="000000"/>
          <w:szCs w:val="20"/>
        </w:rPr>
        <w:t>match</w:t>
      </w:r>
      <w:commentRangeEnd w:id="1230"/>
      <w:r w:rsidR="0056132F">
        <w:rPr>
          <w:rStyle w:val="CommentReference"/>
        </w:rPr>
        <w:commentReference w:id="1230"/>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1BCA6B3E"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3B62D7">
        <w:rPr>
          <w:rFonts w:ascii="Consolas" w:hAnsi="Consolas"/>
          <w:color w:val="000000"/>
          <w:szCs w:val="20"/>
        </w:rPr>
        <w:t>Simple</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19E29BF7"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533462" w:rsidRPr="00A229BA">
        <w:rPr>
          <w:rFonts w:ascii="Consolas" w:hAnsi="Consolas"/>
          <w:color w:val="000000"/>
          <w:szCs w:val="20"/>
        </w:rPr>
        <w:t>Switch(</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7620CA" w:rsidRPr="00A229BA">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231" w:name="_Toc417920563"/>
      <w:bookmarkStart w:id="1232" w:name="_Toc445799309"/>
      <w:bookmarkStart w:id="1233" w:name="_Toc447898996"/>
      <w:bookmarkStart w:id="1234" w:name="_Toc452642394"/>
      <w:r>
        <w:t xml:space="preserve">P4 </w:t>
      </w:r>
      <w:r w:rsidR="00DA7873">
        <w:t>Language definition</w:t>
      </w:r>
      <w:bookmarkEnd w:id="1231"/>
      <w:bookmarkEnd w:id="1232"/>
      <w:bookmarkEnd w:id="1233"/>
      <w:bookmarkEnd w:id="1234"/>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2C951CA2"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B115C1">
        <w:t>13</w:t>
      </w:r>
      <w:r w:rsidR="005B4B05">
        <w:fldChar w:fldCharType="end"/>
      </w:r>
      <w:r w:rsidR="005B4B05">
        <w:t>)</w:t>
      </w:r>
      <w:r w:rsidR="007C3167">
        <w:t>.</w:t>
      </w:r>
    </w:p>
    <w:p w14:paraId="53A85073" w14:textId="743A1E72"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B115C1">
        <w:t>14</w:t>
      </w:r>
      <w:r w:rsidR="005B4B05">
        <w:fldChar w:fldCharType="end"/>
      </w:r>
      <w:r w:rsidR="005B4B05">
        <w:t>)</w:t>
      </w:r>
      <w:r w:rsidR="007C3167">
        <w:t>.</w:t>
      </w:r>
    </w:p>
    <w:p w14:paraId="676C9EFE" w14:textId="76318293"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B115C1">
        <w:t>17</w:t>
      </w:r>
      <w:r w:rsidR="007C3167">
        <w:fldChar w:fldCharType="end"/>
      </w:r>
      <w:r>
        <w:t>)</w:t>
      </w:r>
      <w:r w:rsidR="007C3167">
        <w:t>.</w:t>
      </w:r>
    </w:p>
    <w:p w14:paraId="0FB02866" w14:textId="0E2825B9" w:rsidR="007C26EB" w:rsidRDefault="007C26EB">
      <w:pPr>
        <w:pStyle w:val="Heading2"/>
      </w:pPr>
      <w:bookmarkStart w:id="1235" w:name="_Toc417920566"/>
      <w:bookmarkStart w:id="1236" w:name="_Toc445799310"/>
      <w:bookmarkStart w:id="1237" w:name="_Toc447898997"/>
      <w:bookmarkStart w:id="1238" w:name="_Toc452642395"/>
      <w:r>
        <w:lastRenderedPageBreak/>
        <w:t>Syntax and semantics</w:t>
      </w:r>
      <w:bookmarkEnd w:id="1235"/>
      <w:bookmarkEnd w:id="1236"/>
      <w:bookmarkEnd w:id="1237"/>
      <w:bookmarkEnd w:id="1238"/>
    </w:p>
    <w:p w14:paraId="5E172ED6" w14:textId="29CB5BCD" w:rsidR="007C26EB" w:rsidRDefault="00C86E05" w:rsidP="00E411B2">
      <w:pPr>
        <w:pStyle w:val="Heading3"/>
      </w:pPr>
      <w:bookmarkStart w:id="1239" w:name="_Toc445799311"/>
      <w:bookmarkStart w:id="1240" w:name="_Toc447898998"/>
      <w:bookmarkStart w:id="1241" w:name="_Toc452642396"/>
      <w:r>
        <w:t>Grammar</w:t>
      </w:r>
      <w:bookmarkEnd w:id="1239"/>
      <w:bookmarkEnd w:id="1240"/>
      <w:bookmarkEnd w:id="1241"/>
    </w:p>
    <w:p w14:paraId="64248EEA" w14:textId="02955F7D" w:rsidR="000370EF" w:rsidRDefault="00C86E05">
      <w:r>
        <w:t xml:space="preserve">The complete grammar of P4 v1.2 is given in Appendix </w:t>
      </w:r>
      <w:r>
        <w:fldChar w:fldCharType="begin"/>
      </w:r>
      <w:r>
        <w:instrText xml:space="preserve"> REF _Ref444953124 \r \h </w:instrText>
      </w:r>
      <w:r>
        <w:fldChar w:fldCharType="separate"/>
      </w:r>
      <w:r w:rsidR="00B115C1">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77777777" w:rsidR="00EC460A" w:rsidRPr="002D53BA" w:rsidRDefault="00EC460A" w:rsidP="00D42204">
      <w:pPr>
        <w:pStyle w:val="Grammar"/>
      </w:pPr>
      <w:r w:rsidRPr="00D42204">
        <w:t xml:space="preserve">    | p4program declaration</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242" w:name="_Toc417920568"/>
      <w:bookmarkStart w:id="124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244" w:name="_Toc447898999"/>
      <w:bookmarkStart w:id="1245" w:name="_Toc452642397"/>
      <w:r>
        <w:t>Semantics and t</w:t>
      </w:r>
      <w:r w:rsidR="00BB28F7">
        <w:t>he P4 abstract machine</w:t>
      </w:r>
      <w:r w:rsidR="00B76FD7">
        <w:t>s</w:t>
      </w:r>
      <w:bookmarkEnd w:id="1242"/>
      <w:bookmarkEnd w:id="1243"/>
      <w:bookmarkEnd w:id="1244"/>
      <w:bookmarkEnd w:id="124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246" w:name="_Toc448324326"/>
      <w:bookmarkStart w:id="1247" w:name="_Toc448734122"/>
      <w:bookmarkStart w:id="1248" w:name="_Toc448902768"/>
      <w:bookmarkStart w:id="1249" w:name="_Toc445799313"/>
      <w:bookmarkStart w:id="1250" w:name="_Toc447899000"/>
      <w:bookmarkStart w:id="1251" w:name="_Toc452642398"/>
      <w:bookmarkEnd w:id="1246"/>
      <w:bookmarkEnd w:id="1247"/>
      <w:bookmarkEnd w:id="1248"/>
      <w:r>
        <w:t>Preprocessing</w:t>
      </w:r>
      <w:bookmarkEnd w:id="1249"/>
      <w:bookmarkEnd w:id="1250"/>
      <w:bookmarkEnd w:id="1251"/>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1252"/>
      <w:r w:rsidRPr="00BD6FE9">
        <w:rPr>
          <w:rFonts w:ascii="Consolas" w:hAnsi="Consolas"/>
        </w:rPr>
        <w:t>endif</w:t>
      </w:r>
      <w:commentRangeEnd w:id="1252"/>
      <w:r w:rsidR="00104462">
        <w:rPr>
          <w:rStyle w:val="CommentReference"/>
        </w:rPr>
        <w:commentReference w:id="1252"/>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0B1FBC8E" w:rsidR="009322F0" w:rsidRPr="00AB0DC5" w:rsidRDefault="00AB0DC5">
      <w:r>
        <w:t>Additional capabilities of the C preprocessor may be supported, but are not guaranteed (e.g., macros with arguments).</w:t>
      </w:r>
    </w:p>
    <w:p w14:paraId="50DE4467" w14:textId="0A3BA49F" w:rsidR="00D16D17" w:rsidRDefault="00104462" w:rsidP="00E411B2">
      <w:r>
        <w:lastRenderedPageBreak/>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253" w:name="_Toc417920570"/>
      <w:bookmarkStart w:id="1254" w:name="_Toc445799314"/>
      <w:bookmarkStart w:id="1255" w:name="_Toc447899001"/>
      <w:bookmarkStart w:id="1256" w:name="_Toc452642399"/>
      <w:r>
        <w:t xml:space="preserve">P4 </w:t>
      </w:r>
      <w:r w:rsidR="00EC2208">
        <w:t>core library</w:t>
      </w:r>
      <w:bookmarkEnd w:id="1253"/>
      <w:bookmarkEnd w:id="1254"/>
      <w:bookmarkEnd w:id="1255"/>
      <w:bookmarkEnd w:id="1256"/>
    </w:p>
    <w:p w14:paraId="59BE9649" w14:textId="509D3486"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B115C1">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p>
    <w:p w14:paraId="0F133DF1" w14:textId="703C0FAE" w:rsidR="00CC662E" w:rsidRDefault="00CC662E" w:rsidP="00280B0E">
      <w:pPr>
        <w:pStyle w:val="Heading2"/>
      </w:pPr>
      <w:bookmarkStart w:id="1257" w:name="_Toc417920571"/>
      <w:bookmarkStart w:id="1258" w:name="_Toc445799315"/>
      <w:bookmarkStart w:id="1259" w:name="_Toc447899002"/>
      <w:bookmarkStart w:id="1260" w:name="_Toc452642400"/>
      <w:r>
        <w:t>Lexical constructs</w:t>
      </w:r>
      <w:bookmarkEnd w:id="1257"/>
      <w:bookmarkEnd w:id="1258"/>
      <w:bookmarkEnd w:id="1259"/>
      <w:bookmarkEnd w:id="1260"/>
    </w:p>
    <w:p w14:paraId="62E7A5FE" w14:textId="56CA92FC" w:rsidR="00570B6E" w:rsidRDefault="007B3571" w:rsidP="006464BC">
      <w:r>
        <w:t xml:space="preserve">All </w:t>
      </w:r>
      <w:r w:rsidR="006464BC">
        <w:t xml:space="preserve">P4 </w:t>
      </w:r>
      <w:r>
        <w:t xml:space="preserve">keywords </w:t>
      </w:r>
      <w:r w:rsidR="006464BC">
        <w:t xml:space="preserve">use only </w:t>
      </w:r>
      <w:commentRangeStart w:id="1261"/>
      <w:r w:rsidR="006464BC">
        <w:t xml:space="preserve">ASCII </w:t>
      </w:r>
      <w:commentRangeEnd w:id="1261"/>
      <w:r>
        <w:rPr>
          <w:rStyle w:val="CommentReference"/>
        </w:rPr>
        <w:commentReference w:id="1261"/>
      </w:r>
      <w:r w:rsidR="006464BC">
        <w:t>characters.</w:t>
      </w:r>
      <w:r w:rsidR="00D328D6">
        <w:t xml:space="preserve"> </w:t>
      </w:r>
      <w:r>
        <w:t>All P4 identifiers must use only ASCII characters.</w:t>
      </w:r>
      <w:ins w:id="1262" w:author="Mihai Budiu [2]" w:date="2016-05-13T08:34:00Z">
        <w:r w:rsidR="00993D2D">
          <w:t xml:space="preserve"> P4 compilers should handle correctly </w:t>
        </w:r>
      </w:ins>
      <w:ins w:id="1263" w:author="Mihai Budiu [2]" w:date="2016-05-13T08:35:00Z">
        <w:r w:rsidR="00993D2D">
          <w:t>UTF-8 characters in comments and string literals.</w:t>
        </w:r>
      </w:ins>
      <w:ins w:id="1264" w:author="Mihai Budiu [2]" w:date="2016-05-13T08:34:00Z">
        <w:r w:rsidR="00993D2D">
          <w:t xml:space="preserve"> </w:t>
        </w:r>
      </w:ins>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rPr>
          <w:ins w:id="1265" w:author="Mihai Budiu [2]" w:date="2016-05-13T08:35:00Z"/>
        </w:rPr>
      </w:pPr>
      <w:r>
        <w:rPr>
          <w:rFonts w:ascii="Consolas" w:hAnsi="Consolas"/>
        </w:rPr>
        <w:t xml:space="preserve">INTEGER </w:t>
      </w:r>
      <w:r w:rsidRPr="00781B59">
        <w:t>– integer literals</w:t>
      </w:r>
    </w:p>
    <w:p w14:paraId="299959AE" w14:textId="423F3048" w:rsidR="00F87461" w:rsidRDefault="004327E2" w:rsidP="002265E0">
      <w:pPr>
        <w:pStyle w:val="ListParagraph"/>
        <w:numPr>
          <w:ilvl w:val="0"/>
          <w:numId w:val="7"/>
        </w:numPr>
      </w:pPr>
      <w:ins w:id="1266" w:author="Mihai Budiu [2]" w:date="2016-05-13T08:35:00Z">
        <w:r>
          <w:rPr>
            <w:rFonts w:ascii="Consolas" w:hAnsi="Consolas"/>
          </w:rPr>
          <w:t xml:space="preserve">DONTCARE </w:t>
        </w:r>
        <w:r>
          <w:t>– a single underscore</w:t>
        </w:r>
      </w:ins>
      <w:del w:id="1267" w:author="Mihai Budiu [2]" w:date="2016-05-13T08:35:00Z">
        <w:r w:rsidR="00F87461" w:rsidRPr="00781B59" w:rsidDel="004327E2">
          <w:delText xml:space="preserve"> </w:delText>
        </w:r>
      </w:del>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268" w:name="_Toc417920572"/>
      <w:bookmarkStart w:id="1269" w:name="_Toc445799316"/>
      <w:bookmarkStart w:id="1270" w:name="_Toc447899003"/>
      <w:bookmarkStart w:id="1271" w:name="_Toc452642401"/>
      <w:r>
        <w:t>Comments</w:t>
      </w:r>
      <w:bookmarkEnd w:id="1268"/>
      <w:bookmarkEnd w:id="1269"/>
      <w:bookmarkEnd w:id="1270"/>
      <w:bookmarkEnd w:id="1271"/>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lastRenderedPageBreak/>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272" w:name="_Toc417920573"/>
      <w:bookmarkStart w:id="1273" w:name="_Toc445799317"/>
      <w:bookmarkStart w:id="1274" w:name="_Ref446596464"/>
      <w:bookmarkStart w:id="1275" w:name="_Toc447899004"/>
      <w:bookmarkStart w:id="1276" w:name="_Toc452642402"/>
      <w:r>
        <w:t>Literal constants</w:t>
      </w:r>
      <w:bookmarkEnd w:id="1272"/>
      <w:bookmarkEnd w:id="1273"/>
      <w:bookmarkEnd w:id="1274"/>
      <w:bookmarkEnd w:id="1275"/>
      <w:bookmarkEnd w:id="1276"/>
    </w:p>
    <w:p w14:paraId="06407057" w14:textId="55149C56"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06B8B32F"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p>
    <w:p w14:paraId="76BECED7" w14:textId="5778CBB7"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C9E4794" w14:textId="06FD1B99" w:rsidR="00A34383" w:rsidRDefault="00A34383" w:rsidP="002265E0">
      <w:pPr>
        <w:pStyle w:val="ListParagraph"/>
        <w:numPr>
          <w:ilvl w:val="0"/>
          <w:numId w:val="41"/>
        </w:numPr>
      </w:pPr>
      <w:r w:rsidRPr="00BD6FE9">
        <w:rPr>
          <w:rFonts w:ascii="Consolas" w:hAnsi="Consolas"/>
        </w:rPr>
        <w:t>s</w:t>
      </w:r>
      <w:r>
        <w:t xml:space="preserve"> indicates signed numbers</w:t>
      </w:r>
    </w:p>
    <w:p w14:paraId="446CBCA0" w14:textId="7FA13614"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3F116726" w14:textId="63A004A4" w:rsidR="00C1277E"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p>
    <w:p w14:paraId="7F6B8133" w14:textId="77777777" w:rsidR="00D328D6" w:rsidRDefault="00D328D6" w:rsidP="00D328D6">
      <w:pPr>
        <w:pStyle w:val="Heading2"/>
      </w:pPr>
      <w:bookmarkStart w:id="1277" w:name="_Toc417920574"/>
      <w:bookmarkStart w:id="1278" w:name="_Toc445799318"/>
      <w:bookmarkStart w:id="1279" w:name="_Toc447899005"/>
      <w:bookmarkStart w:id="1280" w:name="_Toc452642403"/>
      <w:r>
        <w:t>Naming conventions</w:t>
      </w:r>
      <w:bookmarkEnd w:id="1277"/>
      <w:bookmarkEnd w:id="1278"/>
      <w:bookmarkEnd w:id="1279"/>
      <w:bookmarkEnd w:id="1280"/>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281" w:name="_Toc445799319"/>
      <w:bookmarkStart w:id="1282" w:name="_Toc447899006"/>
      <w:bookmarkStart w:id="1283" w:name="_Toc452642404"/>
      <w:r>
        <w:t>P4 Program structure</w:t>
      </w:r>
      <w:bookmarkEnd w:id="1281"/>
      <w:bookmarkEnd w:id="1282"/>
      <w:bookmarkEnd w:id="1283"/>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77777777" w:rsidR="00A34383" w:rsidRPr="00254E38" w:rsidRDefault="00A34383" w:rsidP="002D0F38">
      <w:pPr>
        <w:pStyle w:val="Grammar"/>
      </w:pPr>
      <w:r>
        <w:t xml:space="preserve">    | p4program</w:t>
      </w:r>
      <w:r w:rsidRPr="00254E38">
        <w:t xml:space="preserve"> declaration</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56E3C309" w14:textId="7ABE10C6" w:rsidR="004902D0" w:rsidRDefault="004902D0" w:rsidP="00A26B5C">
      <w:pPr>
        <w:pStyle w:val="Heading3"/>
      </w:pPr>
      <w:bookmarkStart w:id="1284" w:name="_Toc445799320"/>
      <w:bookmarkStart w:id="1285" w:name="_Toc447899007"/>
      <w:bookmarkStart w:id="1286" w:name="_Toc452642405"/>
      <w:bookmarkStart w:id="1287" w:name="_Toc417920577"/>
      <w:r>
        <w:t>Scopes</w:t>
      </w:r>
      <w:bookmarkEnd w:id="1284"/>
      <w:bookmarkEnd w:id="1285"/>
      <w:bookmarkEnd w:id="1286"/>
    </w:p>
    <w:bookmarkEnd w:id="1287"/>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288" w:name="_Ref445796618"/>
      <w:bookmarkStart w:id="1289" w:name="_Toc445799321"/>
      <w:bookmarkStart w:id="1290" w:name="_Toc447899008"/>
      <w:bookmarkStart w:id="1291" w:name="_Toc452642406"/>
      <w:r>
        <w:t>Stateful elements</w:t>
      </w:r>
      <w:bookmarkEnd w:id="1288"/>
      <w:bookmarkEnd w:id="1289"/>
      <w:bookmarkEnd w:id="1290"/>
      <w:bookmarkEnd w:id="1291"/>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E3E4D16"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 v1.2</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02D22C3F" w:rsidR="006A6EEF" w:rsidRDefault="007544CF" w:rsidP="006A6EEF">
      <w:r>
        <w:lastRenderedPageBreak/>
        <w:t>Considering the example in Section</w:t>
      </w:r>
      <w:r>
        <w:rPr>
          <w:rStyle w:val="CommentReference"/>
        </w:rPr>
        <w:t xml:space="preserve"> </w:t>
      </w:r>
      <w:r>
        <w:fldChar w:fldCharType="begin"/>
      </w:r>
      <w:r>
        <w:instrText xml:space="preserve"> REF _Ref289344279 \r \h </w:instrText>
      </w:r>
      <w:r>
        <w:fldChar w:fldCharType="separate"/>
      </w:r>
      <w:r w:rsidR="00B115C1">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variable, which is an instance of the </w:t>
      </w:r>
      <w:r w:rsidRPr="002D0F38">
        <w:rPr>
          <w:rFonts w:ascii="Consolas" w:hAnsi="Consolas"/>
        </w:rPr>
        <w:t>Switch</w:t>
      </w:r>
      <w:r>
        <w:t xml:space="preserve"> type (a package).</w:t>
      </w:r>
    </w:p>
    <w:p w14:paraId="3F5A4095" w14:textId="534F5871" w:rsidR="00530AA6" w:rsidRPr="006A6EEF" w:rsidRDefault="00530AA6" w:rsidP="006A6EEF">
      <w:r>
        <w:t>All global v</w:t>
      </w:r>
      <w:r w:rsidR="00522691">
        <w:t>ariables in P4</w:t>
      </w:r>
      <w:r w:rsidR="00477FA5">
        <w:t xml:space="preserve"> must be </w:t>
      </w:r>
      <w:r>
        <w:t>stateful object</w:t>
      </w:r>
      <w:r w:rsidR="00C34CA9">
        <w:t>s</w:t>
      </w:r>
      <w:r>
        <w:t>.</w:t>
      </w:r>
    </w:p>
    <w:p w14:paraId="49BFB267" w14:textId="428061DA" w:rsidR="00602950" w:rsidRDefault="00602950" w:rsidP="00A26B5C">
      <w:pPr>
        <w:pStyle w:val="Heading2"/>
      </w:pPr>
      <w:bookmarkStart w:id="1292" w:name="_Ref445503251"/>
      <w:bookmarkStart w:id="1293" w:name="_Toc445799322"/>
      <w:bookmarkStart w:id="1294" w:name="_Toc447899009"/>
      <w:bookmarkStart w:id="1295" w:name="_Toc452642407"/>
      <w:r>
        <w:t xml:space="preserve">Calling convention: call by </w:t>
      </w:r>
      <w:r w:rsidR="00930CB0">
        <w:t>copy in/copy out</w:t>
      </w:r>
      <w:bookmarkEnd w:id="1292"/>
      <w:bookmarkEnd w:id="1293"/>
      <w:bookmarkEnd w:id="1294"/>
      <w:bookmarkEnd w:id="1295"/>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729C4ED5"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B115C1">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r w:rsidR="00835903">
        <w:t xml:space="preserve"> (by construction, the evaluation of out arguments cannot produce side-effects)</w:t>
      </w:r>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r w:rsidR="006B6B08">
        <w:t>arguments</w:t>
      </w:r>
      <w:r w:rsidR="00E42DB9">
        <w:t xml:space="preserve"> refer to the same underlying storage.</w:t>
      </w:r>
    </w:p>
    <w:p w14:paraId="0B067B5B" w14:textId="2435BB8C"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simple switch example)</w:t>
      </w:r>
      <w:r w:rsidR="006B4B5A">
        <w:t>.</w:t>
      </w:r>
    </w:p>
    <w:p w14:paraId="49911358" w14:textId="0D133666" w:rsidR="003518DC" w:rsidRDefault="003518DC" w:rsidP="00280B0E">
      <w:pPr>
        <w:pStyle w:val="Heading2"/>
      </w:pPr>
      <w:bookmarkStart w:id="1296" w:name="_Toc445799323"/>
      <w:bookmarkStart w:id="1297" w:name="_Toc447899010"/>
      <w:bookmarkStart w:id="1298" w:name="_Toc452642408"/>
      <w:bookmarkStart w:id="1299" w:name="_Toc417920580"/>
      <w:r>
        <w:t>Paths</w:t>
      </w:r>
      <w:bookmarkEnd w:id="1296"/>
      <w:bookmarkEnd w:id="1297"/>
      <w:bookmarkEnd w:id="1298"/>
      <w:r>
        <w:t xml:space="preserve"> </w:t>
      </w:r>
      <w:bookmarkEnd w:id="1299"/>
    </w:p>
    <w:p w14:paraId="2811262E" w14:textId="30A0E809" w:rsidR="000E5214" w:rsidRDefault="000E5214" w:rsidP="00E411B2">
      <w:r>
        <w:t xml:space="preserve">A path </w:t>
      </w:r>
      <w:r w:rsidR="00FF0276">
        <w:t xml:space="preserve">prefix </w:t>
      </w:r>
      <w:r>
        <w:t xml:space="preserve">is a sequence of </w:t>
      </w:r>
      <w:r w:rsidR="00FF0276">
        <w:t xml:space="preserve">namespaces </w:t>
      </w:r>
      <w:r>
        <w:t xml:space="preserve">separated by dots.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1300" w:name="_Toc417920581"/>
      <w:bookmarkStart w:id="1301" w:name="_Toc445799324"/>
      <w:bookmarkStart w:id="1302" w:name="_Toc447899011"/>
      <w:bookmarkStart w:id="1303" w:name="_Toc452642409"/>
      <w:r>
        <w:t>Name resolution rules</w:t>
      </w:r>
      <w:bookmarkEnd w:id="1300"/>
      <w:bookmarkEnd w:id="1301"/>
      <w:bookmarkEnd w:id="1302"/>
      <w:bookmarkEnd w:id="1303"/>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1304" w:name="_Toc445799325"/>
      <w:bookmarkStart w:id="1305" w:name="_Toc447899012"/>
      <w:bookmarkStart w:id="1306" w:name="_Toc452642410"/>
      <w:r>
        <w:t>Visibility</w:t>
      </w:r>
      <w:bookmarkEnd w:id="1304"/>
      <w:bookmarkEnd w:id="1305"/>
      <w:bookmarkEnd w:id="1306"/>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1307" w:name="_Toc417920582"/>
      <w:bookmarkStart w:id="1308" w:name="_Toc445799326"/>
      <w:bookmarkStart w:id="1309" w:name="_Toc447899013"/>
      <w:bookmarkStart w:id="1310" w:name="_Toc452642411"/>
      <w:r>
        <w:t>P4 d</w:t>
      </w:r>
      <w:r w:rsidR="00DA7873">
        <w:t>ata types</w:t>
      </w:r>
      <w:bookmarkEnd w:id="1307"/>
      <w:bookmarkEnd w:id="1308"/>
      <w:bookmarkEnd w:id="1309"/>
      <w:bookmarkEnd w:id="1310"/>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1311" w:name="_Toc417920583"/>
      <w:bookmarkStart w:id="1312" w:name="_Toc445799327"/>
      <w:bookmarkStart w:id="1313" w:name="_Toc447899014"/>
      <w:bookmarkStart w:id="1314" w:name="_Toc452642412"/>
      <w:r>
        <w:lastRenderedPageBreak/>
        <w:t>Base types</w:t>
      </w:r>
      <w:bookmarkEnd w:id="1311"/>
      <w:bookmarkEnd w:id="1312"/>
      <w:bookmarkEnd w:id="1313"/>
      <w:bookmarkEnd w:id="1314"/>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1315" w:name="_Toc417920584"/>
      <w:bookmarkStart w:id="1316" w:name="_Toc445799328"/>
      <w:bookmarkStart w:id="1317" w:name="_Toc447899015"/>
      <w:bookmarkStart w:id="1318" w:name="_Toc452642413"/>
      <w:r>
        <w:t>The void type</w:t>
      </w:r>
      <w:bookmarkEnd w:id="1315"/>
      <w:bookmarkEnd w:id="1316"/>
      <w:bookmarkEnd w:id="1317"/>
      <w:bookmarkEnd w:id="1318"/>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1319" w:name="_Toc417920585"/>
      <w:bookmarkStart w:id="1320" w:name="_Toc445799329"/>
      <w:bookmarkStart w:id="1321" w:name="_Toc447899016"/>
      <w:bookmarkStart w:id="1322" w:name="_Toc452642414"/>
      <w:r>
        <w:t>The error type</w:t>
      </w:r>
      <w:bookmarkEnd w:id="1319"/>
      <w:bookmarkEnd w:id="1320"/>
      <w:bookmarkEnd w:id="1321"/>
      <w:bookmarkEnd w:id="1322"/>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1323" w:name="_Ref445662209"/>
      <w:bookmarkStart w:id="1324" w:name="_Toc445799330"/>
      <w:bookmarkStart w:id="1325" w:name="_Toc447899017"/>
      <w:bookmarkStart w:id="1326" w:name="_Toc452642415"/>
      <w:r>
        <w:t>The match_kind type</w:t>
      </w:r>
      <w:bookmarkEnd w:id="1323"/>
      <w:bookmarkEnd w:id="1324"/>
      <w:bookmarkEnd w:id="1325"/>
      <w:bookmarkEnd w:id="1326"/>
    </w:p>
    <w:p w14:paraId="01891033" w14:textId="3A551AEA"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B115C1">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1327"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1328" w:name="_Toc445799331"/>
      <w:bookmarkStart w:id="1329" w:name="_Toc447899018"/>
      <w:bookmarkStart w:id="1330" w:name="_Toc452642416"/>
      <w:r>
        <w:t>Boolean</w:t>
      </w:r>
      <w:bookmarkEnd w:id="1327"/>
      <w:bookmarkEnd w:id="1328"/>
      <w:bookmarkEnd w:id="1329"/>
      <w:bookmarkEnd w:id="1330"/>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1331" w:name="_Toc447899019"/>
      <w:bookmarkStart w:id="1332" w:name="_Toc452642417"/>
      <w:bookmarkStart w:id="1333" w:name="_Toc445799332"/>
      <w:r>
        <w:t>Strings</w:t>
      </w:r>
      <w:bookmarkEnd w:id="1331"/>
      <w:bookmarkEnd w:id="1332"/>
    </w:p>
    <w:p w14:paraId="5AE92EC5" w14:textId="1C18E7C1" w:rsidR="00D2133B" w:rsidRDefault="00D2133B" w:rsidP="00D2133B">
      <w:r>
        <w:t xml:space="preserve">P4 offers no support for string processing. The only strings that can appear in a P4 program are constant string literals, enclosed in double quotes. String literals can only be used in annotations (described in Section </w:t>
      </w:r>
      <w:r>
        <w:fldChar w:fldCharType="begin"/>
      </w:r>
      <w:r>
        <w:instrText xml:space="preserve"> REF _Ref286391390 \r \h </w:instrText>
      </w:r>
      <w:r>
        <w:fldChar w:fldCharType="separate"/>
      </w:r>
      <w:r w:rsidR="00B115C1">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1334" w:name="_Toc447899020"/>
      <w:bookmarkStart w:id="1335" w:name="_Toc452642418"/>
      <w:r>
        <w:t>Integers (signed and unsigned)</w:t>
      </w:r>
      <w:bookmarkEnd w:id="1333"/>
      <w:bookmarkEnd w:id="1334"/>
      <w:bookmarkEnd w:id="1335"/>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495919D8"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B115C1">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346556B6"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B115C1">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1336" w:name="_Toc417920588"/>
      <w:r>
        <w:t>Dynamically-sized bit-strings</w:t>
      </w:r>
      <w:bookmarkEnd w:id="1336"/>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09C9A490"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B115C1">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74ABBBC7"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B115C1">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3DF2B48E"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B115C1">
        <w:rPr>
          <w:szCs w:val="20"/>
        </w:rPr>
        <w:t>8.3.2</w:t>
      </w:r>
      <w:r w:rsidR="002D0F38">
        <w:rPr>
          <w:szCs w:val="20"/>
        </w:rPr>
        <w:fldChar w:fldCharType="end"/>
      </w:r>
      <w:r w:rsidR="002D0F38">
        <w:rPr>
          <w:szCs w:val="20"/>
        </w:rPr>
        <w:t>.</w:t>
      </w:r>
    </w:p>
    <w:tbl>
      <w:tblPr>
        <w:tblStyle w:val="GridTable4Accent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6B6A57BE"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245,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73BF7AA5"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bl>
    <w:p w14:paraId="7CC383A1" w14:textId="1E1F976D" w:rsidR="00F3681D" w:rsidRPr="006950A0" w:rsidRDefault="00F3681D" w:rsidP="00BD6FE9"/>
    <w:p w14:paraId="1F7099DA" w14:textId="71522FB3" w:rsidR="00DA7873" w:rsidRDefault="00DA7873" w:rsidP="00BD6FE9">
      <w:pPr>
        <w:pStyle w:val="Heading2"/>
      </w:pPr>
      <w:bookmarkStart w:id="1337" w:name="_Toc417920590"/>
      <w:bookmarkStart w:id="1338" w:name="_Toc445799333"/>
      <w:bookmarkStart w:id="1339" w:name="_Toc447899022"/>
      <w:bookmarkStart w:id="1340" w:name="_Toc452642419"/>
      <w:r>
        <w:t>Derived types</w:t>
      </w:r>
      <w:bookmarkEnd w:id="1337"/>
      <w:bookmarkEnd w:id="1338"/>
      <w:bookmarkEnd w:id="1339"/>
      <w:bookmarkEnd w:id="1340"/>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273B287E"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B115C1">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1341"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D473D61" w14:textId="768DD026" w:rsidR="00C35619" w:rsidRPr="00254E38" w:rsidDel="00984A0B" w:rsidRDefault="00C35619" w:rsidP="002D0F38">
      <w:pPr>
        <w:pStyle w:val="Grammar"/>
        <w:rPr>
          <w:del w:id="1342" w:author="Mihai Budiu" w:date="2016-06-01T11:33:00Z"/>
        </w:rPr>
      </w:pPr>
      <w:del w:id="1343" w:author="Mihai Budiu" w:date="2016-06-01T11:33:00Z">
        <w:r w:rsidRPr="00254E38" w:rsidDel="00984A0B">
          <w:delText xml:space="preserve">    | DONTCARE        </w:delText>
        </w:r>
      </w:del>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1344" w:name="_Toc445799334"/>
      <w:bookmarkStart w:id="1345" w:name="_Toc447899023"/>
      <w:bookmarkStart w:id="1346" w:name="_Toc452642420"/>
      <w:r>
        <w:t>Enumeration types</w:t>
      </w:r>
      <w:bookmarkEnd w:id="1341"/>
      <w:bookmarkEnd w:id="1344"/>
      <w:bookmarkEnd w:id="1345"/>
      <w:bookmarkEnd w:id="1346"/>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1347"/>
      <w:commentRangeStart w:id="1348"/>
      <w:commentRangeStart w:id="1349"/>
      <w:commentRangeStart w:id="1350"/>
      <w:r w:rsidRPr="00254E38">
        <w:t xml:space="preserve">identifierList </w:t>
      </w:r>
      <w:commentRangeEnd w:id="1347"/>
      <w:r w:rsidR="00CF6E9D">
        <w:rPr>
          <w:rStyle w:val="CommentReference"/>
          <w:rFonts w:ascii="Cambria" w:eastAsia="MS Mincho" w:hAnsi="Cambria" w:cs="Times New Roman"/>
        </w:rPr>
        <w:commentReference w:id="1347"/>
      </w:r>
      <w:commentRangeEnd w:id="1348"/>
      <w:r w:rsidR="009040F1">
        <w:rPr>
          <w:rStyle w:val="CommentReference"/>
          <w:rFonts w:ascii="Cambria" w:eastAsia="MS Mincho" w:hAnsi="Cambria" w:cs="Times New Roman"/>
        </w:rPr>
        <w:commentReference w:id="1348"/>
      </w:r>
      <w:commentRangeEnd w:id="1349"/>
      <w:r w:rsidR="002D3010">
        <w:rPr>
          <w:rStyle w:val="CommentReference"/>
          <w:rFonts w:ascii="Cambria" w:eastAsia="MS Mincho" w:hAnsi="Cambria" w:cs="Times New Roman"/>
        </w:rPr>
        <w:commentReference w:id="1349"/>
      </w:r>
      <w:commentRangeEnd w:id="1350"/>
      <w:r w:rsidR="003A04BE">
        <w:rPr>
          <w:rStyle w:val="CommentReference"/>
          <w:rFonts w:ascii="Cambria" w:eastAsia="MS Mincho" w:hAnsi="Cambria" w:cs="Times New Roman"/>
        </w:rPr>
        <w:commentReference w:id="1350"/>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7CBB3777"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B115C1">
        <w:t>19</w:t>
      </w:r>
      <w:r>
        <w:fldChar w:fldCharType="end"/>
      </w:r>
      <w:r>
        <w:t>.</w:t>
      </w:r>
    </w:p>
    <w:p w14:paraId="22341CF9" w14:textId="35466994"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B115C1">
        <w:t>10.2</w:t>
      </w:r>
      <w:r w:rsidR="00447AFE">
        <w:fldChar w:fldCharType="end"/>
      </w:r>
      <w:r w:rsidR="00447AFE">
        <w:t>.</w:t>
      </w:r>
    </w:p>
    <w:p w14:paraId="0FBC720D" w14:textId="26CB1373" w:rsidR="0016570B" w:rsidRDefault="0016570B" w:rsidP="00395514">
      <w:pPr>
        <w:pStyle w:val="Heading3"/>
      </w:pPr>
      <w:bookmarkStart w:id="1351" w:name="_Toc417920592"/>
      <w:bookmarkStart w:id="1352" w:name="_Toc445799335"/>
      <w:bookmarkStart w:id="1353" w:name="_Toc447899024"/>
      <w:bookmarkStart w:id="1354" w:name="_Toc452642421"/>
      <w:r>
        <w:lastRenderedPageBreak/>
        <w:t>Header types</w:t>
      </w:r>
      <w:bookmarkEnd w:id="1351"/>
      <w:bookmarkEnd w:id="1352"/>
      <w:bookmarkEnd w:id="1353"/>
      <w:bookmarkEnd w:id="1354"/>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4CCF94DB"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B115C1">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ED87C45"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B115C1">
        <w:t>13.8</w:t>
      </w:r>
      <w:r w:rsidR="00000C29">
        <w:fldChar w:fldCharType="end"/>
      </w:r>
      <w:r w:rsidR="001404B7">
        <w:t>.</w:t>
      </w:r>
      <w:commentRangeStart w:id="1355"/>
      <w:r w:rsidR="001404B7">
        <w:t xml:space="preserve"> </w:t>
      </w:r>
      <w:commentRangeEnd w:id="1355"/>
      <w:r w:rsidR="00692238">
        <w:rPr>
          <w:rStyle w:val="CommentReference"/>
        </w:rPr>
        <w:commentReference w:id="1355"/>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1F795018"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B115C1">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1356" w:name="_Ref286403069"/>
      <w:bookmarkStart w:id="1357" w:name="_Toc417920594"/>
      <w:bookmarkStart w:id="1358" w:name="_Toc445799336"/>
      <w:bookmarkStart w:id="1359" w:name="_Toc447899025"/>
      <w:bookmarkStart w:id="1360" w:name="_Toc452642422"/>
      <w:r>
        <w:t xml:space="preserve">Header </w:t>
      </w:r>
      <w:r w:rsidR="006757AB">
        <w:t>stacks</w:t>
      </w:r>
      <w:bookmarkEnd w:id="1356"/>
      <w:bookmarkEnd w:id="1357"/>
      <w:bookmarkEnd w:id="1358"/>
      <w:bookmarkEnd w:id="1359"/>
      <w:bookmarkEnd w:id="1360"/>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2938CDB4"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del w:id="1361" w:author="Mihai Budiu" w:date="2016-06-02T15:32:00Z">
        <w:r w:rsidR="005502EA" w:rsidDel="00B115C1">
          <w:delText xml:space="preserve"> </w:delText>
        </w:r>
      </w:del>
      <w:ins w:id="1362" w:author="Mihai Budiu" w:date="2016-06-02T15:33:00Z">
        <w:r w:rsidR="00B115C1">
          <w:fldChar w:fldCharType="begin"/>
        </w:r>
        <w:r w:rsidR="00B115C1">
          <w:instrText xml:space="preserve"> REF _Ref452644917 \r \h </w:instrText>
        </w:r>
      </w:ins>
      <w:r w:rsidR="00B115C1">
        <w:fldChar w:fldCharType="separate"/>
      </w:r>
      <w:ins w:id="1363" w:author="Mihai Budiu" w:date="2016-06-02T15:33:00Z">
        <w:r w:rsidR="00B115C1">
          <w:t>10.14</w:t>
        </w:r>
        <w:r w:rsidR="00B115C1">
          <w:fldChar w:fldCharType="end"/>
        </w:r>
      </w:ins>
      <w:del w:id="1364" w:author="Mihai Budiu" w:date="2016-06-02T15:32:00Z">
        <w:r w:rsidR="005502EA" w:rsidDel="00B115C1">
          <w:fldChar w:fldCharType="begin"/>
        </w:r>
        <w:r w:rsidR="005502EA" w:rsidDel="00B115C1">
          <w:delInstrText xml:space="preserve"> REF _Ref288308589 \r \h </w:delInstrText>
        </w:r>
        <w:r w:rsidR="005502EA" w:rsidDel="00B115C1">
          <w:fldChar w:fldCharType="separate"/>
        </w:r>
        <w:r w:rsidR="00B115C1" w:rsidDel="00B115C1">
          <w:delText>10.9</w:delText>
        </w:r>
        <w:r w:rsidR="005502EA" w:rsidDel="00B115C1">
          <w:fldChar w:fldCharType="end"/>
        </w:r>
      </w:del>
      <w:ins w:id="1365" w:author="Mihai Budiu" w:date="2016-06-02T15:34:00Z">
        <w:r w:rsidR="00B115C1">
          <w:t>.</w:t>
        </w:r>
      </w:ins>
      <w:del w:id="1366" w:author="Mihai Budiu" w:date="2016-06-02T15:34:00Z">
        <w:r w:rsidR="00DA457B" w:rsidDel="00B115C1">
          <w:delText xml:space="preserve">; header-stack specific statements are discussed in Section </w:delText>
        </w:r>
        <w:r w:rsidR="00DA457B" w:rsidDel="00B115C1">
          <w:fldChar w:fldCharType="begin"/>
        </w:r>
        <w:r w:rsidR="00DA457B" w:rsidDel="00B115C1">
          <w:delInstrText xml:space="preserve"> REF _Ref288308964 \r \h </w:delInstrText>
        </w:r>
        <w:r w:rsidR="00DA457B" w:rsidDel="00B115C1">
          <w:fldChar w:fldCharType="separate"/>
        </w:r>
        <w:r w:rsidR="00B115C1" w:rsidDel="00B115C1">
          <w:delText>14.1.1</w:delText>
        </w:r>
        <w:r w:rsidR="00DA457B" w:rsidDel="00B115C1">
          <w:fldChar w:fldCharType="end"/>
        </w:r>
        <w:r w:rsidR="006A4228" w:rsidDel="00B115C1">
          <w:delText>.</w:delText>
        </w:r>
      </w:del>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1367" w:name="_Toc417920595"/>
      <w:bookmarkStart w:id="1368" w:name="_Toc445799337"/>
      <w:bookmarkStart w:id="1369" w:name="_Toc447899026"/>
      <w:bookmarkStart w:id="1370" w:name="_Toc452642423"/>
      <w:r>
        <w:t>Struct types</w:t>
      </w:r>
      <w:bookmarkEnd w:id="1367"/>
      <w:bookmarkEnd w:id="1368"/>
      <w:bookmarkEnd w:id="1369"/>
      <w:bookmarkEnd w:id="1370"/>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1371" w:name="_Ref450026817"/>
      <w:bookmarkStart w:id="1372" w:name="_Toc452642424"/>
      <w:bookmarkStart w:id="1373" w:name="_Toc417920596"/>
      <w:bookmarkStart w:id="1374" w:name="_Ref445647207"/>
      <w:bookmarkStart w:id="1375" w:name="_Toc445799338"/>
      <w:bookmarkStart w:id="1376" w:name="_Toc447899027"/>
      <w:bookmarkStart w:id="1377" w:name="_Ref287167851"/>
      <w:r>
        <w:t>Synthesized data types</w:t>
      </w:r>
      <w:bookmarkEnd w:id="1371"/>
      <w:bookmarkEnd w:id="1372"/>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1373"/>
      <w:bookmarkEnd w:id="1374"/>
      <w:bookmarkEnd w:id="1375"/>
      <w:bookmarkEnd w:id="1376"/>
    </w:p>
    <w:p w14:paraId="2C60203B" w14:textId="356497A4"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commentRangeStart w:id="1378"/>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commentRangeEnd w:id="1378"/>
      <w:r w:rsidR="006C3CC6">
        <w:rPr>
          <w:rStyle w:val="CommentReference"/>
        </w:rPr>
        <w:commentReference w:id="1378"/>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B115C1">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1379" w:name="_Ref445811997"/>
      <w:bookmarkStart w:id="1380" w:name="_Toc445799339"/>
      <w:bookmarkStart w:id="1381" w:name="_Toc447899028"/>
      <w:bookmarkStart w:id="1382" w:name="_Toc417920599"/>
      <w:bookmarkEnd w:id="1377"/>
      <w:r>
        <w:t>S</w:t>
      </w:r>
      <w:r w:rsidR="009A64EE">
        <w:t>et types</w:t>
      </w:r>
      <w:bookmarkEnd w:id="1379"/>
      <w:bookmarkEnd w:id="1380"/>
      <w:bookmarkEnd w:id="1381"/>
    </w:p>
    <w:p w14:paraId="7585894D" w14:textId="5F2AD91A"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B115C1">
        <w:t>10.11</w:t>
      </w:r>
      <w:r w:rsidR="00B22B41">
        <w:fldChar w:fldCharType="end"/>
      </w:r>
      <w:r w:rsidR="00B22B41">
        <w:t>.</w:t>
      </w:r>
    </w:p>
    <w:p w14:paraId="499B8D4D" w14:textId="5A6E1497" w:rsidR="00E81BA9" w:rsidRDefault="00E81BA9" w:rsidP="0014360C">
      <w:pPr>
        <w:pStyle w:val="Heading4"/>
      </w:pPr>
      <w:bookmarkStart w:id="1383" w:name="_Toc445799340"/>
      <w:bookmarkStart w:id="1384" w:name="_Toc447899029"/>
      <w:r>
        <w:t>Function types</w:t>
      </w:r>
      <w:bookmarkEnd w:id="1382"/>
      <w:bookmarkEnd w:id="1383"/>
      <w:bookmarkEnd w:id="1384"/>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1385" w:name="_Ref289341225"/>
      <w:bookmarkStart w:id="1386" w:name="_Toc417920603"/>
      <w:bookmarkStart w:id="1387" w:name="_Toc445799341"/>
      <w:bookmarkStart w:id="1388" w:name="_Toc447899030"/>
      <w:bookmarkStart w:id="1389" w:name="_Toc452642425"/>
      <w:r w:rsidRPr="00A1165C">
        <w:rPr>
          <w:rFonts w:ascii="Consolas" w:hAnsi="Consolas" w:cs="Consolas"/>
        </w:rPr>
        <w:lastRenderedPageBreak/>
        <w:t>extern</w:t>
      </w:r>
      <w:r w:rsidR="00E63077">
        <w:t xml:space="preserve"> types</w:t>
      </w:r>
      <w:bookmarkEnd w:id="1385"/>
      <w:bookmarkEnd w:id="1386"/>
      <w:bookmarkEnd w:id="1387"/>
      <w:bookmarkEnd w:id="1388"/>
      <w:bookmarkEnd w:id="1389"/>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120EF870"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B115C1">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B115C1">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1390" w:name="_Toc447899032"/>
      <w:bookmarkStart w:id="1391" w:name="_Toc452642426"/>
      <w:r>
        <w:t>Type specialization</w:t>
      </w:r>
      <w:bookmarkEnd w:id="1390"/>
      <w:bookmarkEnd w:id="1391"/>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392" w:name="_Toc445799343"/>
      <w:bookmarkStart w:id="1393" w:name="_Toc447899033"/>
      <w:bookmarkStart w:id="1394" w:name="_Toc452642427"/>
      <w:r>
        <w:t>Parser and control blocks</w:t>
      </w:r>
      <w:r w:rsidR="001633E5">
        <w:t xml:space="preserve"> types</w:t>
      </w:r>
      <w:bookmarkEnd w:id="1392"/>
      <w:bookmarkEnd w:id="1393"/>
      <w:bookmarkEnd w:id="1394"/>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1395" w:name="_Toc417920629"/>
      <w:bookmarkStart w:id="1396" w:name="_Toc445799344"/>
      <w:r>
        <w:t xml:space="preserve">Parser </w:t>
      </w:r>
      <w:bookmarkEnd w:id="1395"/>
      <w:r>
        <w:t>type declarations</w:t>
      </w:r>
      <w:bookmarkEnd w:id="1396"/>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397" w:name="_Toc445799345"/>
      <w:r>
        <w:t>Control type declarations</w:t>
      </w:r>
      <w:bookmarkEnd w:id="1397"/>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398" w:name="_Toc417920611"/>
      <w:bookmarkStart w:id="1399"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400" w:name="_Toc447899034"/>
      <w:bookmarkStart w:id="1401" w:name="_Toc452642428"/>
      <w:r>
        <w:t>Package types</w:t>
      </w:r>
      <w:bookmarkEnd w:id="1400"/>
      <w:bookmarkEnd w:id="1401"/>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402" w:name="_Toc447899035"/>
      <w:bookmarkStart w:id="1403" w:name="_Toc452642429"/>
      <w:r>
        <w:t>typedef</w:t>
      </w:r>
      <w:bookmarkEnd w:id="1402"/>
      <w:bookmarkEnd w:id="1403"/>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77777777" w:rsidR="00991C7B" w:rsidRPr="00254E38" w:rsidRDefault="00991C7B" w:rsidP="00991C7B">
      <w:pPr>
        <w:pStyle w:val="Grammar"/>
      </w:pPr>
      <w:r w:rsidRPr="00254E38">
        <w:t xml:space="preserve">    : TYPEDEF typeRef optAnnotations name ';' </w:t>
      </w:r>
    </w:p>
    <w:p w14:paraId="0E6F89CA" w14:textId="77777777" w:rsidR="00991C7B" w:rsidRPr="00254E38" w:rsidRDefault="00991C7B" w:rsidP="00991C7B">
      <w:pPr>
        <w:pStyle w:val="Grammar"/>
      </w:pPr>
      <w:r w:rsidRPr="00254E38">
        <w:t xml:space="preserve">    | TYPEDEF derivedTypeDeclaration optAnnotations 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1404" w:name="_Toc447899036"/>
      <w:bookmarkStart w:id="1405" w:name="_Toc452642430"/>
      <w:r>
        <w:t>Expressions</w:t>
      </w:r>
      <w:bookmarkEnd w:id="1398"/>
      <w:bookmarkEnd w:id="1399"/>
      <w:bookmarkEnd w:id="1404"/>
      <w:bookmarkEnd w:id="1405"/>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77777777" w:rsidR="002F3AEE" w:rsidRPr="00254E38" w:rsidRDefault="002F3AEE" w:rsidP="002D0F38">
      <w:pPr>
        <w:pStyle w:val="Grammar"/>
      </w:pPr>
      <w:r w:rsidRPr="00254E38">
        <w:t xml:space="preserve">    | FALSE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t xml:space="preserve">    | nonEmptyArgList                    </w:t>
      </w:r>
    </w:p>
    <w:p w14:paraId="4380F944" w14:textId="77777777" w:rsidR="00A57F8E" w:rsidRPr="00254E38" w:rsidRDefault="00A57F8E" w:rsidP="002D0F38">
      <w:pPr>
        <w:pStyle w:val="Grammar"/>
      </w:pPr>
      <w:r w:rsidRPr="00254E38">
        <w:lastRenderedPageBreak/>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rPr>
          <w:ins w:id="1406" w:author="Mihai Budiu" w:date="2016-06-01T11:33:00Z"/>
        </w:rPr>
      </w:pPr>
    </w:p>
    <w:p w14:paraId="3E382765" w14:textId="6D3495E7" w:rsidR="00984A0B" w:rsidRDefault="00984A0B" w:rsidP="002D0F38">
      <w:pPr>
        <w:pStyle w:val="Grammar"/>
        <w:rPr>
          <w:ins w:id="1407" w:author="Mihai Budiu" w:date="2016-06-01T11:33:00Z"/>
        </w:rPr>
      </w:pPr>
      <w:ins w:id="1408" w:author="Mihai Budiu" w:date="2016-06-01T11:33:00Z">
        <w:r>
          <w:t>typeArg</w:t>
        </w:r>
      </w:ins>
    </w:p>
    <w:p w14:paraId="1567BCE0" w14:textId="2A8BE9A5" w:rsidR="00984A0B" w:rsidRDefault="00984A0B" w:rsidP="002D0F38">
      <w:pPr>
        <w:pStyle w:val="Grammar"/>
        <w:rPr>
          <w:ins w:id="1409" w:author="Mihai Budiu" w:date="2016-06-01T11:33:00Z"/>
        </w:rPr>
      </w:pPr>
      <w:ins w:id="1410" w:author="Mihai Budiu" w:date="2016-06-01T11:33:00Z">
        <w:r>
          <w:t xml:space="preserve">    : DONTCARE</w:t>
        </w:r>
      </w:ins>
    </w:p>
    <w:p w14:paraId="548F19AF" w14:textId="2C66DC5E" w:rsidR="00984A0B" w:rsidRDefault="00984A0B" w:rsidP="002D0F38">
      <w:pPr>
        <w:pStyle w:val="Grammar"/>
        <w:rPr>
          <w:ins w:id="1411" w:author="Mihai Budiu" w:date="2016-06-01T11:33:00Z"/>
        </w:rPr>
      </w:pPr>
      <w:ins w:id="1412" w:author="Mihai Budiu" w:date="2016-06-01T11:33:00Z">
        <w:r>
          <w:t xml:space="preserve">    | typeRef</w:t>
        </w:r>
      </w:ins>
    </w:p>
    <w:p w14:paraId="0120C7FC" w14:textId="7E94906D" w:rsidR="00984A0B" w:rsidRDefault="00984A0B" w:rsidP="002D0F38">
      <w:pPr>
        <w:pStyle w:val="Grammar"/>
        <w:rPr>
          <w:ins w:id="1413" w:author="Mihai Budiu" w:date="2016-06-01T11:33:00Z"/>
        </w:rPr>
      </w:pPr>
      <w:ins w:id="1414" w:author="Mihai Budiu" w:date="2016-06-01T11:34:00Z">
        <w:r>
          <w:t xml:space="preserve">    ;</w:t>
        </w:r>
      </w:ins>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76114E4B" w:rsidR="00A57F8E" w:rsidRPr="00254E38" w:rsidRDefault="00A57F8E" w:rsidP="002D0F38">
      <w:pPr>
        <w:pStyle w:val="Grammar"/>
      </w:pPr>
      <w:r w:rsidRPr="00254E38">
        <w:t xml:space="preserve">    : type</w:t>
      </w:r>
      <w:ins w:id="1415" w:author="Mihai Budiu" w:date="2016-06-01T11:34:00Z">
        <w:r w:rsidR="00984A0B">
          <w:t>Arg</w:t>
        </w:r>
      </w:ins>
      <w:del w:id="1416" w:author="Mihai Budiu" w:date="2016-06-01T11:34:00Z">
        <w:r w:rsidRPr="00254E38" w:rsidDel="00984A0B">
          <w:delText xml:space="preserve">Ref                      </w:delText>
        </w:r>
      </w:del>
    </w:p>
    <w:p w14:paraId="46852917" w14:textId="33DEAF9E" w:rsidR="007C11EF" w:rsidRDefault="00A57F8E" w:rsidP="002D0F38">
      <w:pPr>
        <w:pStyle w:val="Grammar"/>
      </w:pPr>
      <w:r w:rsidRPr="00254E38">
        <w:t xml:space="preserve">    | typeArgumentList ',' type</w:t>
      </w:r>
      <w:ins w:id="1417" w:author="Mihai Budiu" w:date="2016-06-01T11:34:00Z">
        <w:r w:rsidR="00984A0B">
          <w:t>Arg</w:t>
        </w:r>
      </w:ins>
      <w:del w:id="1418" w:author="Mihai Budiu" w:date="2016-06-01T11:34:00Z">
        <w:r w:rsidRPr="00254E38" w:rsidDel="00984A0B">
          <w:delText>Ref</w:delText>
        </w:r>
      </w:del>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1BCFB57B"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B115C1">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4D89348D"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B115C1">
        <w:t>13.6</w:t>
      </w:r>
      <w:r>
        <w:fldChar w:fldCharType="end"/>
      </w:r>
      <w:r w:rsidR="003D758A">
        <w:t>) may be used only in parsers.</w:t>
      </w:r>
    </w:p>
    <w:p w14:paraId="492F2A20" w14:textId="316FF999" w:rsidR="008229CB" w:rsidRDefault="008229CB" w:rsidP="001170F4">
      <w:pPr>
        <w:pStyle w:val="Heading2"/>
      </w:pPr>
      <w:bookmarkStart w:id="1419" w:name="_Toc417920612"/>
      <w:bookmarkStart w:id="1420" w:name="_Toc445799347"/>
      <w:bookmarkStart w:id="1421" w:name="_Toc447899037"/>
      <w:bookmarkStart w:id="1422" w:name="_Toc452642431"/>
      <w:r>
        <w:t xml:space="preserve">Expression on </w:t>
      </w:r>
      <w:r w:rsidRPr="00E214BF">
        <w:rPr>
          <w:rFonts w:ascii="Consolas" w:hAnsi="Consolas"/>
          <w:b w:val="0"/>
        </w:rPr>
        <w:t>error</w:t>
      </w:r>
      <w:r>
        <w:t xml:space="preserve"> values</w:t>
      </w:r>
      <w:bookmarkEnd w:id="1419"/>
      <w:bookmarkEnd w:id="1420"/>
      <w:bookmarkEnd w:id="1421"/>
      <w:bookmarkEnd w:id="1422"/>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423" w:name="_Ref445809351"/>
      <w:bookmarkStart w:id="1424" w:name="_Toc445799348"/>
      <w:bookmarkStart w:id="1425" w:name="_Toc447899038"/>
      <w:bookmarkStart w:id="1426" w:name="_Toc452642432"/>
      <w:r>
        <w:t xml:space="preserve">Expressions on </w:t>
      </w:r>
      <w:r w:rsidRPr="00E214BF">
        <w:rPr>
          <w:rFonts w:ascii="Consolas" w:hAnsi="Consolas"/>
          <w:b w:val="0"/>
        </w:rPr>
        <w:t>enum</w:t>
      </w:r>
      <w:r>
        <w:t xml:space="preserve"> values</w:t>
      </w:r>
      <w:bookmarkEnd w:id="1423"/>
      <w:bookmarkEnd w:id="1424"/>
      <w:bookmarkEnd w:id="1425"/>
      <w:bookmarkEnd w:id="1426"/>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lastRenderedPageBreak/>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427" w:name="_Toc417920613"/>
      <w:bookmarkStart w:id="1428" w:name="_Toc445799349"/>
      <w:bookmarkStart w:id="1429" w:name="_Toc447899039"/>
      <w:bookmarkStart w:id="1430" w:name="_Toc452642433"/>
      <w:r>
        <w:t>Expressions on Boolean values</w:t>
      </w:r>
      <w:bookmarkEnd w:id="1427"/>
      <w:bookmarkEnd w:id="1428"/>
      <w:bookmarkEnd w:id="1429"/>
      <w:bookmarkEnd w:id="1430"/>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7890C873"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B115C1">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431" w:name="_Toc445799350"/>
      <w:bookmarkStart w:id="1432" w:name="_Ref446512430"/>
      <w:bookmarkStart w:id="1433" w:name="_Toc447899040"/>
      <w:bookmarkStart w:id="1434" w:name="_Toc452642434"/>
      <w:r>
        <w:t>The conditional operator</w:t>
      </w:r>
      <w:bookmarkEnd w:id="1431"/>
      <w:bookmarkEnd w:id="1432"/>
      <w:bookmarkEnd w:id="1433"/>
      <w:bookmarkEnd w:id="1434"/>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DA8F590"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1435" w:name="_Toc417920614"/>
      <w:bookmarkStart w:id="1436" w:name="_Ref444961606"/>
      <w:bookmarkStart w:id="1437" w:name="_Toc445799351"/>
      <w:bookmarkStart w:id="1438" w:name="_Toc447899041"/>
      <w:bookmarkStart w:id="1439" w:name="_Toc452642435"/>
      <w:r>
        <w:t>Bit</w:t>
      </w:r>
      <w:r w:rsidR="00F853E9">
        <w:t>-</w:t>
      </w:r>
      <w:r>
        <w:t xml:space="preserve">string </w:t>
      </w:r>
      <w:r w:rsidR="00F853E9">
        <w:t xml:space="preserve">(unsigned integer) </w:t>
      </w:r>
      <w:r>
        <w:t>operations</w:t>
      </w:r>
      <w:bookmarkEnd w:id="1435"/>
      <w:bookmarkEnd w:id="1436"/>
      <w:bookmarkEnd w:id="1437"/>
      <w:bookmarkEnd w:id="1438"/>
      <w:bookmarkEnd w:id="1439"/>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lastRenderedPageBreak/>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1440"/>
      <w:commentRangeStart w:id="1441"/>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1440"/>
      <w:r w:rsidR="0031256C">
        <w:rPr>
          <w:rStyle w:val="CommentReference"/>
        </w:rPr>
        <w:commentReference w:id="1440"/>
      </w:r>
      <w:commentRangeEnd w:id="1441"/>
      <w:r w:rsidR="00C15BE5">
        <w:rPr>
          <w:rStyle w:val="CommentReference"/>
        </w:rPr>
        <w:commentReference w:id="1441"/>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442" w:name="_Toc417920616"/>
      <w:bookmarkStart w:id="1443" w:name="_Ref444961939"/>
      <w:bookmarkStart w:id="1444" w:name="_Toc445799352"/>
      <w:bookmarkStart w:id="1445" w:name="_Toc447899042"/>
      <w:bookmarkStart w:id="1446" w:name="_Toc452642436"/>
      <w:r>
        <w:t xml:space="preserve">Operations on </w:t>
      </w:r>
      <w:r w:rsidR="00F01596">
        <w:t xml:space="preserve">fixed-width </w:t>
      </w:r>
      <w:r w:rsidR="00B36A1D">
        <w:t xml:space="preserve">signed </w:t>
      </w:r>
      <w:r w:rsidR="00064B66">
        <w:t>integers</w:t>
      </w:r>
      <w:bookmarkEnd w:id="1442"/>
      <w:bookmarkEnd w:id="1443"/>
      <w:bookmarkEnd w:id="1444"/>
      <w:bookmarkEnd w:id="1445"/>
      <w:bookmarkEnd w:id="1446"/>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lastRenderedPageBreak/>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1447" w:name="_Toc445799353"/>
      <w:bookmarkStart w:id="1448" w:name="_Toc447899043"/>
      <w:bookmarkStart w:id="1449" w:name="_Toc452642437"/>
      <w:r>
        <w:t>A note about shifts</w:t>
      </w:r>
      <w:bookmarkEnd w:id="1447"/>
      <w:bookmarkEnd w:id="1448"/>
      <w:bookmarkEnd w:id="1449"/>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450" w:name="_Ref444972650"/>
      <w:bookmarkStart w:id="1451" w:name="_Toc445799354"/>
      <w:bookmarkStart w:id="1452" w:name="_Toc447899044"/>
      <w:bookmarkStart w:id="1453" w:name="_Toc452642438"/>
      <w:bookmarkStart w:id="1454" w:name="_Toc417920615"/>
      <w:bookmarkStart w:id="1455" w:name="_Ref444962191"/>
      <w:bookmarkStart w:id="1456" w:name="_Ref287167583"/>
      <w:bookmarkStart w:id="1457" w:name="_Toc417920617"/>
      <w:r w:rsidRPr="00706C50">
        <w:t xml:space="preserve">Operations on arbitrary-precision </w:t>
      </w:r>
      <w:r w:rsidR="00EF2BE7">
        <w:t xml:space="preserve">constant </w:t>
      </w:r>
      <w:r w:rsidRPr="00706C50">
        <w:t>integers</w:t>
      </w:r>
      <w:bookmarkEnd w:id="1450"/>
      <w:bookmarkEnd w:id="1451"/>
      <w:bookmarkEnd w:id="1452"/>
      <w:bookmarkEnd w:id="1453"/>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lastRenderedPageBreak/>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B62C19">
        <w:rPr>
          <w:rFonts w:ascii="Times New Roman" w:hAnsi="Times New Roman"/>
          <w:sz w:val="22"/>
          <w:szCs w:val="22"/>
        </w:rPr>
        <w:t>Right operand must be a positive</w:t>
      </w:r>
      <w:r w:rsidR="005620BF">
        <w:rPr>
          <w:rFonts w:ascii="Times New Roman" w:hAnsi="Times New Roman"/>
          <w:sz w:val="22"/>
          <w:szCs w:val="22"/>
        </w:rPr>
        <w:t xml:space="preserve"> number</w:t>
      </w:r>
      <w:r w:rsidRPr="00B62C19">
        <w:rPr>
          <w:rFonts w:ascii="Times New Roman" w:hAnsi="Times New Roman"/>
          <w:sz w:val="22"/>
          <w:szCs w:val="22"/>
        </w:rPr>
        <w:t>. The result</w:t>
      </w:r>
      <w:r w:rsidR="000B5189">
        <w:rPr>
          <w:rFonts w:ascii="Times New Roman" w:hAnsi="Times New Roman"/>
          <w:sz w:val="22"/>
          <w:szCs w:val="22"/>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is</w:t>
      </w:r>
      <w:r w:rsidR="006B3140">
        <w:rPr>
          <w:rFonts w:ascii="Consolas" w:hAnsi="Consolas"/>
          <w:sz w:val="22"/>
          <w:szCs w:val="22"/>
        </w:rPr>
        <w:t xml:space="preserve"> </w:t>
      </w:r>
      <m:oMath>
        <m:r>
          <w:rPr>
            <w:rFonts w:ascii="Cambria Math" w:hAnsi="Cambria Math"/>
            <w:sz w:val="22"/>
            <w:szCs w:val="22"/>
          </w:rPr>
          <m:t xml:space="preserve">a × </m:t>
        </m:r>
        <m:sSup>
          <m:sSupPr>
            <m:ctrlPr>
              <w:ins w:id="1458"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is </w:t>
      </w:r>
      <m:oMath>
        <m:d>
          <m:dPr>
            <m:begChr m:val="⌊"/>
            <m:endChr m:val="⌋"/>
            <m:ctrlPr>
              <w:ins w:id="1459" w:author="Mihai Budiu [2]" w:date="2016-05-12T16:29:00Z">
                <w:rPr>
                  <w:rFonts w:ascii="Cambria Math" w:hAnsi="Cambria Math"/>
                  <w:i/>
                  <w:sz w:val="22"/>
                  <w:szCs w:val="22"/>
                </w:rPr>
              </w:ins>
            </m:ctrlPr>
          </m:dPr>
          <m:e>
            <m:r>
              <w:rPr>
                <w:rFonts w:ascii="Cambria Math" w:hAnsi="Cambria Math"/>
                <w:sz w:val="22"/>
                <w:szCs w:val="22"/>
              </w:rPr>
              <m:t xml:space="preserve">a / </m:t>
            </m:r>
            <m:sSup>
              <m:sSupPr>
                <m:ctrlPr>
                  <w:ins w:id="1460"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3B116F02"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 (the C language does not give a clear semantics to division of signed integers when values are negative).</w:t>
      </w:r>
    </w:p>
    <w:p w14:paraId="6858C580" w14:textId="680905CB" w:rsidR="00F01596" w:rsidRDefault="00F01596" w:rsidP="00F01596">
      <w:pPr>
        <w:pStyle w:val="Heading2"/>
      </w:pPr>
      <w:bookmarkStart w:id="1461" w:name="_Toc445799355"/>
      <w:bookmarkStart w:id="1462" w:name="_Toc447899045"/>
      <w:bookmarkStart w:id="1463" w:name="_Toc452642439"/>
      <w:r>
        <w:t>Variable bit-string operations</w:t>
      </w:r>
      <w:bookmarkEnd w:id="1454"/>
      <w:bookmarkEnd w:id="1455"/>
      <w:bookmarkEnd w:id="1461"/>
      <w:bookmarkEnd w:id="1462"/>
      <w:bookmarkEnd w:id="1463"/>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34E94117"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B115C1">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18D966D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B115C1">
        <w:t>16.1</w:t>
      </w:r>
      <w:r w:rsidR="00B64430">
        <w:fldChar w:fldCharType="end"/>
      </w:r>
      <w:r>
        <w:t>).</w:t>
      </w:r>
    </w:p>
    <w:p w14:paraId="375BAEAA" w14:textId="6672EFB0" w:rsidR="004E3A2D" w:rsidRDefault="004E3A2D" w:rsidP="001170F4">
      <w:pPr>
        <w:pStyle w:val="Heading2"/>
      </w:pPr>
      <w:bookmarkStart w:id="1464" w:name="_Ref288471718"/>
      <w:bookmarkStart w:id="1465" w:name="_Toc417920622"/>
      <w:bookmarkStart w:id="1466" w:name="_Toc445799356"/>
      <w:bookmarkStart w:id="1467" w:name="_Toc447899046"/>
      <w:bookmarkStart w:id="1468" w:name="_Toc452642440"/>
      <w:bookmarkEnd w:id="1456"/>
      <w:bookmarkEnd w:id="1457"/>
      <w:r>
        <w:t>Casts</w:t>
      </w:r>
      <w:bookmarkEnd w:id="1464"/>
      <w:bookmarkEnd w:id="1465"/>
      <w:bookmarkEnd w:id="1466"/>
      <w:bookmarkEnd w:id="1467"/>
      <w:bookmarkEnd w:id="1468"/>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1469" w:name="_Toc445799357"/>
      <w:bookmarkStart w:id="1470" w:name="_Toc447899047"/>
      <w:bookmarkStart w:id="1471" w:name="_Toc452642441"/>
      <w:r>
        <w:t>Explicit casts</w:t>
      </w:r>
      <w:bookmarkEnd w:id="1469"/>
      <w:bookmarkEnd w:id="1470"/>
      <w:bookmarkEnd w:id="1471"/>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lastRenderedPageBreak/>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472" w:name="_Toc445799358"/>
      <w:bookmarkStart w:id="1473" w:name="_Toc447899048"/>
      <w:bookmarkStart w:id="1474" w:name="_Toc452642442"/>
      <w:r>
        <w:t>Implicit casts</w:t>
      </w:r>
      <w:bookmarkEnd w:id="1472"/>
      <w:bookmarkEnd w:id="1473"/>
      <w:bookmarkEnd w:id="1474"/>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475" w:name="_Toc445799359"/>
      <w:bookmarkStart w:id="1476" w:name="_Toc447899049"/>
      <w:bookmarkStart w:id="1477" w:name="_Toc452642443"/>
      <w:r>
        <w:t xml:space="preserve">Illegal </w:t>
      </w:r>
      <w:r w:rsidR="00A1165C">
        <w:t xml:space="preserve">arithmetic </w:t>
      </w:r>
      <w:r>
        <w:t>expressions</w:t>
      </w:r>
      <w:bookmarkEnd w:id="1475"/>
      <w:bookmarkEnd w:id="1476"/>
      <w:bookmarkEnd w:id="1477"/>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w:t>
      </w:r>
      <w:r>
        <w:lastRenderedPageBreak/>
        <w:t>produce different results!</w:t>
      </w:r>
      <w:r w:rsidR="00252074">
        <w:t xml:space="preserve"> The compiler cannot guess the user intent, so the user is required to explicitly state it.</w:t>
      </w:r>
    </w:p>
    <w:tbl>
      <w:tblPr>
        <w:tblStyle w:val="ListTable3Accent5"/>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1478" w:name="_Toc417920618"/>
      <w:bookmarkStart w:id="1479" w:name="_Ref295457789"/>
      <w:bookmarkStart w:id="1480" w:name="_Ref445809907"/>
      <w:bookmarkStart w:id="1481" w:name="_Toc445799360"/>
      <w:bookmarkStart w:id="1482" w:name="_Toc447899050"/>
      <w:bookmarkStart w:id="1483" w:name="_Toc452642444"/>
      <w:bookmarkStart w:id="1484" w:name="_Ref288308589"/>
      <w:bookmarkStart w:id="1485" w:name="_Toc417920623"/>
      <w:bookmarkStart w:id="1486" w:name="_Ref285972312"/>
      <w:bookmarkStart w:id="1487" w:name="_Ref285972947"/>
      <w:r>
        <w:t>Tuple expressions</w:t>
      </w:r>
      <w:bookmarkEnd w:id="1478"/>
      <w:bookmarkEnd w:id="1479"/>
      <w:bookmarkEnd w:id="1480"/>
      <w:bookmarkEnd w:id="1481"/>
      <w:bookmarkEnd w:id="1482"/>
      <w:bookmarkEnd w:id="1483"/>
    </w:p>
    <w:p w14:paraId="3A871929" w14:textId="104D63F8"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B115C1">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1488" w:name="_Toc445799361"/>
      <w:bookmarkStart w:id="1489" w:name="_Toc447899051"/>
      <w:bookmarkStart w:id="1490" w:name="_Toc452642445"/>
      <w:commentRangeStart w:id="1491"/>
      <w:r>
        <w:t xml:space="preserve">List </w:t>
      </w:r>
      <w:commentRangeEnd w:id="1491"/>
      <w:r w:rsidR="007B3571">
        <w:rPr>
          <w:rStyle w:val="CommentReference"/>
          <w:rFonts w:ascii="Cambria" w:eastAsia="MS Mincho" w:hAnsi="Cambria"/>
          <w:b w:val="0"/>
          <w:bCs w:val="0"/>
          <w:color w:val="auto"/>
        </w:rPr>
        <w:commentReference w:id="1491"/>
      </w:r>
      <w:r>
        <w:t>expressions</w:t>
      </w:r>
      <w:bookmarkEnd w:id="1488"/>
      <w:bookmarkEnd w:id="1489"/>
      <w:bookmarkEnd w:id="1490"/>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304946CE"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B115C1">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1492" w:name="_Ref445809883"/>
      <w:bookmarkStart w:id="1493" w:name="_Toc445799362"/>
      <w:bookmarkStart w:id="1494" w:name="_Toc447899052"/>
      <w:bookmarkStart w:id="1495" w:name="_Toc452642446"/>
      <w:r>
        <w:t>Set expressions</w:t>
      </w:r>
      <w:bookmarkEnd w:id="1492"/>
      <w:bookmarkEnd w:id="1493"/>
      <w:bookmarkEnd w:id="1494"/>
      <w:bookmarkEnd w:id="1495"/>
    </w:p>
    <w:p w14:paraId="49539DB6" w14:textId="062E1E1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ins w:id="1496" w:author="Mihai Budiu" w:date="2016-06-02T15:32:00Z">
        <w:r w:rsidR="00B115C1">
          <w:t>9.2.5.2</w:t>
        </w:r>
      </w:ins>
      <w:del w:id="1497" w:author="Mihai Budiu" w:date="2016-06-02T15:32:00Z">
        <w:r w:rsidR="00901F12" w:rsidDel="00B115C1">
          <w:delText>9.2.6</w:delText>
        </w:r>
      </w:del>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5101247"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B115C1">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498" w:name="_Toc445799363"/>
      <w:bookmarkStart w:id="1499" w:name="_Toc447899053"/>
      <w:bookmarkStart w:id="1500" w:name="_Toc452642447"/>
      <w:r>
        <w:t>Singleton sets</w:t>
      </w:r>
      <w:bookmarkEnd w:id="1498"/>
      <w:bookmarkEnd w:id="1499"/>
      <w:bookmarkEnd w:id="1500"/>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501" w:name="_Toc445799364"/>
      <w:bookmarkStart w:id="1502" w:name="_Toc447899054"/>
      <w:bookmarkStart w:id="1503" w:name="_Toc452642448"/>
      <w:r>
        <w:t>The universal set</w:t>
      </w:r>
      <w:bookmarkEnd w:id="1501"/>
      <w:bookmarkEnd w:id="1502"/>
      <w:bookmarkEnd w:id="1503"/>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504" w:name="_Toc445799365"/>
      <w:bookmarkStart w:id="1505" w:name="_Toc447899055"/>
      <w:bookmarkStart w:id="1506" w:name="_Toc452642449"/>
      <w:r>
        <w:lastRenderedPageBreak/>
        <w:t>Cubes</w:t>
      </w:r>
      <w:bookmarkEnd w:id="1504"/>
      <w:bookmarkEnd w:id="1505"/>
      <w:bookmarkEnd w:id="1506"/>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32EBF160"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1507" w:name="_Toc445799366"/>
      <w:bookmarkStart w:id="1508" w:name="_Toc447899056"/>
      <w:bookmarkStart w:id="1509" w:name="_Toc452642450"/>
      <w:r>
        <w:t>Ranges</w:t>
      </w:r>
      <w:bookmarkEnd w:id="1507"/>
      <w:bookmarkEnd w:id="1508"/>
      <w:bookmarkEnd w:id="1509"/>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1510" w:name="_Toc445799367"/>
      <w:bookmarkStart w:id="1511" w:name="_Toc447899057"/>
      <w:bookmarkStart w:id="1512" w:name="_Toc452642451"/>
      <w:r>
        <w:t>Tuples</w:t>
      </w:r>
      <w:bookmarkEnd w:id="1510"/>
      <w:bookmarkEnd w:id="1511"/>
      <w:bookmarkEnd w:id="1512"/>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513" w:name="_Toc417920620"/>
      <w:bookmarkStart w:id="1514" w:name="_Toc445799368"/>
      <w:bookmarkStart w:id="1515" w:name="_Toc447899058"/>
      <w:bookmarkStart w:id="1516" w:name="_Toc452642452"/>
      <w:r>
        <w:t xml:space="preserve">Operations on </w:t>
      </w:r>
      <w:r w:rsidRPr="00753CA3">
        <w:rPr>
          <w:rFonts w:ascii="Consolas" w:hAnsi="Consolas"/>
        </w:rPr>
        <w:t>struct</w:t>
      </w:r>
      <w:r>
        <w:t xml:space="preserve"> types</w:t>
      </w:r>
      <w:bookmarkEnd w:id="1513"/>
      <w:bookmarkEnd w:id="1514"/>
      <w:bookmarkEnd w:id="1515"/>
      <w:bookmarkEnd w:id="1516"/>
    </w:p>
    <w:p w14:paraId="0E6EF27D" w14:textId="2C4A18D3" w:rsidR="00402726" w:rsidRDefault="00402726" w:rsidP="00402726">
      <w:bookmarkStart w:id="1517"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1518" w:name="_Toc445799369"/>
      <w:bookmarkStart w:id="1519" w:name="_Ref447697552"/>
      <w:bookmarkStart w:id="1520" w:name="_Toc447899059"/>
      <w:bookmarkStart w:id="1521" w:name="_Toc452642453"/>
      <w:r>
        <w:t>Operations on headers</w:t>
      </w:r>
      <w:bookmarkEnd w:id="1518"/>
      <w:bookmarkEnd w:id="1519"/>
      <w:bookmarkEnd w:id="1520"/>
      <w:bookmarkEnd w:id="1521"/>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ins w:id="1522" w:author="Mihai Budiu" w:date="2016-06-02T14:51:00Z">
        <w:r w:rsidR="00C116C4">
          <w:t>It can only be applied to a</w:t>
        </w:r>
      </w:ins>
      <w:ins w:id="1523" w:author="Mihai Budiu" w:date="2016-06-02T14:52:00Z">
        <w:r w:rsidR="00DB71E2">
          <w:t>n</w:t>
        </w:r>
      </w:ins>
      <w:ins w:id="1524" w:author="Mihai Budiu" w:date="2016-06-02T14:51:00Z">
        <w:r w:rsidR="00C116C4">
          <w:t xml:space="preserve"> </w:t>
        </w:r>
      </w:ins>
      <w:ins w:id="1525" w:author="Mihai Budiu" w:date="2016-06-02T14:52:00Z">
        <w:r w:rsidR="00DB71E2">
          <w:t>l</w:t>
        </w:r>
      </w:ins>
      <w:ins w:id="1526" w:author="Mihai Budiu" w:date="2016-06-02T14:51:00Z">
        <w:r w:rsidR="00C116C4">
          <w:t>-value.</w:t>
        </w:r>
      </w:ins>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ins w:id="1527" w:author="Mihai Budiu" w:date="2016-06-02T14:51:00Z">
        <w:r w:rsidR="00C116C4">
          <w:t xml:space="preserve"> It can only be applied to a</w:t>
        </w:r>
      </w:ins>
      <w:ins w:id="1528" w:author="Mihai Budiu" w:date="2016-06-02T14:52:00Z">
        <w:r w:rsidR="00DB71E2">
          <w:t>n</w:t>
        </w:r>
      </w:ins>
      <w:ins w:id="1529" w:author="Mihai Budiu" w:date="2016-06-02T14:51:00Z">
        <w:r w:rsidR="00C116C4">
          <w:t xml:space="preserve"> </w:t>
        </w:r>
      </w:ins>
      <w:ins w:id="1530" w:author="Mihai Budiu" w:date="2016-06-02T14:52:00Z">
        <w:r w:rsidR="00DB71E2">
          <w:t>l</w:t>
        </w:r>
      </w:ins>
      <w:ins w:id="1531" w:author="Mihai Budiu" w:date="2016-06-02T14:51:00Z">
        <w:r w:rsidR="00C116C4">
          <w:t>-value.</w:t>
        </w:r>
      </w:ins>
    </w:p>
    <w:p w14:paraId="3C60BADD" w14:textId="6789ACFE" w:rsidR="00402726" w:rsidRPr="00EC744D" w:rsidRDefault="00A1165C" w:rsidP="00402726">
      <w:r>
        <w:lastRenderedPageBreak/>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532" w:name="_Toc445799370"/>
      <w:bookmarkStart w:id="1533" w:name="_Toc447899060"/>
      <w:bookmarkStart w:id="1534" w:name="_Toc452642454"/>
      <w:bookmarkStart w:id="1535" w:name="_Ref452644917"/>
      <w:bookmarkEnd w:id="1517"/>
      <w:r>
        <w:t>Expressions on header stacks</w:t>
      </w:r>
      <w:bookmarkEnd w:id="1484"/>
      <w:bookmarkEnd w:id="1485"/>
      <w:bookmarkEnd w:id="1532"/>
      <w:bookmarkEnd w:id="1533"/>
      <w:bookmarkEnd w:id="1534"/>
      <w:bookmarkEnd w:id="1535"/>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5D967744" w:rsidR="004B5EA4" w:rsidRDefault="004B5EA4" w:rsidP="0016160B">
      <w:pPr>
        <w:pStyle w:val="Caption"/>
      </w:pPr>
      <w:bookmarkStart w:id="1536" w:name="_Ref289343314"/>
      <w:r>
        <w:t xml:space="preserve">Figure </w:t>
      </w:r>
      <w:r w:rsidR="0077306B">
        <w:fldChar w:fldCharType="begin"/>
      </w:r>
      <w:r w:rsidR="0077306B">
        <w:instrText xml:space="preserve"> SEQ Figure \* ARABIC </w:instrText>
      </w:r>
      <w:r w:rsidR="0077306B">
        <w:fldChar w:fldCharType="separate"/>
      </w:r>
      <w:r w:rsidR="00B115C1">
        <w:rPr>
          <w:noProof/>
        </w:rPr>
        <w:t>8</w:t>
      </w:r>
      <w:r w:rsidR="0077306B">
        <w:rPr>
          <w:noProof/>
        </w:rPr>
        <w:fldChar w:fldCharType="end"/>
      </w:r>
      <w:bookmarkEnd w:id="1536"/>
      <w:r>
        <w:t xml:space="preserve">: </w:t>
      </w:r>
      <w:r w:rsidR="00117993">
        <w:t xml:space="preserve">example </w:t>
      </w:r>
      <w:r>
        <w:t>header stack</w:t>
      </w:r>
      <w:r w:rsidR="00117993">
        <w:t>s</w:t>
      </w:r>
      <w:r>
        <w:t xml:space="preserve"> with 6 elements</w:t>
      </w:r>
    </w:p>
    <w:p w14:paraId="270427FC" w14:textId="42B240A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B115C1">
        <w:t xml:space="preserve">Figure </w:t>
      </w:r>
      <w:r w:rsidR="00B115C1">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75DFC30C"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ins w:id="1537" w:author="Mihai Budiu" w:date="2016-06-02T15:34:00Z">
        <w:r w:rsidR="00B115C1">
          <w:t xml:space="preserve"> Accessing a header stack with an index out of bounds produces an undefined result.</w:t>
        </w:r>
      </w:ins>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lastRenderedPageBreak/>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1538"/>
      <w:r>
        <w:t>push</w:t>
      </w:r>
      <w:commentRangeEnd w:id="1538"/>
      <w:r w:rsidR="0089774A">
        <w:rPr>
          <w:rStyle w:val="CommentReference"/>
        </w:rPr>
        <w:commentReference w:id="1538"/>
      </w:r>
      <w:r>
        <w:t>]</w:t>
      </w:r>
    </w:p>
    <w:p w14:paraId="189D74BF" w14:textId="3636120E" w:rsidR="00155F05" w:rsidRPr="00D312C6" w:rsidDel="009F3A9B" w:rsidRDefault="00155F05" w:rsidP="00733E33">
      <w:pPr>
        <w:rPr>
          <w:del w:id="1539" w:author="Mihai Budiu" w:date="2016-06-02T15:35:00Z"/>
          <w:rFonts w:ascii="Consolas" w:hAnsi="Consolas"/>
        </w:rPr>
      </w:pPr>
      <w:del w:id="1540" w:author="Mihai Budiu" w:date="2016-06-02T15:35:00Z">
        <w:r w:rsidDel="009F3A9B">
          <w:delText>[TODO: emphasize semantics in the presence of “holes” in the stack.]</w:delText>
        </w:r>
      </w:del>
    </w:p>
    <w:p w14:paraId="6629BBFD" w14:textId="373D1534" w:rsidR="00116ACC" w:rsidRDefault="00116ACC" w:rsidP="00116ACC">
      <w:pPr>
        <w:pStyle w:val="Heading2"/>
      </w:pPr>
      <w:bookmarkStart w:id="1541" w:name="_Toc445799371"/>
      <w:bookmarkStart w:id="1542" w:name="_Toc447899061"/>
      <w:bookmarkStart w:id="1543" w:name="_Toc452642455"/>
      <w:r>
        <w:t>Func</w:t>
      </w:r>
      <w:r w:rsidR="007E19C1">
        <w:t>tion calls, method invocations</w:t>
      </w:r>
      <w:bookmarkEnd w:id="1541"/>
      <w:bookmarkEnd w:id="1542"/>
      <w:bookmarkEnd w:id="1543"/>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7AB40DEE"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B115C1">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375079B8" w14:textId="79D5DC3B" w:rsidR="007E19C1" w:rsidRDefault="00C30800" w:rsidP="007E19C1">
      <w:pPr>
        <w:pStyle w:val="Heading2"/>
      </w:pPr>
      <w:bookmarkStart w:id="1544" w:name="_Toc445799372"/>
      <w:bookmarkStart w:id="1545" w:name="_Toc447899062"/>
      <w:bookmarkStart w:id="1546" w:name="_Toc452642456"/>
      <w:r>
        <w:t>C</w:t>
      </w:r>
      <w:r w:rsidR="007E19C1" w:rsidRPr="007E19C1">
        <w:t>onstructor invocations</w:t>
      </w:r>
      <w:bookmarkEnd w:id="1544"/>
      <w:bookmarkEnd w:id="1545"/>
      <w:bookmarkEnd w:id="1546"/>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2A863F45" w:rsidR="003C5B63" w:rsidRDefault="003C5B63" w:rsidP="003C5B63">
      <w:r>
        <w:lastRenderedPageBreak/>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B115C1">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1547" w:name="_Toc417920607"/>
      <w:bookmarkStart w:id="1548" w:name="_Toc445799373"/>
      <w:bookmarkStart w:id="1549" w:name="_Toc447899063"/>
      <w:bookmarkStart w:id="1550" w:name="_Toc452642457"/>
      <w:r>
        <w:t>Constant</w:t>
      </w:r>
      <w:r w:rsidR="00B06801">
        <w:t>s</w:t>
      </w:r>
      <w:r>
        <w:t xml:space="preserve"> and variable declarations</w:t>
      </w:r>
      <w:bookmarkEnd w:id="1547"/>
      <w:bookmarkEnd w:id="1548"/>
      <w:bookmarkEnd w:id="1549"/>
      <w:bookmarkEnd w:id="1550"/>
    </w:p>
    <w:p w14:paraId="6BD0D3B2" w14:textId="77777777" w:rsidR="002422C2" w:rsidRDefault="002422C2" w:rsidP="002422C2">
      <w:pPr>
        <w:pStyle w:val="Heading2"/>
      </w:pPr>
      <w:bookmarkStart w:id="1551" w:name="_Toc445799374"/>
      <w:bookmarkStart w:id="1552" w:name="_Toc447899064"/>
      <w:bookmarkStart w:id="1553" w:name="_Toc452642458"/>
      <w:r>
        <w:t>Constants</w:t>
      </w:r>
      <w:bookmarkEnd w:id="1551"/>
      <w:bookmarkEnd w:id="1552"/>
      <w:bookmarkEnd w:id="1553"/>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1554" w:name="_Toc445799375"/>
      <w:bookmarkStart w:id="1555" w:name="_Toc447899065"/>
      <w:bookmarkStart w:id="1556" w:name="_Toc452642459"/>
      <w:r>
        <w:t>Variables</w:t>
      </w:r>
      <w:bookmarkEnd w:id="1554"/>
      <w:bookmarkEnd w:id="1555"/>
      <w:bookmarkEnd w:id="1556"/>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lastRenderedPageBreak/>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3CB60FF5" w:rsidR="002422C2" w:rsidRDefault="002422C2" w:rsidP="002422C2">
      <w:commentRangeStart w:id="1557"/>
      <w:commentRangeStart w:id="1558"/>
      <w:r>
        <w:t xml:space="preserve">Variables </w:t>
      </w:r>
      <w:r w:rsidR="00C976D1">
        <w:t xml:space="preserve">without an initializer </w:t>
      </w:r>
      <w:r>
        <w:t>are uninitialized</w:t>
      </w:r>
      <w:commentRangeEnd w:id="1557"/>
      <w:r w:rsidR="009C5603">
        <w:rPr>
          <w:rStyle w:val="CommentReference"/>
        </w:rPr>
        <w:commentReference w:id="1557"/>
      </w:r>
      <w:commentRangeEnd w:id="1558"/>
      <w:r w:rsidR="00B57AEC">
        <w:rPr>
          <w:rStyle w:val="CommentReference"/>
        </w:rPr>
        <w:commentReference w:id="1558"/>
      </w:r>
      <w:r>
        <w:t xml:space="preserve">. </w:t>
      </w:r>
    </w:p>
    <w:p w14:paraId="31BC0394" w14:textId="1A5A20C0"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66D9CDB8" w14:textId="5F429A00" w:rsidR="00116ACC" w:rsidRDefault="00116ACC" w:rsidP="00116ACC">
      <w:pPr>
        <w:pStyle w:val="Heading2"/>
      </w:pPr>
      <w:bookmarkStart w:id="1559" w:name="_Ref445645891"/>
      <w:bookmarkStart w:id="1560" w:name="_Toc445799376"/>
      <w:bookmarkStart w:id="1561" w:name="_Toc447899066"/>
      <w:bookmarkStart w:id="1562" w:name="_Toc452642460"/>
      <w:r>
        <w:t>Instantiations</w:t>
      </w:r>
      <w:bookmarkEnd w:id="1559"/>
      <w:bookmarkEnd w:id="1560"/>
      <w:bookmarkEnd w:id="1561"/>
      <w:bookmarkEnd w:id="1562"/>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77777777" w:rsidR="00116ACC" w:rsidRPr="00254E38" w:rsidRDefault="00116ACC" w:rsidP="002D0F38">
      <w:pPr>
        <w:pStyle w:val="Grammar"/>
      </w:pPr>
      <w:r w:rsidRPr="00254E38">
        <w:t xml:space="preserve">    : typeRef '(' argumentList ')' optAnnotations name ';'</w:t>
      </w:r>
    </w:p>
    <w:p w14:paraId="6EDE247E" w14:textId="009DF410" w:rsidR="00B06801" w:rsidRPr="00254E38" w:rsidRDefault="00116ACC" w:rsidP="002D0F38">
      <w:pPr>
        <w:pStyle w:val="Grammar"/>
      </w:pPr>
      <w:r w:rsidRPr="00254E38">
        <w:t xml:space="preserve">    ;</w:t>
      </w:r>
    </w:p>
    <w:p w14:paraId="3FC44AE7" w14:textId="645320B4" w:rsidR="00B06801" w:rsidRDefault="00B06801" w:rsidP="00B06801">
      <w:bookmarkStart w:id="1563"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B115C1">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564" w:name="_Toc445799377"/>
      <w:bookmarkStart w:id="1565" w:name="_Toc447899067"/>
      <w:bookmarkStart w:id="1566" w:name="_Toc452642461"/>
      <w:r>
        <w:t>Statements</w:t>
      </w:r>
      <w:bookmarkEnd w:id="1563"/>
      <w:bookmarkEnd w:id="1564"/>
      <w:bookmarkEnd w:id="1565"/>
      <w:bookmarkEnd w:id="1566"/>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lastRenderedPageBreak/>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665EA91F" w:rsidR="00082902" w:rsidRDefault="00082902" w:rsidP="00082902">
      <w:bookmarkStart w:id="1567" w:name="_Toc417920609"/>
      <w:bookmarkStart w:id="1568"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B115C1">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569" w:name="_Toc447899068"/>
      <w:bookmarkStart w:id="1570" w:name="_Toc452642462"/>
      <w:r>
        <w:t>Assignment</w:t>
      </w:r>
      <w:bookmarkEnd w:id="1567"/>
      <w:bookmarkEnd w:id="1568"/>
      <w:bookmarkEnd w:id="1569"/>
      <w:bookmarkEnd w:id="1570"/>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1571" w:name="_Ref287107325"/>
      <w:bookmarkStart w:id="1572" w:name="_Toc417920610"/>
      <w:bookmarkStart w:id="1573" w:name="_Toc445799379"/>
      <w:bookmarkStart w:id="1574" w:name="_Toc447899069"/>
      <w:bookmarkStart w:id="1575" w:name="_Toc452642463"/>
      <w:r>
        <w:t>L</w:t>
      </w:r>
      <w:r w:rsidR="00B670FA">
        <w:t>-</w:t>
      </w:r>
      <w:r>
        <w:t>values</w:t>
      </w:r>
      <w:bookmarkEnd w:id="1571"/>
      <w:bookmarkEnd w:id="1572"/>
      <w:bookmarkEnd w:id="1573"/>
      <w:bookmarkEnd w:id="1574"/>
      <w:bookmarkEnd w:id="1575"/>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64717EB3"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B115C1">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t xml:space="preserve">The result of a bit-slice operator </w:t>
      </w:r>
      <w:r w:rsidRPr="003D1AB2">
        <w:rPr>
          <w:rFonts w:ascii="Consolas" w:hAnsi="Consolas"/>
        </w:rPr>
        <w:t>[m:l]</w:t>
      </w:r>
    </w:p>
    <w:p w14:paraId="57C6ADC0" w14:textId="0E96EA22" w:rsidR="002422C2" w:rsidRDefault="002422C2" w:rsidP="002422C2">
      <w:r>
        <w:lastRenderedPageBreak/>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36DD2C2C" w:rsidR="004F584B" w:rsidRDefault="000F63A2" w:rsidP="004F584B">
      <w:r>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51108292" w14:textId="2E8F1FAA" w:rsidR="007718DF" w:rsidRDefault="007718DF" w:rsidP="007718DF">
      <w:pPr>
        <w:pStyle w:val="Heading2"/>
      </w:pPr>
      <w:bookmarkStart w:id="1576" w:name="_Toc445799380"/>
      <w:bookmarkStart w:id="1577" w:name="_Toc447899070"/>
      <w:bookmarkStart w:id="1578" w:name="_Toc452642464"/>
      <w:r>
        <w:t>The empty statement</w:t>
      </w:r>
      <w:bookmarkEnd w:id="1576"/>
      <w:bookmarkEnd w:id="1577"/>
      <w:bookmarkEnd w:id="1578"/>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579" w:name="_Toc445799381"/>
      <w:bookmarkStart w:id="1580" w:name="_Toc447899071"/>
      <w:bookmarkStart w:id="1581" w:name="_Toc452642465"/>
      <w:bookmarkStart w:id="1582" w:name="_Ref445188651"/>
      <w:r>
        <w:t>The block statement</w:t>
      </w:r>
      <w:bookmarkEnd w:id="1579"/>
      <w:bookmarkEnd w:id="1580"/>
      <w:bookmarkEnd w:id="1581"/>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583" w:name="_Toc445799382"/>
      <w:bookmarkStart w:id="1584" w:name="_Toc447899072"/>
      <w:bookmarkStart w:id="1585" w:name="_Toc452642466"/>
      <w:r>
        <w:t>The return statement</w:t>
      </w:r>
      <w:bookmarkEnd w:id="1583"/>
      <w:bookmarkEnd w:id="1584"/>
      <w:bookmarkEnd w:id="1585"/>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586" w:name="_Toc447899073"/>
      <w:bookmarkStart w:id="1587" w:name="_Toc452642467"/>
      <w:bookmarkStart w:id="1588" w:name="_Toc445799383"/>
      <w:r>
        <w:t>The exit statement</w:t>
      </w:r>
      <w:bookmarkEnd w:id="1586"/>
      <w:bookmarkEnd w:id="1587"/>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lastRenderedPageBreak/>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589" w:name="_Toc447899074"/>
      <w:bookmarkStart w:id="1590" w:name="_Toc452642468"/>
      <w:r>
        <w:t>The conditional statement</w:t>
      </w:r>
      <w:bookmarkEnd w:id="1588"/>
      <w:bookmarkEnd w:id="1589"/>
      <w:bookmarkEnd w:id="1590"/>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ins w:id="1591" w:author="Mihai Budiu [2]" w:date="2016-05-13T08:37:00Z">
        <w:r w:rsidR="00975F1C">
          <w:t xml:space="preserve"> The conditional statement can be only used within </w:t>
        </w:r>
        <w:r w:rsidR="00975F1C" w:rsidRPr="00975F1C">
          <w:rPr>
            <w:rFonts w:ascii="Consolas" w:hAnsi="Consolas"/>
            <w:b/>
            <w:rPrChange w:id="1592" w:author="Mihai Budiu [2]" w:date="2016-05-13T08:38:00Z">
              <w:rPr/>
            </w:rPrChange>
          </w:rPr>
          <w:t>control</w:t>
        </w:r>
        <w:r w:rsidR="00975F1C">
          <w:t xml:space="preserve"> blocks.</w:t>
        </w:r>
      </w:ins>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593" w:name="_Toc445799384"/>
      <w:bookmarkStart w:id="1594" w:name="_Toc447899075"/>
      <w:bookmarkStart w:id="1595" w:name="_Toc452642469"/>
      <w:r>
        <w:t>The switch statement</w:t>
      </w:r>
      <w:bookmarkEnd w:id="1593"/>
      <w:bookmarkEnd w:id="1594"/>
      <w:bookmarkEnd w:id="1595"/>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1596"/>
      <w:commentRangeStart w:id="1597"/>
      <w:r w:rsidRPr="00254E38">
        <w:t>blockStatement</w:t>
      </w:r>
      <w:commentRangeEnd w:id="1596"/>
      <w:r w:rsidR="007D3C2E">
        <w:rPr>
          <w:rStyle w:val="CommentReference"/>
          <w:rFonts w:ascii="Cambria" w:eastAsia="MS Mincho" w:hAnsi="Cambria" w:cs="Times New Roman"/>
          <w:noProof w:val="0"/>
        </w:rPr>
        <w:commentReference w:id="1596"/>
      </w:r>
      <w:commentRangeEnd w:id="1597"/>
      <w:r w:rsidR="00F009B0">
        <w:rPr>
          <w:rStyle w:val="CommentReference"/>
          <w:rFonts w:ascii="Cambria" w:eastAsia="MS Mincho" w:hAnsi="Cambria" w:cs="Times New Roman"/>
          <w:noProof w:val="0"/>
        </w:rPr>
        <w:commentReference w:id="1597"/>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0924139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B115C1">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ins w:id="1598" w:author="Mihai Budiu" w:date="2016-05-17T16:59:00Z"/>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ins w:id="1599" w:author="Mihai Budiu" w:date="2016-05-17T16:59:00Z">
        <w:r>
          <w:lastRenderedPageBreak/>
          <w:t xml:space="preserve">Please note that the </w:t>
        </w:r>
        <w:r w:rsidRPr="005B0577">
          <w:rPr>
            <w:rFonts w:ascii="Consolas" w:hAnsi="Consolas" w:cs="Consolas"/>
            <w:b/>
            <w:rPrChange w:id="1600" w:author="Mihai Budiu" w:date="2016-05-17T16:59:00Z">
              <w:rPr/>
            </w:rPrChange>
          </w:rPr>
          <w:t>default</w:t>
        </w:r>
        <w:r>
          <w:t xml:space="preserve"> label of the </w:t>
        </w:r>
        <w:r w:rsidRPr="005B0577">
          <w:rPr>
            <w:rFonts w:ascii="Consolas" w:hAnsi="Consolas" w:cs="Consolas"/>
            <w:b/>
            <w:rPrChange w:id="1601" w:author="Mihai Budiu" w:date="2016-05-17T17:00:00Z">
              <w:rPr/>
            </w:rPrChange>
          </w:rPr>
          <w:t>switch</w:t>
        </w:r>
      </w:ins>
      <w:ins w:id="1602" w:author="Mihai Budiu" w:date="2016-05-17T17:00:00Z">
        <w:r w:rsidRPr="005B0577">
          <w:rPr>
            <w:rPrChange w:id="1603" w:author="Mihai Budiu" w:date="2016-05-17T17:01:00Z">
              <w:rPr>
                <w:rFonts w:ascii="Consolas" w:hAnsi="Consolas" w:cs="Consolas"/>
                <w:b/>
              </w:rPr>
            </w:rPrChange>
          </w:rPr>
          <w:t xml:space="preserve"> statement</w:t>
        </w:r>
      </w:ins>
      <w:ins w:id="1604" w:author="Mihai Budiu" w:date="2016-05-17T17:01:00Z">
        <w:r>
          <w:t xml:space="preserve"> is </w:t>
        </w:r>
      </w:ins>
      <w:ins w:id="1605" w:author="Mihai Budiu" w:date="2016-05-17T17:02:00Z">
        <w:r>
          <w:t>used</w:t>
        </w:r>
      </w:ins>
      <w:ins w:id="1606" w:author="Mihai Budiu" w:date="2016-05-17T17:01:00Z">
        <w:r>
          <w:t xml:space="preserve"> to match </w:t>
        </w:r>
      </w:ins>
      <w:ins w:id="1607" w:author="Mihai Budiu" w:date="2016-05-17T17:04:00Z">
        <w:r w:rsidR="00471954">
          <w:t xml:space="preserve">on the kind of </w:t>
        </w:r>
      </w:ins>
      <w:ins w:id="1608" w:author="Mihai Budiu" w:date="2016-05-17T17:01:00Z">
        <w:r>
          <w:t>action</w:t>
        </w:r>
      </w:ins>
      <w:ins w:id="1609" w:author="Mihai Budiu" w:date="2016-05-17T17:04:00Z">
        <w:r w:rsidR="00471954">
          <w:t xml:space="preserve"> executed</w:t>
        </w:r>
      </w:ins>
      <w:ins w:id="1610" w:author="Mihai Budiu" w:date="2016-05-17T17:05:00Z">
        <w:r w:rsidR="00471954">
          <w:t>, no matter whether there was a table hit or miss</w:t>
        </w:r>
      </w:ins>
      <w:ins w:id="1611" w:author="Mihai Budiu" w:date="2016-05-17T17:01:00Z">
        <w:r>
          <w:t xml:space="preserve">. The </w:t>
        </w:r>
        <w:r w:rsidRPr="005B0577">
          <w:rPr>
            <w:rFonts w:ascii="Consolas" w:hAnsi="Consolas" w:cs="Consolas"/>
            <w:b/>
            <w:rPrChange w:id="1612" w:author="Mihai Budiu" w:date="2016-05-17T17:02:00Z">
              <w:rPr/>
            </w:rPrChange>
          </w:rPr>
          <w:t>default</w:t>
        </w:r>
      </w:ins>
      <w:ins w:id="1613" w:author="Mihai Budiu" w:date="2016-05-17T17:02:00Z">
        <w:r w:rsidRPr="005B0577">
          <w:rPr>
            <w:rPrChange w:id="1614" w:author="Mihai Budiu" w:date="2016-05-17T17:02:00Z">
              <w:rPr>
                <w:rFonts w:ascii="Consolas" w:hAnsi="Consolas" w:cs="Consolas"/>
                <w:b/>
              </w:rPr>
            </w:rPrChange>
          </w:rPr>
          <w:t xml:space="preserve"> label</w:t>
        </w:r>
        <w:r>
          <w:t xml:space="preserve"> does </w:t>
        </w:r>
        <w:r w:rsidRPr="005B0577">
          <w:rPr>
            <w:i/>
            <w:rPrChange w:id="1615" w:author="Mihai Budiu" w:date="2016-05-17T17:04:00Z">
              <w:rPr/>
            </w:rPrChange>
          </w:rPr>
          <w:t>not</w:t>
        </w:r>
        <w:r>
          <w:t xml:space="preserve"> represent the</w:t>
        </w:r>
      </w:ins>
      <w:ins w:id="1616" w:author="Mihai Budiu" w:date="2016-05-17T17:05:00Z">
        <w:r w:rsidR="00471954">
          <w:t xml:space="preserve"> fact that the table missed, and that </w:t>
        </w:r>
      </w:ins>
      <w:ins w:id="1617" w:author="Mihai Budiu" w:date="2016-05-17T17:02:00Z">
        <w:r>
          <w:t xml:space="preserve">the </w:t>
        </w:r>
        <w:r w:rsidRPr="005B0577">
          <w:rPr>
            <w:rFonts w:ascii="Consolas" w:hAnsi="Consolas" w:cs="Consolas"/>
            <w:rPrChange w:id="1618" w:author="Mihai Budiu" w:date="2016-05-17T17:04:00Z">
              <w:rPr/>
            </w:rPrChange>
          </w:rPr>
          <w:t>default_action</w:t>
        </w:r>
        <w:r w:rsidR="00471954">
          <w:t xml:space="preserve"> of the table was executed</w:t>
        </w:r>
        <w:r>
          <w:t>.</w:t>
        </w:r>
      </w:ins>
    </w:p>
    <w:p w14:paraId="1B954DF8" w14:textId="0C936287" w:rsidR="00CE41B1" w:rsidRDefault="00CE41B1" w:rsidP="001170F4">
      <w:pPr>
        <w:pStyle w:val="Heading1"/>
      </w:pPr>
      <w:bookmarkStart w:id="1619" w:name="_Ref287107030"/>
      <w:bookmarkStart w:id="1620" w:name="_Toc417920626"/>
      <w:bookmarkStart w:id="1621" w:name="_Toc445799385"/>
      <w:bookmarkStart w:id="1622" w:name="_Toc447899076"/>
      <w:bookmarkStart w:id="1623" w:name="_Toc452642470"/>
      <w:bookmarkEnd w:id="1582"/>
      <w:r>
        <w:t>Packet parsing in P4</w:t>
      </w:r>
      <w:bookmarkEnd w:id="1486"/>
      <w:bookmarkEnd w:id="1487"/>
      <w:bookmarkEnd w:id="1619"/>
      <w:bookmarkEnd w:id="1620"/>
      <w:bookmarkEnd w:id="1621"/>
      <w:bookmarkEnd w:id="1622"/>
      <w:bookmarkEnd w:id="1623"/>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624" w:name="_Toc445799386"/>
      <w:bookmarkStart w:id="1625" w:name="_Toc447899077"/>
      <w:bookmarkStart w:id="1626" w:name="_Toc452642471"/>
      <w:r>
        <w:t xml:space="preserve">Parser </w:t>
      </w:r>
      <w:r w:rsidR="00DA4248">
        <w:t>states</w:t>
      </w:r>
      <w:bookmarkEnd w:id="1624"/>
      <w:bookmarkEnd w:id="1625"/>
      <w:bookmarkEnd w:id="1626"/>
    </w:p>
    <w:p w14:paraId="28BF2EFC" w14:textId="69E7ECF3"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ins w:id="1627" w:author="Mihai Budiu" w:date="2016-06-02T15:32:00Z">
        <w:r w:rsidR="00B115C1" w:rsidRPr="006950A0">
          <w:t xml:space="preserve">Figure </w:t>
        </w:r>
        <w:r w:rsidR="00B115C1">
          <w:rPr>
            <w:noProof/>
          </w:rPr>
          <w:t>9</w:t>
        </w:r>
      </w:ins>
      <w:del w:id="1628" w:author="Mihai Budiu" w:date="2016-06-02T15:32:00Z">
        <w:r w:rsidR="00901F12" w:rsidRPr="006950A0" w:rsidDel="00B115C1">
          <w:delText xml:space="preserve">Figure </w:delText>
        </w:r>
        <w:r w:rsidR="00901F12" w:rsidDel="00B115C1">
          <w:rPr>
            <w:noProof/>
          </w:rPr>
          <w:delText>9</w:delText>
        </w:r>
      </w:del>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38394C3A" w:rsidR="0083675C" w:rsidRPr="00E411B2" w:rsidRDefault="0083675C" w:rsidP="0016160B">
      <w:pPr>
        <w:pStyle w:val="Caption"/>
      </w:pPr>
      <w:bookmarkStart w:id="1629" w:name="_Ref285983352"/>
      <w:r w:rsidRPr="006950A0">
        <w:t xml:space="preserve">Figure </w:t>
      </w:r>
      <w:r w:rsidR="0077306B">
        <w:fldChar w:fldCharType="begin"/>
      </w:r>
      <w:r w:rsidR="0077306B">
        <w:instrText xml:space="preserve"> SEQ Figure \* ARABIC </w:instrText>
      </w:r>
      <w:r w:rsidR="0077306B">
        <w:fldChar w:fldCharType="separate"/>
      </w:r>
      <w:r w:rsidR="00B115C1">
        <w:rPr>
          <w:noProof/>
        </w:rPr>
        <w:t>9</w:t>
      </w:r>
      <w:r w:rsidR="0077306B">
        <w:rPr>
          <w:noProof/>
        </w:rPr>
        <w:fldChar w:fldCharType="end"/>
      </w:r>
      <w:bookmarkEnd w:id="1629"/>
      <w:r w:rsidRPr="00E411B2">
        <w:t>: Parser FSM structure</w:t>
      </w:r>
    </w:p>
    <w:p w14:paraId="6F059FED" w14:textId="1431E631" w:rsidR="00220E51" w:rsidRDefault="00220E51" w:rsidP="001170F4">
      <w:pPr>
        <w:pStyle w:val="Heading2"/>
      </w:pPr>
      <w:bookmarkStart w:id="1630" w:name="_Ref290277598"/>
      <w:bookmarkStart w:id="1631" w:name="_Toc417920628"/>
      <w:bookmarkStart w:id="1632" w:name="_Toc445799387"/>
      <w:bookmarkStart w:id="1633" w:name="_Toc447899078"/>
      <w:bookmarkStart w:id="1634" w:name="_Toc452642472"/>
      <w:r>
        <w:t>Parser declaration</w:t>
      </w:r>
      <w:r w:rsidR="00484E85">
        <w:t>s</w:t>
      </w:r>
      <w:bookmarkEnd w:id="1630"/>
      <w:bookmarkEnd w:id="1631"/>
      <w:bookmarkEnd w:id="1632"/>
      <w:bookmarkEnd w:id="1633"/>
      <w:bookmarkEnd w:id="1634"/>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2B875BF6" w:rsidR="00592A09" w:rsidRDefault="00592A09" w:rsidP="002D0F38">
      <w:pPr>
        <w:pStyle w:val="Grammar"/>
      </w:pPr>
      <w:r w:rsidRPr="00254E38">
        <w:t xml:space="preserve">    : parserTypeDeclaration optCompileParameters </w:t>
      </w:r>
      <w:r>
        <w:br/>
        <w:t xml:space="preserve">      </w:t>
      </w:r>
      <w:r w:rsidRPr="00254E38">
        <w:t>'{' parserStatefulElements parserStates '}'</w:t>
      </w:r>
      <w:r>
        <w:br/>
      </w:r>
      <w:r w:rsidRPr="00254E38">
        <w:t xml:space="preserve">    ;</w:t>
      </w:r>
    </w:p>
    <w:p w14:paraId="2D55B02C" w14:textId="77777777" w:rsidR="007C5272" w:rsidRDefault="007C5272"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00178ABF" w:rsidR="007C5272" w:rsidRDefault="000421BC" w:rsidP="00592A09">
      <w:r>
        <w:t>Prior to the parser states, a parser may also contain a list of stateful element declarations</w:t>
      </w:r>
      <w:r w:rsidR="0026580E">
        <w:t xml:space="preserve"> (see Section </w:t>
      </w:r>
      <w:r w:rsidR="0026580E">
        <w:fldChar w:fldCharType="begin"/>
      </w:r>
      <w:r w:rsidR="0026580E">
        <w:instrText xml:space="preserve"> REF _Ref445796618 \r \h </w:instrText>
      </w:r>
      <w:r w:rsidR="0026580E">
        <w:fldChar w:fldCharType="separate"/>
      </w:r>
      <w:r w:rsidR="00B115C1">
        <w:t>8.5.2</w:t>
      </w:r>
      <w:r w:rsidR="0026580E">
        <w:fldChar w:fldCharType="end"/>
      </w:r>
      <w:r w:rsidR="0026580E">
        <w:t>)</w:t>
      </w:r>
      <w:r>
        <w:t xml:space="preserve">. These are constants or instantiations (see Section </w:t>
      </w:r>
      <w:r>
        <w:fldChar w:fldCharType="begin"/>
      </w:r>
      <w:r>
        <w:instrText xml:space="preserve"> REF _Ref445645891 \r \h </w:instrText>
      </w:r>
      <w:r>
        <w:fldChar w:fldCharType="separate"/>
      </w:r>
      <w:r w:rsidR="00B115C1">
        <w:t>11.3</w:t>
      </w:r>
      <w:r>
        <w:fldChar w:fldCharType="end"/>
      </w:r>
      <w:r>
        <w:t xml:space="preserve">) of other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77777777" w:rsidR="007C5272" w:rsidRPr="00254E38" w:rsidRDefault="007C5272" w:rsidP="002D0F38">
      <w:pPr>
        <w:pStyle w:val="Grammar"/>
      </w:pPr>
      <w:r w:rsidRPr="00254E38">
        <w:lastRenderedPageBreak/>
        <w:t>parserStatefulElement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065DC115"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B115C1">
        <w:t>7.3</w:t>
      </w:r>
      <w:r w:rsidR="000F0336">
        <w:fldChar w:fldCharType="end"/>
      </w:r>
      <w:r w:rsidR="000F0336">
        <w:t>.</w:t>
      </w:r>
    </w:p>
    <w:p w14:paraId="0D58F48F" w14:textId="7E2E11FB"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B115C1">
        <w:t>15</w:t>
      </w:r>
      <w:r w:rsidR="00786BBA">
        <w:fldChar w:fldCharType="end"/>
      </w:r>
      <w:r w:rsidR="00786BBA">
        <w:t>.</w:t>
      </w:r>
    </w:p>
    <w:p w14:paraId="04B250F7" w14:textId="77777777" w:rsidR="00E73E0D" w:rsidRDefault="00E73E0D" w:rsidP="00E73E0D">
      <w:pPr>
        <w:pStyle w:val="Heading2"/>
      </w:pPr>
      <w:bookmarkStart w:id="1635" w:name="_Toc445799388"/>
      <w:bookmarkStart w:id="1636" w:name="_Toc447899079"/>
      <w:bookmarkStart w:id="1637" w:name="_Toc452642473"/>
      <w:bookmarkStart w:id="1638" w:name="_Toc417920631"/>
      <w:r>
        <w:t>The Parser abstract machine</w:t>
      </w:r>
      <w:bookmarkEnd w:id="1635"/>
      <w:bookmarkEnd w:id="1636"/>
      <w:bookmarkEnd w:id="1637"/>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639" w:name="_Toc445799389"/>
      <w:bookmarkStart w:id="1640" w:name="_Toc447899080"/>
      <w:bookmarkStart w:id="1641" w:name="_Toc452642474"/>
      <w:r>
        <w:t>Parser states</w:t>
      </w:r>
      <w:bookmarkEnd w:id="1638"/>
      <w:bookmarkEnd w:id="1639"/>
      <w:bookmarkEnd w:id="1640"/>
      <w:bookmarkEnd w:id="1641"/>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lastRenderedPageBreak/>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68386CB6" w14:textId="77777777" w:rsidR="007C5272" w:rsidRPr="00254E38" w:rsidRDefault="007C5272" w:rsidP="002D0F38">
      <w:pPr>
        <w:pStyle w:val="Gramma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642" w:name="_Ref289344446"/>
      <w:bookmarkStart w:id="1643" w:name="_Toc417920633"/>
      <w:bookmarkStart w:id="1644" w:name="_Toc445799390"/>
      <w:bookmarkStart w:id="1645" w:name="_Toc447899081"/>
      <w:bookmarkStart w:id="1646" w:name="_Toc452642475"/>
      <w:r>
        <w:t>Transition</w:t>
      </w:r>
      <w:bookmarkEnd w:id="1642"/>
      <w:bookmarkEnd w:id="1643"/>
      <w:r w:rsidR="00D91148">
        <w:t xml:space="preserve"> statements</w:t>
      </w:r>
      <w:bookmarkEnd w:id="1644"/>
      <w:bookmarkEnd w:id="1645"/>
      <w:bookmarkEnd w:id="1646"/>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647" w:name="_Ref445502202"/>
      <w:bookmarkStart w:id="1648" w:name="_Ref445503135"/>
      <w:bookmarkStart w:id="1649" w:name="_Ref445647383"/>
      <w:bookmarkStart w:id="1650" w:name="_Toc445799391"/>
      <w:bookmarkStart w:id="1651" w:name="_Toc447899082"/>
      <w:bookmarkStart w:id="1652" w:name="_Toc452642476"/>
      <w:r>
        <w:lastRenderedPageBreak/>
        <w:t>Select</w:t>
      </w:r>
      <w:bookmarkEnd w:id="1647"/>
      <w:bookmarkEnd w:id="1648"/>
      <w:r>
        <w:t xml:space="preserve"> expressions</w:t>
      </w:r>
      <w:bookmarkEnd w:id="1649"/>
      <w:bookmarkEnd w:id="1650"/>
      <w:bookmarkEnd w:id="1651"/>
      <w:bookmarkEnd w:id="1652"/>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1EDEFE05" w:rsidR="00256660" w:rsidRDefault="00090468" w:rsidP="00E07D23">
      <w:r>
        <w:t>K</w:t>
      </w:r>
      <w:r w:rsidR="00256660">
        <w:t>eysets are evaluated in order</w:t>
      </w:r>
      <w:r>
        <w:t>,</w:t>
      </w:r>
      <w:r w:rsidR="00256660">
        <w:t xml:space="preserve"> from top to bottom</w:t>
      </w:r>
      <w:r>
        <w:t xml:space="preserve"> as implied by the pseudo</w:t>
      </w:r>
      <w:ins w:id="1653" w:author="Mihai Budiu [2]" w:date="2016-05-13T08:38:00Z">
        <w:r w:rsidR="00975F1C">
          <w:t>-</w:t>
        </w:r>
      </w:ins>
      <w:r>
        <w:t>code above</w:t>
      </w:r>
      <w:r w:rsidR="00256660">
        <w:t>; the first keyset that includes the value in the select argument provides the result state.</w:t>
      </w:r>
      <w:r w:rsidR="00D93C1A">
        <w:t xml:space="preserve"> </w:t>
      </w:r>
      <w:ins w:id="1654" w:author="Mihai Budiu" w:date="2016-06-01T11:40:00Z">
        <w:r w:rsidR="00E43858">
          <w:t>If no label matches, the execution triggers a runtime error</w:t>
        </w:r>
      </w:ins>
      <w:ins w:id="1655" w:author="Mihai Budiu" w:date="2016-06-01T11:41:00Z">
        <w:r w:rsidR="00E43858">
          <w:t xml:space="preserve"> with the standard </w:t>
        </w:r>
        <w:r w:rsidR="00C81107">
          <w:t>1</w:t>
        </w:r>
        <w:r w:rsidR="00E43858">
          <w:t xml:space="preserve">error code </w:t>
        </w:r>
        <w:r w:rsidR="00E43858" w:rsidRPr="00E43858">
          <w:rPr>
            <w:rFonts w:ascii="Consolas" w:hAnsi="Consolas" w:cs="Consolas"/>
            <w:rPrChange w:id="1656" w:author="Mihai Budiu" w:date="2016-06-01T11:41:00Z">
              <w:rPr/>
            </w:rPrChange>
          </w:rPr>
          <w:t>NoMatch</w:t>
        </w:r>
      </w:ins>
      <w:ins w:id="1657" w:author="Mihai Budiu" w:date="2016-06-01T11:40:00Z">
        <w:r w:rsidR="00E43858">
          <w:t xml:space="preserve">. </w:t>
        </w:r>
      </w:ins>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t xml:space="preserve">. This constitutes an important difference between </w:t>
      </w:r>
      <w:r w:rsidRPr="002D0F38">
        <w:rPr>
          <w:rFonts w:ascii="Consolas" w:hAnsi="Consolas"/>
          <w:b/>
        </w:rPr>
        <w:t>select</w:t>
      </w:r>
      <w:r>
        <w:t xml:space="preserve"> ex</w:t>
      </w:r>
      <w:r w:rsidR="004051D4">
        <w:t>p</w:t>
      </w:r>
      <w:r>
        <w:t xml:space="preserve">ression and </w:t>
      </w:r>
      <w:r w:rsidR="00D93C1A" w:rsidRPr="002D0F38">
        <w:rPr>
          <w:rFonts w:ascii="Consolas" w:hAnsi="Consolas"/>
        </w:rPr>
        <w:t>switch</w:t>
      </w:r>
      <w:r w:rsidR="00D93C1A">
        <w:t xml:space="preserve"> statement</w:t>
      </w:r>
      <w:r>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r>
      <w:r>
        <w:rPr>
          <w:rFonts w:ascii="Consolas" w:hAnsi="Consolas"/>
        </w:rPr>
        <w:lastRenderedPageBreak/>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115FA045" w14:textId="1553E5E0" w:rsidR="00E07D23" w:rsidRDefault="00E07D23" w:rsidP="00E07D23">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1658" w:name="_Toc452642477"/>
      <w:r w:rsidRPr="00B958DC">
        <w:rPr>
          <w:rFonts w:ascii="Consolas" w:hAnsi="Consolas"/>
        </w:rPr>
        <w:t>v</w:t>
      </w:r>
      <w:r w:rsidRPr="00245F7B">
        <w:rPr>
          <w:rFonts w:ascii="Consolas" w:hAnsi="Consolas"/>
        </w:rPr>
        <w:t>erify</w:t>
      </w:r>
      <w:bookmarkEnd w:id="1658"/>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659" w:name="_Ref285973174"/>
      <w:bookmarkStart w:id="1660" w:name="_Toc417920635"/>
      <w:bookmarkStart w:id="1661" w:name="_Toc445799393"/>
      <w:bookmarkStart w:id="1662" w:name="_Toc447899084"/>
      <w:bookmarkStart w:id="1663" w:name="_Toc452642478"/>
      <w:r>
        <w:t>Data extraction from packets</w:t>
      </w:r>
      <w:bookmarkEnd w:id="1659"/>
      <w:bookmarkEnd w:id="1660"/>
      <w:bookmarkEnd w:id="1661"/>
      <w:bookmarkEnd w:id="1662"/>
      <w:bookmarkEnd w:id="1663"/>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B64612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del w:id="1664" w:author="Mihai Budiu" w:date="2016-06-02T14:53:00Z">
        <w:r w:rsidR="001C4456" w:rsidDel="00665484">
          <w:rPr>
            <w:rFonts w:ascii="Consolas" w:hAnsi="Consolas"/>
          </w:rPr>
          <w:delText>LeftValue</w:delText>
        </w:r>
      </w:del>
      <w:ins w:id="1665" w:author="Mihai Budiu" w:date="2016-06-02T14:53:00Z">
        <w:r w:rsidR="00665484">
          <w:rPr>
            <w:rFonts w:ascii="Consolas" w:hAnsi="Consolas"/>
          </w:rPr>
          <w:t>Lvalue</w:t>
        </w:r>
      </w:ins>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1666"/>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1666"/>
      <w:r w:rsidR="00FA56C0">
        <w:rPr>
          <w:rStyle w:val="CommentReference"/>
        </w:rPr>
        <w:commentReference w:id="1666"/>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lastRenderedPageBreak/>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667" w:name="_Toc445799394"/>
      <w:bookmarkStart w:id="1668" w:name="_Toc447899085"/>
      <w:bookmarkStart w:id="1669" w:name="_Toc452642479"/>
      <w:r w:rsidRPr="003663BF">
        <w:t>packet_in.extract</w:t>
      </w:r>
      <w:r w:rsidR="003663BF" w:rsidRPr="003663BF">
        <w:t xml:space="preserve"> – single argument</w:t>
      </w:r>
      <w:bookmarkEnd w:id="1667"/>
      <w:bookmarkEnd w:id="1668"/>
      <w:bookmarkEnd w:id="1669"/>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41AD9EEC"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B115C1">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del w:id="1670" w:author="Mihai Budiu" w:date="2016-06-02T14:53:00Z">
        <w:r w:rsidRPr="00BD256D" w:rsidDel="00665484">
          <w:rPr>
            <w:rFonts w:ascii="Consolas" w:hAnsi="Consolas"/>
          </w:rPr>
          <w:delText>LeftValue</w:delText>
        </w:r>
      </w:del>
      <w:ins w:id="1671" w:author="Mihai Budiu" w:date="2016-06-02T14:53:00Z">
        <w:r w:rsidR="00665484">
          <w:rPr>
            <w:rFonts w:ascii="Consolas" w:hAnsi="Consolas"/>
          </w:rPr>
          <w:t>Lvalue</w:t>
        </w:r>
      </w:ins>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1672"/>
      <w:r w:rsidRPr="00D06D2A">
        <w:t xml:space="preserve">do we </w:t>
      </w:r>
      <w:r w:rsidR="00325E1C">
        <w:t xml:space="preserve">need to </w:t>
      </w:r>
      <w:r w:rsidRPr="00D06D2A">
        <w:t>enforce that we can’t overwrite a header?</w:t>
      </w:r>
      <w:commentRangeEnd w:id="1672"/>
      <w:r w:rsidR="002369C1">
        <w:rPr>
          <w:rStyle w:val="CommentReference"/>
        </w:rPr>
        <w:commentReference w:id="1672"/>
      </w:r>
      <w:r w:rsidRPr="00D06D2A">
        <w:t>]</w:t>
      </w:r>
    </w:p>
    <w:p w14:paraId="04A11B7F" w14:textId="29AC5320"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del w:id="1673" w:author="Mihai Budiu" w:date="2016-06-02T14:53:00Z">
        <w:r w:rsidRPr="001A316A" w:rsidDel="00665484">
          <w:delText>LeftValue</w:delText>
        </w:r>
      </w:del>
      <w:ins w:id="1674" w:author="Mihai Budiu" w:date="2016-06-02T14:53:00Z">
        <w:r w:rsidR="00665484">
          <w:t>Lvalue</w:t>
        </w:r>
      </w:ins>
      <w:r w:rsidRPr="001A316A">
        <w:t>.valid</w:t>
      </w:r>
      <w:r w:rsidR="005129EE">
        <w:t>$</w:t>
      </w:r>
      <w:r w:rsidRPr="001A316A">
        <w:t>, OverwritingHeader);</w:t>
      </w:r>
      <w:r w:rsidRPr="001A316A">
        <w:br/>
        <w:t xml:space="preserve">   bitsToExtract = sizeof(header</w:t>
      </w:r>
      <w:del w:id="1675" w:author="Mihai Budiu" w:date="2016-06-02T14:53:00Z">
        <w:r w:rsidRPr="001A316A" w:rsidDel="00665484">
          <w:delText>LeftValue</w:delText>
        </w:r>
      </w:del>
      <w:ins w:id="1676" w:author="Mihai Budiu" w:date="2016-06-02T14:53:00Z">
        <w:r w:rsidR="00665484">
          <w:t>Lvalue</w:t>
        </w:r>
      </w:ins>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677" w:author="Mihai Budiu" w:date="2016-06-02T14:53:00Z">
        <w:r w:rsidRPr="001A316A" w:rsidDel="00665484">
          <w:delText>LeftValue</w:delText>
        </w:r>
      </w:del>
      <w:ins w:id="1678" w:author="Mihai Budiu" w:date="2016-06-02T14:53:00Z">
        <w:r w:rsidR="00665484">
          <w:t>Lvalue</w:t>
        </w:r>
      </w:ins>
      <w:r w:rsidRPr="001A316A">
        <w:t xml:space="preserve"> = </w:t>
      </w:r>
      <w:r w:rsidR="00514BEF">
        <w:t>this.</w:t>
      </w:r>
      <w:r w:rsidR="009A023E">
        <w:t>data.extractBits(</w:t>
      </w:r>
      <w:r w:rsidR="00514BEF">
        <w:t>this.</w:t>
      </w:r>
      <w:r w:rsidRPr="001A316A">
        <w:t>nextBitIndex, bitsToExtract);</w:t>
      </w:r>
      <w:r w:rsidRPr="001A316A">
        <w:br/>
        <w:t xml:space="preserve">   header</w:t>
      </w:r>
      <w:del w:id="1679" w:author="Mihai Budiu" w:date="2016-06-02T14:53:00Z">
        <w:r w:rsidRPr="001A316A" w:rsidDel="00665484">
          <w:delText>LeftValue</w:delText>
        </w:r>
      </w:del>
      <w:ins w:id="1680" w:author="Mihai Budiu" w:date="2016-06-02T14:53:00Z">
        <w:r w:rsidR="00665484">
          <w:t>Lvalue</w:t>
        </w:r>
      </w:ins>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681" w:name="_Ref445811495"/>
      <w:bookmarkStart w:id="1682" w:name="_Toc445799395"/>
      <w:bookmarkStart w:id="1683" w:name="_Toc447899086"/>
      <w:bookmarkStart w:id="1684" w:name="_Toc452642480"/>
      <w:r>
        <w:t>Packet.extract – two arguments</w:t>
      </w:r>
      <w:bookmarkEnd w:id="1681"/>
      <w:bookmarkEnd w:id="1682"/>
      <w:bookmarkEnd w:id="1683"/>
      <w:bookmarkEnd w:id="1684"/>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lastRenderedPageBreak/>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2991F87B" w14:textId="2B098245" w:rsidR="00D06D2A"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del w:id="1685" w:author="Mihai Budiu" w:date="2016-06-02T14:53:00Z">
        <w:r w:rsidRPr="001A316A" w:rsidDel="00665484">
          <w:delText>LeftValue</w:delText>
        </w:r>
      </w:del>
      <w:ins w:id="1686" w:author="Mihai Budiu" w:date="2016-06-02T14:53:00Z">
        <w:r w:rsidR="00665484">
          <w:t>Lvalue</w:t>
        </w:r>
      </w:ins>
      <w:r w:rsidRPr="001A316A">
        <w:t>.valid</w:t>
      </w:r>
      <w:r w:rsidR="00D1786E">
        <w:t>$</w:t>
      </w:r>
      <w:r w:rsidRPr="001A316A">
        <w:t>, OverwritingHeader);</w:t>
      </w:r>
      <w:r w:rsidRPr="001A316A">
        <w:br/>
        <w:t xml:space="preserve">   bitsToExtract = sizeOfFixedPart(header</w:t>
      </w:r>
      <w:del w:id="1687" w:author="Mihai Budiu" w:date="2016-06-02T14:53:00Z">
        <w:r w:rsidRPr="001A316A" w:rsidDel="00665484">
          <w:delText>LeftValue</w:delText>
        </w:r>
      </w:del>
      <w:ins w:id="1688" w:author="Mihai Budiu" w:date="2016-06-02T14:53:00Z">
        <w:r w:rsidR="00665484">
          <w:t>Lvalue</w:t>
        </w:r>
      </w:ins>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689" w:author="Mihai Budiu" w:date="2016-06-02T14:53:00Z">
        <w:r w:rsidRPr="001A316A" w:rsidDel="00665484">
          <w:delText>LeftValue</w:delText>
        </w:r>
      </w:del>
      <w:ins w:id="1690" w:author="Mihai Budiu" w:date="2016-06-02T14:53:00Z">
        <w:r w:rsidR="00665484">
          <w:t>Lvalue</w:t>
        </w:r>
      </w:ins>
      <w:r w:rsidRPr="001A316A">
        <w:t xml:space="preserve"> = </w:t>
      </w:r>
      <w:r w:rsidR="00514BEF">
        <w:t>this.</w:t>
      </w:r>
      <w:r w:rsidRPr="001A316A">
        <w:t>data.extractBits(</w:t>
      </w:r>
      <w:r w:rsidR="00514BEF">
        <w:t>this.</w:t>
      </w:r>
      <w:r w:rsidRPr="001A316A">
        <w:t>nextBitIndex, bitsToExtract);</w:t>
      </w:r>
      <w:r>
        <w:br/>
        <w:t xml:space="preserve">   header</w:t>
      </w:r>
      <w:del w:id="1691" w:author="Mihai Budiu" w:date="2016-06-02T14:53:00Z">
        <w:r w:rsidDel="00665484">
          <w:delText>LeftValue</w:delText>
        </w:r>
      </w:del>
      <w:ins w:id="1692" w:author="Mihai Budiu" w:date="2016-06-02T14:53:00Z">
        <w:r w:rsidR="00665484">
          <w:t>Lvalue</w:t>
        </w:r>
      </w:ins>
      <w:r>
        <w:t xml:space="preserve">.varbitField.size = </w:t>
      </w:r>
      <w:r w:rsidR="00F009B0" w:rsidRPr="00280B0E">
        <w:t>variableFieldSize</w:t>
      </w:r>
      <w:r w:rsidR="00360057">
        <w:t>;</w:t>
      </w:r>
      <w:r w:rsidRPr="001A316A">
        <w:br/>
        <w:t xml:space="preserve">   header</w:t>
      </w:r>
      <w:del w:id="1693" w:author="Mihai Budiu" w:date="2016-06-02T14:53:00Z">
        <w:r w:rsidRPr="001A316A" w:rsidDel="00665484">
          <w:delText>LeftValue</w:delText>
        </w:r>
      </w:del>
      <w:ins w:id="1694" w:author="Mihai Budiu" w:date="2016-06-02T14:53:00Z">
        <w:r w:rsidR="00665484">
          <w:t>Lvalue</w:t>
        </w:r>
      </w:ins>
      <w:r w:rsidRPr="001A316A">
        <w:t>.valid</w:t>
      </w:r>
      <w:r w:rsidR="00D1786E">
        <w:t>$</w:t>
      </w:r>
      <w:r w:rsidRPr="001A316A">
        <w:t xml:space="preserve"> = true;</w:t>
      </w:r>
      <w:r w:rsidRPr="001A316A">
        <w:br/>
        <w:t xml:space="preserve">   </w:t>
      </w:r>
      <w:r w:rsidR="00514BEF">
        <w:t>this.</w:t>
      </w:r>
      <w:r w:rsidRPr="001A316A">
        <w:t>nextBitIndex += bitsToExtract;</w:t>
      </w:r>
      <w:r w:rsidRPr="001A316A">
        <w:rPr>
          <w:sz w:val="18"/>
        </w:rPr>
        <w:br/>
      </w:r>
      <w:r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1695"/>
      <w:commentRangeStart w:id="1696"/>
      <w:r w:rsidRPr="00A229BA">
        <w:rPr>
          <w:rFonts w:ascii="Consolas" w:hAnsi="Consolas"/>
          <w:color w:val="000000"/>
          <w:szCs w:val="20"/>
        </w:rPr>
        <w:t>headers.ipv4options</w:t>
      </w:r>
      <w:commentRangeEnd w:id="1695"/>
      <w:r w:rsidR="00435CB9">
        <w:rPr>
          <w:rStyle w:val="CommentReference"/>
        </w:rPr>
        <w:commentReference w:id="1695"/>
      </w:r>
      <w:commentRangeEnd w:id="1696"/>
      <w:r w:rsidR="007E040F">
        <w:rPr>
          <w:rStyle w:val="CommentReference"/>
        </w:rPr>
        <w:commentReference w:id="1696"/>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697" w:name="_Toc417920639"/>
      <w:bookmarkStart w:id="1698" w:name="_Toc445799396"/>
      <w:bookmarkStart w:id="1699" w:name="_Toc447899087"/>
      <w:bookmarkStart w:id="1700" w:name="_Toc452642481"/>
      <w:r w:rsidRPr="00473BC1">
        <w:t>packet_in.l</w:t>
      </w:r>
      <w:r w:rsidR="00E07D23" w:rsidRPr="00473BC1">
        <w:t>ookahead</w:t>
      </w:r>
      <w:bookmarkEnd w:id="1697"/>
      <w:bookmarkEnd w:id="1698"/>
      <w:bookmarkEnd w:id="1699"/>
      <w:bookmarkEnd w:id="1700"/>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1701"/>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1701"/>
      <w:r w:rsidR="00467F77">
        <w:rPr>
          <w:rStyle w:val="CommentReference"/>
        </w:rPr>
        <w:commentReference w:id="1701"/>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702" w:name="_Toc447883368"/>
      <w:bookmarkStart w:id="1703" w:name="_Toc447884262"/>
      <w:bookmarkStart w:id="1704" w:name="_Toc447899088"/>
      <w:bookmarkStart w:id="1705" w:name="_Toc448148403"/>
      <w:bookmarkStart w:id="1706" w:name="_Toc448212265"/>
      <w:bookmarkStart w:id="1707" w:name="_Toc447899089"/>
      <w:bookmarkStart w:id="1708" w:name="_Toc452642482"/>
      <w:bookmarkEnd w:id="1702"/>
      <w:bookmarkEnd w:id="1703"/>
      <w:bookmarkEnd w:id="1704"/>
      <w:bookmarkEnd w:id="1705"/>
      <w:bookmarkEnd w:id="1706"/>
      <w:r>
        <w:lastRenderedPageBreak/>
        <w:t>Skipping bits</w:t>
      </w:r>
      <w:bookmarkEnd w:id="1707"/>
      <w:bookmarkEnd w:id="1708"/>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709" w:name="_Ref286404067"/>
      <w:bookmarkStart w:id="1710" w:name="_Toc417920641"/>
      <w:bookmarkStart w:id="1711" w:name="_Toc445799397"/>
      <w:bookmarkStart w:id="1712" w:name="_Toc447899090"/>
      <w:bookmarkStart w:id="1713" w:name="_Toc452642483"/>
      <w:bookmarkStart w:id="1714" w:name="_Toc417920636"/>
      <w:r>
        <w:t>Parsing header stacks</w:t>
      </w:r>
      <w:bookmarkEnd w:id="1709"/>
      <w:bookmarkEnd w:id="1710"/>
      <w:bookmarkEnd w:id="1711"/>
      <w:bookmarkEnd w:id="1712"/>
      <w:bookmarkEnd w:id="1713"/>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lastRenderedPageBreak/>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715" w:name="_Toc445799398"/>
      <w:bookmarkStart w:id="1716" w:name="_Toc447899091"/>
      <w:bookmarkStart w:id="1717" w:name="_Toc452642484"/>
      <w:r>
        <w:t>Invoking s</w:t>
      </w:r>
      <w:r w:rsidR="00D2686F">
        <w:t>ub-parser</w:t>
      </w:r>
      <w:r w:rsidR="00693ECB">
        <w:t>s</w:t>
      </w:r>
      <w:bookmarkEnd w:id="1714"/>
      <w:bookmarkEnd w:id="1715"/>
      <w:bookmarkEnd w:id="1716"/>
      <w:bookmarkEnd w:id="1717"/>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lastRenderedPageBreak/>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0D840160" w:rsidR="003426B4" w:rsidRDefault="003426B4" w:rsidP="0016160B">
      <w:pPr>
        <w:pStyle w:val="Caption"/>
      </w:pPr>
      <w:bookmarkStart w:id="1718" w:name="_Ref286350889"/>
      <w:r>
        <w:t xml:space="preserve">Figure </w:t>
      </w:r>
      <w:r w:rsidR="0077306B">
        <w:fldChar w:fldCharType="begin"/>
      </w:r>
      <w:r w:rsidR="0077306B">
        <w:instrText xml:space="preserve"> SEQ Figure \* ARABIC </w:instrText>
      </w:r>
      <w:r w:rsidR="0077306B">
        <w:fldChar w:fldCharType="separate"/>
      </w:r>
      <w:r w:rsidR="00B115C1">
        <w:rPr>
          <w:noProof/>
        </w:rPr>
        <w:t>10</w:t>
      </w:r>
      <w:r w:rsidR="0077306B">
        <w:rPr>
          <w:noProof/>
        </w:rPr>
        <w:fldChar w:fldCharType="end"/>
      </w:r>
      <w:bookmarkEnd w:id="1718"/>
      <w:r>
        <w:t>: Semantics of invoking a sub-parser</w:t>
      </w:r>
      <w:r w:rsidR="00496A69">
        <w:t xml:space="preserve">: </w:t>
      </w:r>
      <w:r w:rsidR="00496A69">
        <w:br/>
        <w:t>top – original program, bottom – equivalent program.</w:t>
      </w:r>
    </w:p>
    <w:p w14:paraId="2B6D3B9A" w14:textId="493C53AC" w:rsidR="003426B4" w:rsidRDefault="003426B4">
      <w:r>
        <w:fldChar w:fldCharType="begin"/>
      </w:r>
      <w:r>
        <w:instrText xml:space="preserve"> REF _Ref286350889 \h </w:instrText>
      </w:r>
      <w:r>
        <w:fldChar w:fldCharType="separate"/>
      </w:r>
      <w:r w:rsidR="00B115C1">
        <w:t xml:space="preserve">Figure </w:t>
      </w:r>
      <w:r w:rsidR="00B115C1">
        <w:rPr>
          <w:noProof/>
        </w:rPr>
        <w:t>10</w:t>
      </w:r>
      <w:r>
        <w:fldChar w:fldCharType="end"/>
      </w:r>
      <w:r>
        <w:t xml:space="preserve"> shows a diagram of this process.</w:t>
      </w:r>
    </w:p>
    <w:p w14:paraId="348B99D3" w14:textId="6A990D1D" w:rsidR="00AD4B04" w:rsidRDefault="00AD4B04" w:rsidP="00A66238">
      <w:pPr>
        <w:pStyle w:val="Heading2"/>
      </w:pPr>
      <w:bookmarkStart w:id="1719" w:name="_Toc417920642"/>
      <w:bookmarkStart w:id="1720" w:name="_Toc445799399"/>
      <w:bookmarkStart w:id="1721" w:name="_Toc447899092"/>
      <w:bookmarkStart w:id="1722" w:name="_Toc452642485"/>
      <w:r>
        <w:t>Unrolling parser loops</w:t>
      </w:r>
      <w:bookmarkEnd w:id="1719"/>
      <w:bookmarkEnd w:id="1720"/>
      <w:bookmarkEnd w:id="1721"/>
      <w:bookmarkEnd w:id="1722"/>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ins w:id="1723" w:author="Mihai Budiu [2]" w:date="2016-05-13T08:39:00Z">
        <w:r w:rsidR="00975F1C">
          <w:t xml:space="preserve"> </w:t>
        </w:r>
      </w:ins>
      <w:ins w:id="1724" w:author="Mihai Budiu [2]" w:date="2016-05-13T08:40:00Z">
        <w:r w:rsidR="00975F1C">
          <w:t>The unrolled program should be identical in behavior with the original one.</w:t>
        </w:r>
      </w:ins>
    </w:p>
    <w:p w14:paraId="762FD63E" w14:textId="08297A44"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B115C1">
        <w:t xml:space="preserve">Figure </w:t>
      </w:r>
      <w:r w:rsidR="00B115C1">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lastRenderedPageBreak/>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26E1FD2F" w:rsidR="00611665" w:rsidRDefault="00611665" w:rsidP="0016160B">
      <w:pPr>
        <w:pStyle w:val="Caption"/>
      </w:pPr>
      <w:bookmarkStart w:id="1725" w:name="_Ref286349644"/>
      <w:r>
        <w:t xml:space="preserve">Figure </w:t>
      </w:r>
      <w:r w:rsidR="0077306B">
        <w:fldChar w:fldCharType="begin"/>
      </w:r>
      <w:r w:rsidR="0077306B">
        <w:instrText xml:space="preserve"> SEQ Figure \* ARABIC </w:instrText>
      </w:r>
      <w:r w:rsidR="0077306B">
        <w:fldChar w:fldCharType="separate"/>
      </w:r>
      <w:r w:rsidR="00B115C1">
        <w:rPr>
          <w:noProof/>
        </w:rPr>
        <w:t>11</w:t>
      </w:r>
      <w:r w:rsidR="0077306B">
        <w:rPr>
          <w:noProof/>
        </w:rPr>
        <w:fldChar w:fldCharType="end"/>
      </w:r>
      <w:bookmarkEnd w:id="1725"/>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1726" w:name="_Toc445799400"/>
      <w:bookmarkStart w:id="1727" w:name="_Toc447899093"/>
      <w:bookmarkStart w:id="1728" w:name="_Toc452642486"/>
      <w:bookmarkStart w:id="1729" w:name="_Ref287107048"/>
      <w:r>
        <w:t>Control blocks</w:t>
      </w:r>
      <w:bookmarkEnd w:id="1726"/>
      <w:bookmarkEnd w:id="1727"/>
      <w:bookmarkEnd w:id="1728"/>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729"/>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730" w:name="_Toc417920644"/>
      <w:bookmarkStart w:id="1731" w:name="_Toc417920645"/>
      <w:bookmarkEnd w:id="1730"/>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34883313" w:rsidR="0073654C" w:rsidRPr="00254E38" w:rsidRDefault="0073654C" w:rsidP="002D0F38">
      <w:pPr>
        <w:pStyle w:val="Grammar"/>
      </w:pPr>
      <w:r w:rsidRPr="00254E38">
        <w:t>stateListDeclaration</w:t>
      </w:r>
    </w:p>
    <w:p w14:paraId="27BBD124" w14:textId="77777777" w:rsidR="0073654C" w:rsidRPr="00254E38" w:rsidRDefault="0073654C" w:rsidP="002D0F38">
      <w:pPr>
        <w:pStyle w:val="Grammar"/>
      </w:pPr>
      <w:r w:rsidRPr="00254E38">
        <w:t xml:space="preserve">    : /* empty */ </w:t>
      </w:r>
    </w:p>
    <w:p w14:paraId="6B5314C3" w14:textId="77777777" w:rsidR="0073654C" w:rsidRPr="00254E38" w:rsidRDefault="0073654C" w:rsidP="002D0F38">
      <w:pPr>
        <w:pStyle w:val="Grammar"/>
      </w:pPr>
      <w:r w:rsidRPr="00254E38">
        <w:t xml:space="preserve">    | stateListDeclaration stateElementDeclaration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77777777" w:rsidR="0073654C" w:rsidRPr="00254E38" w:rsidRDefault="0073654C" w:rsidP="002D0F38">
      <w:pPr>
        <w:pStyle w:val="Grammar"/>
      </w:pPr>
      <w:r w:rsidRPr="00254E38">
        <w:t>stateElementDeclaration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521DC44" w:rsidR="00786BBA" w:rsidRDefault="00786BBA" w:rsidP="00786BBA">
      <w:bookmarkStart w:id="1732" w:name="_Ref290277693"/>
      <w:bookmarkStart w:id="1733" w:name="_Ref290277729"/>
      <w:bookmarkStart w:id="1734" w:name="_Toc417920647"/>
      <w:bookmarkStart w:id="1735" w:name="_Ref288995368"/>
      <w:bookmarkEnd w:id="1731"/>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B115C1">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1736" w:name="_Toc445799401"/>
      <w:bookmarkStart w:id="1737" w:name="_Toc447899094"/>
      <w:bookmarkStart w:id="1738" w:name="_Toc452642487"/>
      <w:r>
        <w:t>Actions</w:t>
      </w:r>
      <w:bookmarkEnd w:id="1732"/>
      <w:bookmarkEnd w:id="1733"/>
      <w:bookmarkEnd w:id="1734"/>
      <w:bookmarkEnd w:id="1736"/>
      <w:bookmarkEnd w:id="1737"/>
      <w:bookmarkEnd w:id="1738"/>
      <w:r>
        <w:t xml:space="preserve"> </w:t>
      </w:r>
      <w:bookmarkEnd w:id="1735"/>
    </w:p>
    <w:p w14:paraId="72BC7487" w14:textId="4C692A1A"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w:t>
      </w:r>
      <w:del w:id="1739" w:author="Mihai Budiu [2]" w:date="2016-05-13T08:31:00Z">
        <w:r w:rsidR="00117993" w:rsidDel="00B17F66">
          <w:delText>ß</w:delText>
        </w:r>
      </w:del>
      <w:r w:rsidR="00FC413B">
        <w:t>vior of the data plane.</w:t>
      </w:r>
      <w:r w:rsidR="00C41E74">
        <w:t xml:space="preserve"> </w:t>
      </w:r>
      <w:r w:rsidR="00C41E74">
        <w:fldChar w:fldCharType="begin"/>
      </w:r>
      <w:r w:rsidR="00C41E74">
        <w:instrText xml:space="preserve"> REF _Ref445657244 \h </w:instrText>
      </w:r>
      <w:r w:rsidR="00C41E74">
        <w:fldChar w:fldCharType="separate"/>
      </w:r>
      <w:r w:rsidR="00B115C1">
        <w:t xml:space="preserve">Figure </w:t>
      </w:r>
      <w:r w:rsidR="00B115C1">
        <w:rPr>
          <w:noProof/>
        </w:rPr>
        <w:t>12</w:t>
      </w:r>
      <w:r w:rsidR="00C41E74">
        <w:fldChar w:fldCharType="end"/>
      </w:r>
      <w:r w:rsidR="00C41E74">
        <w:t xml:space="preserve"> shows the abstract model of an action.</w:t>
      </w:r>
      <w:r w:rsidR="00604B40">
        <w:t xml:space="preserve"> Formally, actions are function objects: </w:t>
      </w:r>
      <w:r w:rsidR="00604B40" w:rsidRPr="00604B40">
        <w:t>https://en.wikipedia.org/wiki/Function_object</w:t>
      </w:r>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0D674E8E" w:rsidR="00C41E74" w:rsidRDefault="00C41E74" w:rsidP="0016160B">
      <w:pPr>
        <w:pStyle w:val="Caption"/>
      </w:pPr>
      <w:bookmarkStart w:id="1740" w:name="_Ref445657244"/>
      <w:r>
        <w:t xml:space="preserve">Figure </w:t>
      </w:r>
      <w:r w:rsidR="0077306B">
        <w:fldChar w:fldCharType="begin"/>
      </w:r>
      <w:r w:rsidR="0077306B">
        <w:instrText xml:space="preserve"> SEQ Figure \* ARABIC </w:instrText>
      </w:r>
      <w:r w:rsidR="0077306B">
        <w:fldChar w:fldCharType="separate"/>
      </w:r>
      <w:r w:rsidR="00B115C1">
        <w:rPr>
          <w:noProof/>
        </w:rPr>
        <w:t>12</w:t>
      </w:r>
      <w:r w:rsidR="0077306B">
        <w:rPr>
          <w:noProof/>
        </w:rPr>
        <w:fldChar w:fldCharType="end"/>
      </w:r>
      <w:bookmarkEnd w:id="1740"/>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174B367A"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All such parameters must be at the end of the parameter list. These parameters are bound by the control plane.</w:t>
      </w:r>
      <w:ins w:id="1741" w:author="Mihai Budiu [2]" w:date="2016-05-12T16:41:00Z">
        <w:r w:rsidR="00A83A98">
          <w:t xml:space="preserve"> Action parameters cannot have </w:t>
        </w:r>
        <w:r w:rsidR="00A83A98" w:rsidRPr="00A83A98">
          <w:rPr>
            <w:rFonts w:ascii="Consolas" w:hAnsi="Consolas"/>
            <w:b/>
            <w:rPrChange w:id="1742" w:author="Mihai Budiu [2]" w:date="2016-05-12T16:41:00Z">
              <w:rPr/>
            </w:rPrChange>
          </w:rPr>
          <w:t>extern</w:t>
        </w:r>
        <w:r w:rsidR="00A83A98">
          <w:t xml:space="preserve"> types.</w:t>
        </w:r>
      </w:ins>
    </w:p>
    <w:p w14:paraId="6398A899" w14:textId="07721A8B"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B115C1">
        <w:t>10.3.1</w:t>
      </w:r>
      <w:r w:rsidR="00A5707D">
        <w:fldChar w:fldCharType="end"/>
      </w:r>
      <w:r w:rsidR="00A5707D">
        <w:t>).</w:t>
      </w:r>
    </w:p>
    <w:p w14:paraId="722408E1" w14:textId="10D6E66A" w:rsidR="004D0561" w:rsidRDefault="004D0561" w:rsidP="00A66238">
      <w:pPr>
        <w:pStyle w:val="Heading3"/>
      </w:pPr>
      <w:bookmarkStart w:id="1743" w:name="_Toc445799402"/>
      <w:bookmarkStart w:id="1744" w:name="_Toc447899095"/>
      <w:bookmarkStart w:id="1745" w:name="_Toc452642488"/>
      <w:bookmarkStart w:id="1746" w:name="_Ref288308964"/>
      <w:bookmarkStart w:id="1747" w:name="_Toc417920649"/>
      <w:r>
        <w:t>Invoking actions</w:t>
      </w:r>
      <w:bookmarkEnd w:id="1743"/>
      <w:bookmarkEnd w:id="1744"/>
      <w:bookmarkEnd w:id="1745"/>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AFFC536" w:rsidR="007D6ABB" w:rsidRPr="007D6ABB" w:rsidRDefault="00475586" w:rsidP="002265E0">
      <w:pPr>
        <w:pStyle w:val="ListParagraph"/>
        <w:numPr>
          <w:ilvl w:val="0"/>
          <w:numId w:val="21"/>
        </w:numPr>
      </w:pPr>
      <w:r>
        <w:t>Actions</w:t>
      </w:r>
      <w:ins w:id="1748" w:author="Mihai Budiu [2]" w:date="2016-05-13T08:29:00Z">
        <w:r w:rsidR="00AA5E72">
          <w:t xml:space="preserve"> </w:t>
        </w:r>
      </w:ins>
      <w:del w:id="1749" w:author="Mihai Budiu [2]" w:date="2016-05-13T08:29:00Z">
        <w:r w:rsidDel="00AA5E72">
          <w:delText xml:space="preserve">, that do not have action data (non-directional parameters), </w:delText>
        </w:r>
      </w:del>
      <w:r>
        <w:t xml:space="preserve">can also be explicitly </w:t>
      </w:r>
      <w:r w:rsidR="007D6ABB">
        <w:t>invoked using function call syntax</w:t>
      </w:r>
      <w:ins w:id="1750" w:author="Mihai Budiu [2]" w:date="2016-05-13T08:30:00Z">
        <w:r w:rsidR="00AA5E72">
          <w:t xml:space="preserve">, either </w:t>
        </w:r>
      </w:ins>
      <w:ins w:id="1751" w:author="Mihai Budiu [2]" w:date="2016-05-13T08:31:00Z">
        <w:r w:rsidR="00F0114D">
          <w:t>from</w:t>
        </w:r>
      </w:ins>
      <w:ins w:id="1752" w:author="Mihai Budiu [2]" w:date="2016-05-13T08:30:00Z">
        <w:r w:rsidR="00AA5E72">
          <w:t xml:space="preserve"> a </w:t>
        </w:r>
        <w:r w:rsidR="00AA5E72" w:rsidRPr="00F0114D">
          <w:rPr>
            <w:rFonts w:ascii="Consolas" w:hAnsi="Consolas"/>
            <w:b/>
            <w:rPrChange w:id="1753" w:author="Mihai Budiu [2]" w:date="2016-05-13T08:31:00Z">
              <w:rPr/>
            </w:rPrChange>
          </w:rPr>
          <w:t>control</w:t>
        </w:r>
        <w:r w:rsidR="00F0114D">
          <w:t xml:space="preserve"> block of from</w:t>
        </w:r>
        <w:r w:rsidR="00AA5E72">
          <w:t xml:space="preserve"> another </w:t>
        </w:r>
        <w:r w:rsidR="00AA5E72" w:rsidRPr="00F0114D">
          <w:rPr>
            <w:rFonts w:ascii="Consolas" w:hAnsi="Consolas"/>
            <w:b/>
            <w:rPrChange w:id="1754" w:author="Mihai Budiu [2]" w:date="2016-05-13T08:31:00Z">
              <w:rPr/>
            </w:rPrChange>
          </w:rPr>
          <w:t>action</w:t>
        </w:r>
        <w:r w:rsidR="00AA5E72">
          <w:t>.</w:t>
        </w:r>
        <w:r w:rsidR="009D3761">
          <w:t xml:space="preserve"> In this case, </w:t>
        </w:r>
        <w:r w:rsidR="000061C3">
          <w:t xml:space="preserve">values for </w:t>
        </w:r>
        <w:r w:rsidR="009D3761">
          <w:t>all action paramet</w:t>
        </w:r>
        <w:r w:rsidR="000061C3">
          <w:t xml:space="preserve">ers must be supplied explicitly, including values for the directionless </w:t>
        </w:r>
      </w:ins>
      <w:del w:id="1755" w:author="Mihai Budiu [2]" w:date="2016-05-13T08:30:00Z">
        <w:r w:rsidR="007D6ABB" w:rsidDel="00AA5E72">
          <w:delText>.</w:delText>
        </w:r>
      </w:del>
      <w:ins w:id="1756" w:author="Mihai Budiu [2]" w:date="2016-05-13T08:31:00Z">
        <w:r w:rsidR="000061C3">
          <w:t>parameters.</w:t>
        </w:r>
      </w:ins>
      <w:del w:id="1757" w:author="Mihai Budiu [2]" w:date="2016-05-13T08:30:00Z">
        <w:r w:rsidR="007D6ABB" w:rsidDel="000061C3">
          <w:delText xml:space="preserve"> </w:delText>
        </w:r>
      </w:del>
    </w:p>
    <w:p w14:paraId="41F74BCC" w14:textId="290ABDDB" w:rsidR="009F49ED" w:rsidRDefault="00275121" w:rsidP="00A66238">
      <w:pPr>
        <w:pStyle w:val="Heading2"/>
      </w:pPr>
      <w:bookmarkStart w:id="1758" w:name="_Toc445799403"/>
      <w:bookmarkStart w:id="1759" w:name="_Toc447899096"/>
      <w:bookmarkStart w:id="1760" w:name="_Toc452642489"/>
      <w:bookmarkEnd w:id="1746"/>
      <w:bookmarkEnd w:id="1747"/>
      <w:r>
        <w:t>Tables</w:t>
      </w:r>
      <w:bookmarkEnd w:id="1758"/>
      <w:bookmarkEnd w:id="1759"/>
      <w:bookmarkEnd w:id="1760"/>
    </w:p>
    <w:p w14:paraId="713FB190" w14:textId="20C5D14D"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B115C1">
        <w:t xml:space="preserve">Figure </w:t>
      </w:r>
      <w:r w:rsidR="00B115C1">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lastRenderedPageBreak/>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398077CB"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B115C1">
        <w:t xml:space="preserve">Figure </w:t>
      </w:r>
      <w:r w:rsidR="00B115C1">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A5D09E3" w:rsidR="002A22E7" w:rsidRPr="002A22E7" w:rsidRDefault="002A22E7" w:rsidP="0016160B">
      <w:pPr>
        <w:pStyle w:val="Caption"/>
      </w:pPr>
      <w:bookmarkStart w:id="1761" w:name="_Ref288116252"/>
      <w:bookmarkStart w:id="1762" w:name="_Ref288735870"/>
      <w:bookmarkStart w:id="1763" w:name="_Ref446487421"/>
      <w:r>
        <w:t xml:space="preserve">Figure </w:t>
      </w:r>
      <w:r w:rsidR="0077306B">
        <w:fldChar w:fldCharType="begin"/>
      </w:r>
      <w:r w:rsidR="0077306B">
        <w:instrText xml:space="preserve"> SEQ Figure \* ARABIC </w:instrText>
      </w:r>
      <w:r w:rsidR="0077306B">
        <w:fldChar w:fldCharType="separate"/>
      </w:r>
      <w:r w:rsidR="00B115C1">
        <w:rPr>
          <w:noProof/>
        </w:rPr>
        <w:t>13</w:t>
      </w:r>
      <w:r w:rsidR="0077306B">
        <w:rPr>
          <w:noProof/>
        </w:rPr>
        <w:fldChar w:fldCharType="end"/>
      </w:r>
      <w:bookmarkEnd w:id="1761"/>
      <w:r>
        <w:t>: Match-Action Unit Dataflow</w:t>
      </w:r>
      <w:bookmarkEnd w:id="1762"/>
      <w:r w:rsidR="00B565CA">
        <w:t>.</w:t>
      </w:r>
      <w:bookmarkEnd w:id="1763"/>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1764"/>
      <w:commentRangeStart w:id="1765"/>
      <w:r w:rsidRPr="00254E38">
        <w:lastRenderedPageBreak/>
        <w:t>tableDeclaration</w:t>
      </w:r>
      <w:commentRangeEnd w:id="1764"/>
      <w:r w:rsidR="004425BD">
        <w:rPr>
          <w:rStyle w:val="CommentReference"/>
          <w:rFonts w:ascii="Cambria" w:eastAsia="MS Mincho" w:hAnsi="Cambria" w:cs="Times New Roman"/>
        </w:rPr>
        <w:commentReference w:id="1764"/>
      </w:r>
      <w:commentRangeEnd w:id="1765"/>
      <w:r w:rsidR="00A5707D">
        <w:rPr>
          <w:rStyle w:val="CommentReference"/>
          <w:rFonts w:ascii="Cambria" w:eastAsia="MS Mincho" w:hAnsi="Cambria" w:cs="Times New Roman"/>
        </w:rPr>
        <w:commentReference w:id="1765"/>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ins w:id="1766" w:author="Windows User" w:date="2016-05-25T11:11:00Z">
        <w:r w:rsidR="005E1E5C">
          <w:br/>
          <w:t xml:space="preserve">    | optAnnotations </w:t>
        </w:r>
        <w:r w:rsidR="005E1E5C" w:rsidRPr="00254E38">
          <w:t>TABLE name</w:t>
        </w:r>
        <w:r w:rsidR="005E1E5C">
          <w:t xml:space="preserve"> </w:t>
        </w:r>
        <w:r w:rsidR="005E1E5C" w:rsidRPr="00254E38">
          <w:t>'{' tablePropertyList '}'</w:t>
        </w:r>
      </w:ins>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pPr>
        <w:rPr>
          <w:ins w:id="1767" w:author="Mihai Budiu [2]" w:date="2016-05-12T16:31:00Z"/>
        </w:rPr>
      </w:pPr>
      <w:ins w:id="1768" w:author="Mihai Budiu [2]" w:date="2016-05-12T16:31:00Z">
        <w:r>
          <w:t xml:space="preserve">Table parameters cannot be direction-less (they must be </w:t>
        </w:r>
        <w:r w:rsidRPr="009E5A81">
          <w:rPr>
            <w:rFonts w:ascii="Consolas" w:hAnsi="Consolas"/>
            <w:b/>
            <w:rPrChange w:id="1769" w:author="Mihai Budiu [2]" w:date="2016-05-12T16:31:00Z">
              <w:rPr/>
            </w:rPrChange>
          </w:rPr>
          <w:t>in</w:t>
        </w:r>
        <w:r>
          <w:t xml:space="preserve">, </w:t>
        </w:r>
        <w:r w:rsidRPr="009E5A81">
          <w:rPr>
            <w:rFonts w:ascii="Consolas" w:hAnsi="Consolas"/>
            <w:b/>
            <w:rPrChange w:id="1770" w:author="Mihai Budiu [2]" w:date="2016-05-12T16:31:00Z">
              <w:rPr/>
            </w:rPrChange>
          </w:rPr>
          <w:t>out</w:t>
        </w:r>
        <w:r>
          <w:t xml:space="preserve"> or </w:t>
        </w:r>
        <w:r w:rsidRPr="009E5A81">
          <w:rPr>
            <w:rFonts w:ascii="Consolas" w:hAnsi="Consolas"/>
            <w:b/>
            <w:rPrChange w:id="1771" w:author="Mihai Budiu [2]" w:date="2016-05-12T16:31:00Z">
              <w:rPr/>
            </w:rPrChange>
          </w:rPr>
          <w:t>inout</w:t>
        </w:r>
        <w:r>
          <w:t>).</w:t>
        </w:r>
      </w:ins>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4EBDDC3B"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w:t>
      </w:r>
      <w:del w:id="1772" w:author="Mihai Budiu [2]" w:date="2016-05-13T08:29:00Z">
        <w:r w:rsidR="00972420" w:rsidDel="00AA5E72">
          <w:delText>TABLE</w:delText>
        </w:r>
        <w:r w:rsidR="00E50EB1" w:rsidDel="00AA5E72">
          <w:delText xml:space="preserve"> </w:delText>
        </w:r>
      </w:del>
      <w:r>
        <w:t xml:space="preserve">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773" w:name="_Toc445799404"/>
      <w:bookmarkStart w:id="1774" w:name="_Toc447899097"/>
      <w:bookmarkStart w:id="1775" w:name="_Toc452642490"/>
      <w:r>
        <w:t>Table properties</w:t>
      </w:r>
      <w:bookmarkEnd w:id="1773"/>
      <w:bookmarkEnd w:id="1774"/>
      <w:bookmarkEnd w:id="1775"/>
    </w:p>
    <w:p w14:paraId="47E5B106" w14:textId="61EADA8B" w:rsidR="001A7875" w:rsidRDefault="009F49ED" w:rsidP="00806C5C">
      <w:pPr>
        <w:pStyle w:val="Heading4"/>
      </w:pPr>
      <w:bookmarkStart w:id="1776" w:name="_Toc417920654"/>
      <w:bookmarkStart w:id="1777" w:name="_Ref445802787"/>
      <w:r>
        <w:t>key</w:t>
      </w:r>
      <w:bookmarkEnd w:id="1776"/>
      <w:bookmarkEnd w:id="1777"/>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08E5A2DF" w:rsidR="001A7875" w:rsidRPr="00254E38" w:rsidRDefault="001A7875" w:rsidP="002D0F38">
      <w:pPr>
        <w:pStyle w:val="Grammar"/>
      </w:pPr>
      <w:r w:rsidRPr="00254E38">
        <w:t xml:space="preserve">    : </w:t>
      </w:r>
      <w:ins w:id="1778" w:author="Windows User" w:date="2016-05-25T11:09:00Z">
        <w:del w:id="1779" w:author="Mihai Budiu" w:date="2016-06-01T11:31:00Z">
          <w:r w:rsidR="00D937A2" w:rsidDel="00827BDE">
            <w:delText xml:space="preserve">optAnnotations </w:delText>
          </w:r>
        </w:del>
      </w:ins>
      <w:r w:rsidR="007C0B33">
        <w:t>expression</w:t>
      </w:r>
      <w:r w:rsidR="007C0B33" w:rsidRPr="00254E38">
        <w:t xml:space="preserve"> </w:t>
      </w:r>
      <w:r w:rsidRPr="00254E38">
        <w:t xml:space="preserve">':' name </w:t>
      </w:r>
      <w:ins w:id="1780" w:author="Mihai Budiu" w:date="2016-06-01T11:31:00Z">
        <w:r w:rsidR="00827BDE">
          <w:t xml:space="preserve">optAnnotations </w:t>
        </w:r>
      </w:ins>
      <w:r w:rsidRPr="00254E38">
        <w:t xml:space="preserve">';'               </w:t>
      </w:r>
    </w:p>
    <w:p w14:paraId="113F4081" w14:textId="77C8CB52" w:rsidR="001A7875" w:rsidRPr="001A7875" w:rsidRDefault="001A7875" w:rsidP="002D0F38">
      <w:pPr>
        <w:pStyle w:val="Grammar"/>
      </w:pPr>
      <w:r>
        <w:t xml:space="preserve">    ;</w:t>
      </w:r>
    </w:p>
    <w:p w14:paraId="44417E81" w14:textId="60A98BE9"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B115C1">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5C650EA5"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B115C1">
        <w:t>14.2.3</w:t>
      </w:r>
      <w:r w:rsidR="009139D9">
        <w:fldChar w:fldCharType="end"/>
      </w:r>
      <w:r w:rsidR="009139D9">
        <w:t>.</w:t>
      </w:r>
    </w:p>
    <w:p w14:paraId="2382BAE3" w14:textId="66E6CDC3" w:rsidR="009139D9" w:rsidRDefault="009139D9" w:rsidP="0083724F">
      <w:pPr>
        <w:rPr>
          <w:ins w:id="1781" w:author="Mihai Budiu" w:date="2016-06-01T11:32:00Z"/>
        </w:rPr>
      </w:pPr>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ins w:id="1782" w:author="Mihai Budiu" w:date="2016-06-01T11:32:00Z">
        <w:r>
          <w:t xml:space="preserve">Each key element can have an optional </w:t>
        </w:r>
        <w:r w:rsidRPr="002B173A">
          <w:rPr>
            <w:rFonts w:ascii="Consolas" w:hAnsi="Consolas" w:cs="Consolas"/>
            <w:rPrChange w:id="1783" w:author="Mihai Budiu" w:date="2016-06-01T11:33:00Z">
              <w:rPr/>
            </w:rPrChange>
          </w:rPr>
          <w:t>@name</w:t>
        </w:r>
        <w:r>
          <w:t xml:space="preserve"> annotation which is used to synthesize the control-plane visible name for the key field.</w:t>
        </w:r>
      </w:ins>
    </w:p>
    <w:p w14:paraId="35E3158F" w14:textId="63BED4EE" w:rsidR="00E1517A" w:rsidRDefault="00E1517A" w:rsidP="00806C5C">
      <w:pPr>
        <w:pStyle w:val="Heading4"/>
      </w:pPr>
      <w:bookmarkStart w:id="1784" w:name="_Toc417920655"/>
      <w:r>
        <w:t>The list of actions</w:t>
      </w:r>
      <w:bookmarkEnd w:id="1784"/>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23AA76D5"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B115C1">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0CB96126" w:rsidR="00187496" w:rsidRDefault="00187496" w:rsidP="00F009B0">
      <w:r>
        <w:t xml:space="preserve">All actions in the list of actions of a table must have different names; </w:t>
      </w:r>
      <w:del w:id="1785" w:author="Mihai Budiu [2]" w:date="2016-05-13T08:13:00Z">
        <w:r w:rsidR="00EC1F6D" w:rsidDel="00754D16">
          <w:delText>e.g</w:delText>
        </w:r>
      </w:del>
      <w:ins w:id="1786" w:author="Mihai Budiu [2]" w:date="2016-05-13T08:13:00Z">
        <w:r w:rsidR="00754D16">
          <w:t>e.g.</w:t>
        </w:r>
      </w:ins>
      <w:r w:rsidR="00EC1F6D">
        <w:t>,</w:t>
      </w:r>
      <w:del w:id="1787" w:author="Mihai Budiu [2]" w:date="2016-05-13T08:13:00Z">
        <w:r w:rsidDel="00754D16">
          <w:delText>,</w:delText>
        </w:r>
      </w:del>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ins w:id="1788" w:author="Mihai Budiu [2]" w:date="2016-05-13T08:13:00Z"/>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pPr>
        <w:rPr>
          <w:ins w:id="1789" w:author="Mihai Budiu [2]" w:date="2016-05-13T08:15:00Z"/>
        </w:rPr>
      </w:pPr>
      <w:ins w:id="1790" w:author="Mihai Budiu [2]" w:date="2016-05-13T08:14:00Z">
        <w:r>
          <w:t>All action parameters that have a direction (</w:t>
        </w:r>
        <w:r w:rsidRPr="00754D16">
          <w:rPr>
            <w:rFonts w:ascii="Consolas" w:hAnsi="Consolas"/>
            <w:b/>
            <w:rPrChange w:id="1791" w:author="Mihai Budiu [2]" w:date="2016-05-13T08:14:00Z">
              <w:rPr/>
            </w:rPrChange>
          </w:rPr>
          <w:t>in</w:t>
        </w:r>
        <w:r>
          <w:t xml:space="preserve">, </w:t>
        </w:r>
        <w:r w:rsidRPr="00754D16">
          <w:rPr>
            <w:rFonts w:ascii="Consolas" w:hAnsi="Consolas"/>
            <w:b/>
            <w:rPrChange w:id="1792" w:author="Mihai Budiu [2]" w:date="2016-05-13T08:14:00Z">
              <w:rPr/>
            </w:rPrChange>
          </w:rPr>
          <w:t>inout</w:t>
        </w:r>
        <w:r>
          <w:t xml:space="preserve"> or </w:t>
        </w:r>
        <w:r w:rsidRPr="00754D16">
          <w:rPr>
            <w:rFonts w:ascii="Consolas" w:hAnsi="Consolas"/>
            <w:b/>
            <w:rPrChange w:id="1793" w:author="Mihai Budiu [2]" w:date="2016-05-13T08:14:00Z">
              <w:rPr/>
            </w:rPrChange>
          </w:rPr>
          <w:t>out</w:t>
        </w:r>
        <w:r>
          <w:t xml:space="preserve">) must be bound in the </w:t>
        </w:r>
        <w:r w:rsidRPr="00754D16">
          <w:rPr>
            <w:rFonts w:ascii="Consolas" w:hAnsi="Consolas"/>
            <w:rPrChange w:id="1794" w:author="Mihai Budiu [2]" w:date="2016-05-13T08:14:00Z">
              <w:rPr/>
            </w:rPrChange>
          </w:rPr>
          <w:t>actions</w:t>
        </w:r>
        <w:r w:rsidRPr="00754D16">
          <w:rPr>
            <w:rPrChange w:id="1795" w:author="Mihai Budiu [2]" w:date="2016-05-13T08:14:00Z">
              <w:rPr>
                <w:rFonts w:ascii="Consolas" w:hAnsi="Consolas"/>
              </w:rPr>
            </w:rPrChange>
          </w:rPr>
          <w:t xml:space="preserve"> list specification</w:t>
        </w:r>
        <w:r w:rsidRPr="00754D16">
          <w:t>; no parameters that are directionless can be bound in the list specification.</w:t>
        </w:r>
      </w:ins>
    </w:p>
    <w:p w14:paraId="528BA13D" w14:textId="787B2432" w:rsidR="00754D16" w:rsidRDefault="00754D16" w:rsidP="00754D16">
      <w:pPr>
        <w:rPr>
          <w:ins w:id="1796" w:author="Mihai Budiu [2]" w:date="2016-05-13T08:15:00Z"/>
          <w:rFonts w:ascii="Consolas" w:hAnsi="Consolas"/>
        </w:rPr>
      </w:pPr>
      <w:ins w:id="1797" w:author="Mihai Budiu [2]" w:date="2016-05-13T08:15:00Z">
        <w:r w:rsidRPr="00754D16">
          <w:rPr>
            <w:rFonts w:ascii="Consolas" w:hAnsi="Consolas"/>
            <w:b/>
            <w:rPrChange w:id="1798" w:author="Mihai Budiu [2]" w:date="2016-05-13T08:15:00Z">
              <w:rPr/>
            </w:rPrChange>
          </w:rPr>
          <w:t>action</w:t>
        </w:r>
        <w:r w:rsidRPr="00754D16">
          <w:rPr>
            <w:rFonts w:ascii="Consolas" w:hAnsi="Consolas"/>
            <w:rPrChange w:id="1799" w:author="Mihai Budiu [2]" w:date="2016-05-13T08:15:00Z">
              <w:rPr/>
            </w:rPrChange>
          </w:rPr>
          <w:t xml:space="preserve"> a(</w:t>
        </w:r>
        <w:r w:rsidRPr="00754D16">
          <w:rPr>
            <w:rFonts w:ascii="Consolas" w:hAnsi="Consolas"/>
            <w:b/>
            <w:rPrChange w:id="1800" w:author="Mihai Budiu [2]" w:date="2016-05-13T08:15:00Z">
              <w:rPr/>
            </w:rPrChange>
          </w:rPr>
          <w:t>in</w:t>
        </w:r>
        <w:r w:rsidRPr="00754D16">
          <w:rPr>
            <w:rFonts w:ascii="Consolas" w:hAnsi="Consolas"/>
            <w:rPrChange w:id="1801" w:author="Mihai Budiu [2]" w:date="2016-05-13T08:15:00Z">
              <w:rPr/>
            </w:rPrChange>
          </w:rPr>
          <w:t xml:space="preserve"> </w:t>
        </w:r>
        <w:r w:rsidRPr="00754D16">
          <w:rPr>
            <w:rFonts w:ascii="Consolas" w:hAnsi="Consolas"/>
            <w:b/>
            <w:rPrChange w:id="1802" w:author="Mihai Budiu [2]" w:date="2016-05-13T08:15:00Z">
              <w:rPr/>
            </w:rPrChange>
          </w:rPr>
          <w:t>bit</w:t>
        </w:r>
        <w:r w:rsidRPr="00754D16">
          <w:rPr>
            <w:rFonts w:ascii="Consolas" w:hAnsi="Consolas"/>
            <w:rPrChange w:id="1803" w:author="Mihai Budiu [2]" w:date="2016-05-13T08:15:00Z">
              <w:rPr/>
            </w:rPrChange>
          </w:rPr>
          <w:t>&lt;32&gt; x) {</w:t>
        </w:r>
        <w:r w:rsidRPr="00754D16">
          <w:rPr>
            <w:rFonts w:ascii="Consolas" w:hAnsi="Consolas"/>
          </w:rPr>
          <w:t xml:space="preserve"> ...</w:t>
        </w:r>
        <w:r w:rsidRPr="00754D16">
          <w:rPr>
            <w:rFonts w:ascii="Consolas" w:hAnsi="Consolas"/>
            <w:rPrChange w:id="1804" w:author="Mihai Budiu [2]" w:date="2016-05-13T08:15:00Z">
              <w:rPr/>
            </w:rPrChange>
          </w:rPr>
          <w:t xml:space="preserve"> }</w:t>
        </w:r>
      </w:ins>
    </w:p>
    <w:p w14:paraId="51E76FF8" w14:textId="0F68D166" w:rsidR="00754D16" w:rsidRDefault="00754D16" w:rsidP="00754D16">
      <w:pPr>
        <w:rPr>
          <w:ins w:id="1805" w:author="Mihai Budiu [2]" w:date="2016-05-13T08:16:00Z"/>
          <w:rFonts w:ascii="Consolas" w:hAnsi="Consolas"/>
        </w:rPr>
      </w:pPr>
      <w:ins w:id="1806" w:author="Mihai Budiu [2]" w:date="2016-05-13T08:15:00Z">
        <w:r w:rsidRPr="00754D16">
          <w:rPr>
            <w:rFonts w:ascii="Consolas" w:hAnsi="Consolas"/>
            <w:b/>
            <w:rPrChange w:id="1807" w:author="Mihai Budiu [2]" w:date="2016-05-13T08:16:00Z">
              <w:rPr>
                <w:rFonts w:ascii="Consolas" w:hAnsi="Consolas"/>
              </w:rPr>
            </w:rPrChange>
          </w:rPr>
          <w:t>action</w:t>
        </w:r>
        <w:r>
          <w:rPr>
            <w:rFonts w:ascii="Consolas" w:hAnsi="Consolas"/>
          </w:rPr>
          <w:t xml:space="preserve"> b(</w:t>
        </w:r>
      </w:ins>
      <w:ins w:id="1808" w:author="Mihai Budiu [2]" w:date="2016-05-13T08:16:00Z">
        <w:r w:rsidRPr="00754D16">
          <w:rPr>
            <w:rFonts w:ascii="Consolas" w:hAnsi="Consolas"/>
            <w:b/>
            <w:rPrChange w:id="1809" w:author="Mihai Budiu [2]" w:date="2016-05-13T08:16:00Z">
              <w:rPr>
                <w:rFonts w:ascii="Consolas" w:hAnsi="Consolas"/>
              </w:rPr>
            </w:rPrChange>
          </w:rPr>
          <w:t>inout</w:t>
        </w:r>
        <w:r>
          <w:rPr>
            <w:rFonts w:ascii="Consolas" w:hAnsi="Consolas"/>
          </w:rPr>
          <w:t xml:space="preserve"> </w:t>
        </w:r>
        <w:r w:rsidRPr="00754D16">
          <w:rPr>
            <w:rFonts w:ascii="Consolas" w:hAnsi="Consolas"/>
            <w:b/>
            <w:rPrChange w:id="1810" w:author="Mihai Budiu [2]" w:date="2016-05-13T08:16:00Z">
              <w:rPr>
                <w:rFonts w:ascii="Consolas" w:hAnsi="Consolas"/>
              </w:rPr>
            </w:rPrChange>
          </w:rPr>
          <w:t>bit</w:t>
        </w:r>
        <w:r>
          <w:rPr>
            <w:rFonts w:ascii="Consolas" w:hAnsi="Consolas"/>
          </w:rPr>
          <w:t xml:space="preserve">&lt;32&gt; x, </w:t>
        </w:r>
        <w:r w:rsidRPr="00754D16">
          <w:rPr>
            <w:rFonts w:ascii="Consolas" w:hAnsi="Consolas"/>
            <w:b/>
            <w:rPrChange w:id="1811" w:author="Mihai Budiu [2]" w:date="2016-05-13T08:16:00Z">
              <w:rPr>
                <w:rFonts w:ascii="Consolas" w:hAnsi="Consolas"/>
              </w:rPr>
            </w:rPrChange>
          </w:rPr>
          <w:t>bit</w:t>
        </w:r>
        <w:r>
          <w:rPr>
            <w:rFonts w:ascii="Consolas" w:hAnsi="Consolas"/>
          </w:rPr>
          <w:t>&lt;8&gt; data) { ... }</w:t>
        </w:r>
      </w:ins>
    </w:p>
    <w:p w14:paraId="5213EA4C" w14:textId="66DDC949" w:rsidR="00754D16" w:rsidRPr="00754D16" w:rsidRDefault="00754D16" w:rsidP="00754D16">
      <w:pPr>
        <w:rPr>
          <w:rFonts w:ascii="Consolas" w:hAnsi="Consolas"/>
          <w:rPrChange w:id="1812" w:author="Mihai Budiu [2]" w:date="2016-05-13T08:15:00Z">
            <w:rPr/>
          </w:rPrChange>
        </w:rPr>
      </w:pPr>
      <w:ins w:id="1813" w:author="Mihai Budiu [2]" w:date="2016-05-13T08:16:00Z">
        <w:r w:rsidRPr="00754D16">
          <w:rPr>
            <w:rFonts w:ascii="Consolas" w:hAnsi="Consolas"/>
            <w:b/>
            <w:rPrChange w:id="1814" w:author="Mihai Budiu [2]" w:date="2016-05-13T08:16:00Z">
              <w:rPr>
                <w:rFonts w:ascii="Consolas" w:hAnsi="Consolas"/>
              </w:rPr>
            </w:rPrChange>
          </w:rPr>
          <w:t>table</w:t>
        </w:r>
        <w:r>
          <w:rPr>
            <w:rFonts w:ascii="Consolas" w:hAnsi="Consolas"/>
          </w:rPr>
          <w:t xml:space="preserve"> t(</w:t>
        </w:r>
        <w:r w:rsidRPr="00754D16">
          <w:rPr>
            <w:rFonts w:ascii="Consolas" w:hAnsi="Consolas"/>
            <w:b/>
            <w:rPrChange w:id="1815" w:author="Mihai Budiu [2]" w:date="2016-05-13T08:17:00Z">
              <w:rPr>
                <w:rFonts w:ascii="Consolas" w:hAnsi="Consolas"/>
              </w:rPr>
            </w:rPrChange>
          </w:rPr>
          <w:t>inout</w:t>
        </w:r>
        <w:r>
          <w:rPr>
            <w:rFonts w:ascii="Consolas" w:hAnsi="Consolas"/>
          </w:rPr>
          <w:t xml:space="preserve"> </w:t>
        </w:r>
        <w:r w:rsidRPr="00754D16">
          <w:rPr>
            <w:rFonts w:ascii="Consolas" w:hAnsi="Consolas"/>
            <w:b/>
            <w:rPrChange w:id="1816" w:author="Mihai Budiu [2]" w:date="2016-05-13T08:16:00Z">
              <w:rPr>
                <w:rFonts w:ascii="Consolas" w:hAnsi="Consolas"/>
              </w:rPr>
            </w:rPrChange>
          </w:rPr>
          <w:t>bit</w:t>
        </w:r>
        <w:r>
          <w:rPr>
            <w:rFonts w:ascii="Consolas" w:hAnsi="Consolas"/>
          </w:rPr>
          <w:t>&lt;32&gt; z) {</w:t>
        </w:r>
      </w:ins>
      <w:ins w:id="1817" w:author="Mihai Budiu [2]" w:date="2016-05-13T08:17:00Z">
        <w:r>
          <w:rPr>
            <w:rFonts w:ascii="Consolas" w:hAnsi="Consolas"/>
          </w:rPr>
          <w:br/>
          <w:t xml:space="preserve">    actions = { </w:t>
        </w:r>
        <w:r>
          <w:rPr>
            <w:rFonts w:ascii="Consolas" w:hAnsi="Consolas"/>
          </w:rPr>
          <w:br/>
          <w:t xml:space="preserve">       // a(z); -- illegal, cannot bind inout z to </w:t>
        </w:r>
      </w:ins>
      <w:ins w:id="1818" w:author="Mihai Budiu [2]" w:date="2016-05-13T08:18:00Z">
        <w:r>
          <w:rPr>
            <w:rFonts w:ascii="Consolas" w:hAnsi="Consolas"/>
          </w:rPr>
          <w:t xml:space="preserve">parameter </w:t>
        </w:r>
      </w:ins>
      <w:ins w:id="1819" w:author="Mihai Budiu [2]" w:date="2016-05-13T08:17:00Z">
        <w:r>
          <w:rPr>
            <w:rFonts w:ascii="Consolas" w:hAnsi="Consolas"/>
          </w:rPr>
          <w:t>in x</w:t>
        </w:r>
      </w:ins>
      <w:ins w:id="1820" w:author="Mihai Budiu [2]" w:date="2016-05-13T08:19:00Z">
        <w:r>
          <w:rPr>
            <w:rFonts w:ascii="Consolas" w:hAnsi="Consolas"/>
          </w:rPr>
          <w:br/>
          <w:t xml:space="preserve">       // a; -- illegal, x parameter must be bound</w:t>
        </w:r>
      </w:ins>
      <w:ins w:id="1821" w:author="Mihai Budiu [2]" w:date="2016-05-13T08:17:00Z">
        <w:r>
          <w:rPr>
            <w:rFonts w:ascii="Consolas" w:hAnsi="Consolas"/>
          </w:rPr>
          <w:br/>
          <w:t xml:space="preserve">       a(5);  // binding </w:t>
        </w:r>
      </w:ins>
      <w:ins w:id="1822" w:author="Mihai Budiu [2]" w:date="2016-05-13T08:18:00Z">
        <w:r>
          <w:rPr>
            <w:rFonts w:ascii="Consolas" w:hAnsi="Consolas"/>
          </w:rPr>
          <w:t xml:space="preserve">a’s parameter </w:t>
        </w:r>
      </w:ins>
      <w:ins w:id="1823" w:author="Mihai Budiu [2]" w:date="2016-05-13T08:17:00Z">
        <w:r>
          <w:rPr>
            <w:rFonts w:ascii="Consolas" w:hAnsi="Consolas"/>
          </w:rPr>
          <w:t>x to 5</w:t>
        </w:r>
      </w:ins>
      <w:ins w:id="1824" w:author="Mihai Budiu [2]" w:date="2016-05-13T08:18:00Z">
        <w:r>
          <w:rPr>
            <w:rFonts w:ascii="Consolas" w:hAnsi="Consolas"/>
          </w:rPr>
          <w:br/>
          <w:t xml:space="preserve">       b(z);  // binding b’s parameter x to z</w:t>
        </w:r>
        <w:r>
          <w:rPr>
            <w:rFonts w:ascii="Consolas" w:hAnsi="Consolas"/>
          </w:rPr>
          <w:br/>
          <w:t xml:space="preserve">       // b(z, 3);  // -- illegal, cannot bind </w:t>
        </w:r>
      </w:ins>
      <w:ins w:id="1825" w:author="Mihai Budiu [2]" w:date="2016-05-13T08:19:00Z">
        <w:r>
          <w:rPr>
            <w:rFonts w:ascii="Consolas" w:hAnsi="Consolas"/>
          </w:rPr>
          <w:t xml:space="preserve">directionless </w:t>
        </w:r>
      </w:ins>
      <w:ins w:id="1826" w:author="Mihai Budiu [2]" w:date="2016-05-13T08:18:00Z">
        <w:r>
          <w:rPr>
            <w:rFonts w:ascii="Consolas" w:hAnsi="Consolas"/>
          </w:rPr>
          <w:t>data</w:t>
        </w:r>
      </w:ins>
      <w:ins w:id="1827" w:author="Mihai Budiu [2]" w:date="2016-05-13T08:19:00Z">
        <w:r>
          <w:rPr>
            <w:rFonts w:ascii="Consolas" w:hAnsi="Consolas"/>
          </w:rPr>
          <w:t xml:space="preserve"> parameter</w:t>
        </w:r>
        <w:r>
          <w:rPr>
            <w:rFonts w:ascii="Consolas" w:hAnsi="Consolas"/>
          </w:rPr>
          <w:br/>
          <w:t xml:space="preserve">       // b(); -- illegal, x parameter must be bound</w:t>
        </w:r>
      </w:ins>
      <w:ins w:id="1828" w:author="Mihai Budiu [2]" w:date="2016-05-13T08:18:00Z">
        <w:r>
          <w:rPr>
            <w:rFonts w:ascii="Consolas" w:hAnsi="Consolas"/>
          </w:rPr>
          <w:br/>
          <w:t xml:space="preserve">    }</w:t>
        </w:r>
      </w:ins>
      <w:ins w:id="1829" w:author="Mihai Budiu [2]" w:date="2016-05-13T08:19:00Z">
        <w:r>
          <w:rPr>
            <w:rFonts w:ascii="Consolas" w:hAnsi="Consolas"/>
          </w:rPr>
          <w:br/>
          <w:t>}</w:t>
        </w:r>
      </w:ins>
    </w:p>
    <w:p w14:paraId="16038AA2" w14:textId="7EE35564" w:rsidR="009F49ED" w:rsidRDefault="00B5161D" w:rsidP="00806C5C">
      <w:pPr>
        <w:pStyle w:val="Heading4"/>
      </w:pPr>
      <w:bookmarkStart w:id="1830" w:name="_Toc417920657"/>
      <w:r>
        <w:t>The default action</w:t>
      </w:r>
      <w:bookmarkEnd w:id="1830"/>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ins w:id="1831" w:author="Mihai Budiu [2]" w:date="2016-05-13T13:23:00Z">
        <w:r w:rsidR="00BD16CA">
          <w:t xml:space="preserve"> </w:t>
        </w:r>
      </w:ins>
      <w:ins w:id="1832" w:author="Mihai Budiu [2]" w:date="2016-05-13T13:24:00Z">
        <w:r w:rsidR="00BD16CA">
          <w:t>If present, t</w:t>
        </w:r>
      </w:ins>
      <w:ins w:id="1833" w:author="Mihai Budiu [2]" w:date="2016-05-13T13:23:00Z">
        <w:r w:rsidR="00BD16CA">
          <w:t xml:space="preserve">he </w:t>
        </w:r>
        <w:r w:rsidR="00BD16CA" w:rsidRPr="00BD16CA">
          <w:rPr>
            <w:rFonts w:ascii="Consolas" w:hAnsi="Consolas"/>
            <w:rPrChange w:id="1834" w:author="Mihai Budiu [2]" w:date="2016-05-13T13:24:00Z">
              <w:rPr/>
            </w:rPrChange>
          </w:rPr>
          <w:t>default</w:t>
        </w:r>
        <w:r w:rsidR="00BD16CA">
          <w:t xml:space="preserve">_action </w:t>
        </w:r>
      </w:ins>
      <w:ins w:id="1835" w:author="Mihai Budiu [2]" w:date="2016-05-13T13:24:00Z">
        <w:r w:rsidR="00BD16CA">
          <w:t xml:space="preserve">table </w:t>
        </w:r>
      </w:ins>
      <w:ins w:id="1836" w:author="Mihai Budiu [2]" w:date="2016-05-13T13:23:00Z">
        <w:r w:rsidR="00BD16CA">
          <w:t xml:space="preserve">property must appear after the </w:t>
        </w:r>
        <w:r w:rsidR="00BD16CA" w:rsidRPr="00BD16CA">
          <w:rPr>
            <w:rFonts w:ascii="Consolas" w:hAnsi="Consolas"/>
            <w:rPrChange w:id="1837" w:author="Mihai Budiu [2]" w:date="2016-05-13T13:24:00Z">
              <w:rPr/>
            </w:rPrChange>
          </w:rPr>
          <w:t>actions</w:t>
        </w:r>
        <w:r w:rsidR="00BD16CA">
          <w:t xml:space="preserve"> property.</w:t>
        </w:r>
      </w:ins>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74DEE58F" w:rsidR="00B5161D" w:rsidRDefault="00B5161D" w:rsidP="00E957F4">
      <w:pPr>
        <w:rPr>
          <w:ins w:id="1838" w:author="Mihai Budiu [2]" w:date="2016-05-13T08:22:00Z"/>
        </w:rPr>
      </w:pPr>
      <w:commentRangeStart w:id="1839"/>
      <w:commentRangeStart w:id="1840"/>
      <w:r>
        <w:t xml:space="preserve">Note that the </w:t>
      </w:r>
      <w:r w:rsidR="004220A2">
        <w:t xml:space="preserve">specified default action must </w:t>
      </w:r>
      <w:del w:id="1841" w:author="Mihai Budiu [2]" w:date="2016-05-13T08:20:00Z">
        <w:r w:rsidR="004220A2" w:rsidDel="00754D16">
          <w:delText>include</w:delText>
        </w:r>
        <w:r w:rsidDel="00754D16">
          <w:delText xml:space="preserve"> </w:delText>
        </w:r>
      </w:del>
      <w:ins w:id="1842" w:author="Mihai Budiu [2]" w:date="2016-05-13T08:20:00Z">
        <w:r w:rsidR="00754D16">
          <w:t xml:space="preserve">specify </w:t>
        </w:r>
      </w:ins>
      <w:del w:id="1843" w:author="Mihai Budiu [2]" w:date="2016-05-13T08:20:00Z">
        <w:r w:rsidDel="00754D16">
          <w:delText xml:space="preserve">all the action </w:delText>
        </w:r>
        <w:r w:rsidR="004220A2" w:rsidDel="00754D16">
          <w:delText>parameters, including</w:delText>
        </w:r>
      </w:del>
      <w:ins w:id="1844" w:author="Mihai Budiu [2]" w:date="2016-05-13T08:26:00Z">
        <w:r w:rsidR="00133AAE">
          <w:t xml:space="preserve">one </w:t>
        </w:r>
      </w:ins>
      <w:ins w:id="1845" w:author="Mihai Budiu [2]" w:date="2016-05-13T08:27:00Z">
        <w:r w:rsidR="00133AAE">
          <w:t xml:space="preserve">constant </w:t>
        </w:r>
      </w:ins>
      <w:ins w:id="1846" w:author="Mihai Budiu [2]" w:date="2016-05-13T08:26:00Z">
        <w:r w:rsidR="00133AAE">
          <w:t>value for each of the</w:t>
        </w:r>
      </w:ins>
      <w:r w:rsidR="004220A2">
        <w:t xml:space="preserve"> the </w:t>
      </w:r>
      <w:r w:rsidR="004220A2" w:rsidRPr="00133AAE">
        <w:rPr>
          <w:i/>
          <w:rPrChange w:id="1847" w:author="Mihai Budiu [2]" w:date="2016-05-13T08:27:00Z">
            <w:rPr/>
          </w:rPrChange>
        </w:rPr>
        <w:t>control-plane bound parameters</w:t>
      </w:r>
      <w:ins w:id="1848" w:author="Mihai Budiu [2]" w:date="2016-05-13T08:27:00Z">
        <w:r w:rsidR="00133AAE" w:rsidRPr="00133AAE">
          <w:rPr>
            <w:rPrChange w:id="1849" w:author="Mihai Budiu [2]" w:date="2016-05-13T08:28:00Z">
              <w:rPr>
                <w:i/>
              </w:rPr>
            </w:rPrChange>
          </w:rPr>
          <w:t xml:space="preserve"> (i.e., the parameters without a direction)</w:t>
        </w:r>
      </w:ins>
      <w:r w:rsidR="004220A2">
        <w:t>, since this action is synthesized at compilation time</w:t>
      </w:r>
      <w:commentRangeEnd w:id="1839"/>
      <w:r w:rsidR="000B6294">
        <w:rPr>
          <w:rStyle w:val="CommentReference"/>
        </w:rPr>
        <w:commentReference w:id="1839"/>
      </w:r>
      <w:commentRangeEnd w:id="1840"/>
      <w:r w:rsidR="00AC2C6D">
        <w:rPr>
          <w:rStyle w:val="CommentReference"/>
        </w:rPr>
        <w:commentReference w:id="1840"/>
      </w:r>
      <w:r w:rsidR="004220A2">
        <w:t>.</w:t>
      </w:r>
      <w:ins w:id="1850" w:author="Mihai Budiu [2]" w:date="2016-05-13T08:20:00Z">
        <w:r w:rsidR="00754D16">
          <w:t xml:space="preserve"> The default action cannot specify any </w:t>
        </w:r>
        <w:r w:rsidR="00754D16" w:rsidRPr="00754D16">
          <w:rPr>
            <w:rFonts w:ascii="Consolas" w:hAnsi="Consolas"/>
            <w:b/>
            <w:rPrChange w:id="1851" w:author="Mihai Budiu [2]" w:date="2016-05-13T08:20:00Z">
              <w:rPr/>
            </w:rPrChange>
          </w:rPr>
          <w:t>in</w:t>
        </w:r>
        <w:r w:rsidR="00754D16">
          <w:t xml:space="preserve">, </w:t>
        </w:r>
        <w:r w:rsidR="00754D16" w:rsidRPr="00754D16">
          <w:rPr>
            <w:rFonts w:ascii="Consolas" w:hAnsi="Consolas"/>
            <w:b/>
            <w:rPrChange w:id="1852" w:author="Mihai Budiu [2]" w:date="2016-05-13T08:20:00Z">
              <w:rPr/>
            </w:rPrChange>
          </w:rPr>
          <w:t>out</w:t>
        </w:r>
        <w:r w:rsidR="00754D16">
          <w:t xml:space="preserve"> or </w:t>
        </w:r>
        <w:r w:rsidR="00754D16" w:rsidRPr="00754D16">
          <w:rPr>
            <w:rFonts w:ascii="Consolas" w:hAnsi="Consolas"/>
            <w:b/>
            <w:rPrChange w:id="1853" w:author="Mihai Budiu [2]" w:date="2016-05-13T08:21:00Z">
              <w:rPr/>
            </w:rPrChange>
          </w:rPr>
          <w:t>inout</w:t>
        </w:r>
        <w:r w:rsidR="00754D16">
          <w:t xml:space="preserve"> parameters – these </w:t>
        </w:r>
      </w:ins>
      <w:ins w:id="1854" w:author="Mihai Budiu [2]" w:date="2016-05-13T08:21:00Z">
        <w:r w:rsidR="00754D16">
          <w:t xml:space="preserve">are always bound in the </w:t>
        </w:r>
        <w:r w:rsidR="00754D16" w:rsidRPr="00754D16">
          <w:rPr>
            <w:rFonts w:ascii="Consolas" w:hAnsi="Consolas"/>
            <w:rPrChange w:id="1855" w:author="Mihai Budiu [2]" w:date="2016-05-13T08:21:00Z">
              <w:rPr/>
            </w:rPrChange>
          </w:rPr>
          <w:t>actions</w:t>
        </w:r>
        <w:r w:rsidR="00754D16" w:rsidRPr="00754D16">
          <w:rPr>
            <w:rPrChange w:id="1856" w:author="Mihai Budiu [2]" w:date="2016-05-13T08:21:00Z">
              <w:rPr>
                <w:rFonts w:ascii="Consolas" w:hAnsi="Consolas"/>
              </w:rPr>
            </w:rPrChange>
          </w:rPr>
          <w:t xml:space="preserve"> list.</w:t>
        </w:r>
      </w:ins>
    </w:p>
    <w:p w14:paraId="6B1887D6" w14:textId="45451015" w:rsidR="00133AAE" w:rsidRDefault="00133AAE" w:rsidP="00E957F4">
      <w:pPr>
        <w:rPr>
          <w:ins w:id="1857" w:author="Mihai Budiu [2]" w:date="2016-05-13T08:22:00Z"/>
        </w:rPr>
      </w:pPr>
      <w:ins w:id="1858" w:author="Mihai Budiu [2]" w:date="2016-05-13T08:22:00Z">
        <w:r>
          <w:lastRenderedPageBreak/>
          <w:t xml:space="preserve">Continuing the example in the previous section, here are various legal and illegal specifications for </w:t>
        </w:r>
        <w:r w:rsidRPr="00133AAE">
          <w:rPr>
            <w:rFonts w:ascii="Consolas" w:hAnsi="Consolas"/>
            <w:b/>
            <w:rPrChange w:id="1859" w:author="Mihai Budiu [2]" w:date="2016-05-13T08:25:00Z">
              <w:rPr/>
            </w:rPrChange>
          </w:rPr>
          <w:t>table</w:t>
        </w:r>
        <w:r w:rsidRPr="00133AAE">
          <w:rPr>
            <w:rFonts w:ascii="Consolas" w:hAnsi="Consolas"/>
            <w:rPrChange w:id="1860" w:author="Mihai Budiu [2]" w:date="2016-05-13T08:25:00Z">
              <w:rPr/>
            </w:rPrChange>
          </w:rPr>
          <w:t xml:space="preserve"> t()</w:t>
        </w:r>
        <w:r>
          <w:t xml:space="preserve"> above:</w:t>
        </w:r>
      </w:ins>
    </w:p>
    <w:p w14:paraId="6D958367" w14:textId="142F47B7" w:rsidR="00133AAE" w:rsidRPr="00133AAE" w:rsidRDefault="00133AAE" w:rsidP="00E957F4">
      <w:pPr>
        <w:rPr>
          <w:rFonts w:ascii="Consolas" w:hAnsi="Consolas"/>
          <w:rPrChange w:id="1861" w:author="Mihai Budiu [2]" w:date="2016-05-13T08:23:00Z">
            <w:rPr/>
          </w:rPrChange>
        </w:rPr>
      </w:pPr>
      <w:ins w:id="1862" w:author="Mihai Budiu [2]" w:date="2016-05-13T08:25:00Z">
        <w:r>
          <w:rPr>
            <w:rFonts w:ascii="Consolas" w:hAnsi="Consolas"/>
          </w:rPr>
          <w:t xml:space="preserve">  </w:t>
        </w:r>
      </w:ins>
      <w:ins w:id="1863" w:author="Mihai Budiu [2]" w:date="2016-05-13T08:24:00Z">
        <w:r>
          <w:rPr>
            <w:rFonts w:ascii="Consolas" w:hAnsi="Consolas"/>
          </w:rPr>
          <w:t>default_action = a(); // OK – no control-plane parameters</w:t>
        </w:r>
        <w:r>
          <w:rPr>
            <w:rFonts w:ascii="Consolas" w:hAnsi="Consolas"/>
          </w:rPr>
          <w:br/>
          <w:t xml:space="preserve">  </w:t>
        </w:r>
      </w:ins>
      <w:ins w:id="1864" w:author="Mihai Budiu [2]" w:date="2016-05-13T08:25:00Z">
        <w:r>
          <w:rPr>
            <w:rFonts w:ascii="Consolas" w:hAnsi="Consolas"/>
          </w:rPr>
          <w:t xml:space="preserve">// </w:t>
        </w:r>
      </w:ins>
      <w:ins w:id="1865" w:author="Mihai Budiu [2]" w:date="2016-05-13T08:24:00Z">
        <w:r>
          <w:rPr>
            <w:rFonts w:ascii="Consolas" w:hAnsi="Consolas"/>
          </w:rPr>
          <w:t xml:space="preserve">default_action = </w:t>
        </w:r>
      </w:ins>
      <w:ins w:id="1866" w:author="Mihai Budiu [2]" w:date="2016-05-13T08:25:00Z">
        <w:r>
          <w:rPr>
            <w:rFonts w:ascii="Consolas" w:hAnsi="Consolas"/>
          </w:rPr>
          <w:t>a(z); -- illegal, a’s x parameter is already bound</w:t>
        </w:r>
        <w:r>
          <w:rPr>
            <w:rFonts w:ascii="Consolas" w:hAnsi="Consolas"/>
          </w:rPr>
          <w:br/>
          <w:t xml:space="preserve">  default_action = b(8w8); // OK </w:t>
        </w:r>
      </w:ins>
      <w:ins w:id="1867" w:author="Mihai Budiu [2]" w:date="2016-05-13T08:26:00Z">
        <w:r>
          <w:rPr>
            <w:rFonts w:ascii="Consolas" w:hAnsi="Consolas"/>
          </w:rPr>
          <w:t>–</w:t>
        </w:r>
      </w:ins>
      <w:ins w:id="1868" w:author="Mihai Budiu [2]" w:date="2016-05-13T08:25:00Z">
        <w:r>
          <w:rPr>
            <w:rFonts w:ascii="Consolas" w:hAnsi="Consolas"/>
          </w:rPr>
          <w:t xml:space="preserve"> bind </w:t>
        </w:r>
      </w:ins>
      <w:ins w:id="1869" w:author="Mihai Budiu [2]" w:date="2016-05-13T08:26:00Z">
        <w:r>
          <w:rPr>
            <w:rFonts w:ascii="Consolas" w:hAnsi="Consolas"/>
          </w:rPr>
          <w:t>b’s data parameter to 8w8</w:t>
        </w:r>
        <w:r>
          <w:rPr>
            <w:rFonts w:ascii="Consolas" w:hAnsi="Consolas"/>
          </w:rPr>
          <w:br/>
          <w:t xml:space="preserve">  // default_action = b(); -- illegal, b’s data parameter is not bound</w:t>
        </w:r>
      </w:ins>
      <w:ins w:id="1870" w:author="Mihai Budiu [2]" w:date="2016-05-13T08:27:00Z">
        <w:r>
          <w:rPr>
            <w:rFonts w:ascii="Consolas" w:hAnsi="Consolas"/>
          </w:rPr>
          <w:br/>
          <w:t xml:space="preserve">  // default_action = b(z, 3); -- illegal, b’s x parameter is already bound</w:t>
        </w:r>
      </w:ins>
    </w:p>
    <w:p w14:paraId="2E81598F" w14:textId="69C66DA1"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ins w:id="1871" w:author="Mihai Budiu [2]" w:date="2016-05-13T08:21:00Z">
        <w:r w:rsidR="00090964">
          <w:t>e legacy</w:t>
        </w:r>
      </w:ins>
      <w:del w:id="1872" w:author="Mihai Budiu [2]" w:date="2016-05-13T08:21:00Z">
        <w:r w:rsidR="00AC2C6D" w:rsidDel="00090964">
          <w:delText>is</w:delText>
        </w:r>
      </w:del>
      <w:r w:rsidR="00AC2C6D">
        <w:t xml:space="preserve"> behavior is desired, the user must explicitly use the core library </w:t>
      </w:r>
      <w:r w:rsidR="00AC2C6D" w:rsidRPr="0014360C">
        <w:rPr>
          <w:rFonts w:ascii="Consolas" w:hAnsi="Consolas"/>
        </w:rPr>
        <w:t>NoAction</w:t>
      </w:r>
      <w:r w:rsidR="00AC2C6D">
        <w:t xml:space="preserve"> in the table</w:t>
      </w:r>
      <w:ins w:id="1873" w:author="Mihai Budiu [2]" w:date="2016-05-13T08:21:00Z">
        <w:r w:rsidR="00090964">
          <w:t>, which must appear in the actions list.</w:t>
        </w:r>
      </w:ins>
      <w:del w:id="1874" w:author="Mihai Budiu [2]" w:date="2016-05-13T08:21:00Z">
        <w:r w:rsidR="00AC2C6D" w:rsidDel="00090964">
          <w:delText>.</w:delText>
        </w:r>
      </w:del>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875" w:name="_Ref445717150"/>
      <w:bookmarkStart w:id="1876" w:name="_Toc445799405"/>
      <w:bookmarkStart w:id="1877" w:name="_Toc447899098"/>
      <w:bookmarkStart w:id="1878" w:name="_Toc452642491"/>
      <w:r>
        <w:t xml:space="preserve">Invoking a </w:t>
      </w:r>
      <w:r w:rsidR="00E31878">
        <w:t>table (</w:t>
      </w:r>
      <w:r>
        <w:t>match-action un</w:t>
      </w:r>
      <w:bookmarkEnd w:id="1875"/>
      <w:bookmarkEnd w:id="1876"/>
      <w:r w:rsidR="00E31878">
        <w:t>it)</w:t>
      </w:r>
      <w:bookmarkEnd w:id="1877"/>
      <w:bookmarkEnd w:id="1878"/>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879" w:name="_Toc417920660"/>
      <w:bookmarkStart w:id="1880" w:name="_Ref445662789"/>
      <w:bookmarkStart w:id="1881" w:name="_Toc445799406"/>
      <w:bookmarkStart w:id="1882" w:name="_Toc447899099"/>
      <w:bookmarkStart w:id="1883" w:name="_Toc452642492"/>
      <w:r>
        <w:t xml:space="preserve">Match-action unit </w:t>
      </w:r>
      <w:bookmarkEnd w:id="1879"/>
      <w:bookmarkEnd w:id="1880"/>
      <w:r>
        <w:t>execution semantics</w:t>
      </w:r>
      <w:bookmarkEnd w:id="1881"/>
      <w:bookmarkEnd w:id="1882"/>
      <w:bookmarkEnd w:id="1883"/>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rPr>
          <w:ins w:id="1884" w:author="Mihai Budiu [2]" w:date="2016-05-12T16:32:00Z"/>
        </w:rPr>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rPr>
          <w:ins w:id="1885" w:author="Mihai Budiu [2]" w:date="2016-05-12T16:33:00Z"/>
        </w:rPr>
      </w:pPr>
      <w:ins w:id="1886" w:author="Mihai Budiu [2]" w:date="2016-05-12T16:32:00Z">
        <w:r>
          <w:t xml:space="preserve">    evaluate_</w:t>
        </w:r>
      </w:ins>
      <w:ins w:id="1887" w:author="Mihai Budiu [2]" w:date="2016-05-12T16:35:00Z">
        <w:r w:rsidR="00F42A42">
          <w:t>and_copy_</w:t>
        </w:r>
      </w:ins>
      <w:ins w:id="1888" w:author="Mihai Budiu [2]" w:date="2016-05-12T16:32:00Z">
        <w:r>
          <w:t>in_</w:t>
        </w:r>
      </w:ins>
      <w:ins w:id="1889" w:author="Mihai Budiu [2]" w:date="2016-05-12T16:34:00Z">
        <w:r>
          <w:t>table_</w:t>
        </w:r>
      </w:ins>
      <w:ins w:id="1890" w:author="Mihai Budiu [2]" w:date="2016-05-12T16:32:00Z">
        <w:r>
          <w:t>args(args);</w:t>
        </w:r>
      </w:ins>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rPr>
          <w:ins w:id="1891" w:author="Mihai Budiu [2]" w:date="2016-05-12T16:32:00Z"/>
        </w:rPr>
      </w:pPr>
      <w:ins w:id="1892" w:author="Mihai Budiu [2]" w:date="2016-05-12T16:33:00Z">
        <w:r>
          <w:t xml:space="preserve">    evaluate_</w:t>
        </w:r>
      </w:ins>
      <w:ins w:id="1893" w:author="Mihai Budiu [2]" w:date="2016-05-12T16:35:00Z">
        <w:r w:rsidR="00F42A42">
          <w:t>and_copy_</w:t>
        </w:r>
      </w:ins>
      <w:ins w:id="1894" w:author="Mihai Budiu [2]" w:date="2016-05-12T16:33:00Z">
        <w:r>
          <w:t>in_RA_args(RA);</w:t>
        </w:r>
      </w:ins>
      <w:r w:rsidR="004B028B">
        <w:br/>
      </w:r>
      <w:r w:rsidR="004B028B" w:rsidRPr="00280B0E">
        <w:t xml:space="preserve">    </w:t>
      </w:r>
      <w:r w:rsidR="00D33CBD">
        <w:t>execute(</w:t>
      </w:r>
      <w:r w:rsidR="004B028B">
        <w:t>RA</w:t>
      </w:r>
      <w:r w:rsidR="004B028B" w:rsidRPr="00280B0E">
        <w:t>);</w:t>
      </w:r>
      <w:ins w:id="1895" w:author="Mihai Budiu [2]" w:date="2016-05-12T16:33:00Z">
        <w:r w:rsidR="00F42A42">
          <w:br/>
          <w:t xml:space="preserve">    copy</w:t>
        </w:r>
        <w:r>
          <w:t>_out_RA_args(RA);</w:t>
        </w:r>
      </w:ins>
    </w:p>
    <w:p w14:paraId="0343EE72" w14:textId="0E984B71" w:rsidR="004B028B" w:rsidRPr="00280B0E" w:rsidRDefault="00F42A42" w:rsidP="002D0F38">
      <w:pPr>
        <w:pStyle w:val="Pseudocode"/>
      </w:pPr>
      <w:ins w:id="1896" w:author="Mihai Budiu [2]" w:date="2016-05-12T16:32:00Z">
        <w:r>
          <w:t xml:space="preserve">    copy</w:t>
        </w:r>
        <w:r w:rsidR="00ED737B">
          <w:t>_out_</w:t>
        </w:r>
      </w:ins>
      <w:ins w:id="1897" w:author="Mihai Budiu [2]" w:date="2016-05-12T16:34:00Z">
        <w:r w:rsidR="00ED737B">
          <w:t>table_</w:t>
        </w:r>
      </w:ins>
      <w:ins w:id="1898" w:author="Mihai Budiu [2]" w:date="2016-05-12T16:32:00Z">
        <w:r w:rsidR="00ED737B">
          <w:t>args(args);</w:t>
        </w:r>
      </w:ins>
      <w:r w:rsidR="004B028B">
        <w:br/>
        <w:t xml:space="preserve">    return result;</w:t>
      </w:r>
      <w:r w:rsidR="004B028B" w:rsidRPr="00280B0E">
        <w:br/>
        <w:t>}</w:t>
      </w:r>
    </w:p>
    <w:p w14:paraId="41B73ECA" w14:textId="77777777" w:rsidR="00743A53" w:rsidRDefault="00743A53" w:rsidP="00A66238">
      <w:pPr>
        <w:pStyle w:val="Heading2"/>
      </w:pPr>
      <w:bookmarkStart w:id="1899" w:name="_Ref289089116"/>
      <w:bookmarkStart w:id="1900" w:name="_Toc417920659"/>
      <w:bookmarkStart w:id="1901" w:name="_Toc445799407"/>
      <w:bookmarkStart w:id="1902" w:name="_Toc447899100"/>
      <w:bookmarkStart w:id="1903" w:name="_Toc452642493"/>
      <w:r>
        <w:t>The Match-Action Pipeline Abstract Machine</w:t>
      </w:r>
      <w:bookmarkEnd w:id="1899"/>
      <w:bookmarkEnd w:id="1900"/>
      <w:bookmarkEnd w:id="1901"/>
      <w:bookmarkEnd w:id="1902"/>
      <w:bookmarkEnd w:id="1903"/>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1904" w:name="_Ref445797492"/>
      <w:bookmarkStart w:id="1905" w:name="_Toc445799408"/>
      <w:bookmarkStart w:id="1906" w:name="_Toc447899101"/>
      <w:bookmarkStart w:id="1907" w:name="_Toc452642494"/>
      <w:bookmarkStart w:id="1908" w:name="_Ref287107059"/>
      <w:bookmarkStart w:id="1909" w:name="_Toc417920661"/>
      <w:r>
        <w:t>Parameterization</w:t>
      </w:r>
      <w:bookmarkEnd w:id="1904"/>
      <w:bookmarkEnd w:id="1905"/>
      <w:bookmarkEnd w:id="1906"/>
      <w:bookmarkEnd w:id="1907"/>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7777777" w:rsidR="00301A68" w:rsidRPr="00254E38" w:rsidRDefault="00301A68" w:rsidP="002D0F38">
      <w:pPr>
        <w:pStyle w:val="Grammar"/>
      </w:pPr>
      <w:r w:rsidRPr="00254E38">
        <w:t xml:space="preserve">    : parserTypeDeclaration optCompileParameters </w:t>
      </w:r>
      <w:r>
        <w:br/>
        <w:t xml:space="preserve">      </w:t>
      </w:r>
      <w:r w:rsidRPr="00254E38">
        <w:t>'{' parserStatefulElements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lastRenderedPageBreak/>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1910"/>
      <w:commentRangeStart w:id="1911"/>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commentRangeEnd w:id="1910"/>
      <w:r w:rsidR="00B769C1">
        <w:rPr>
          <w:rStyle w:val="CommentReference"/>
        </w:rPr>
        <w:commentReference w:id="1910"/>
      </w:r>
      <w:commentRangeEnd w:id="1911"/>
      <w:r w:rsidR="00BB08AB">
        <w:rPr>
          <w:rStyle w:val="CommentReference"/>
        </w:rPr>
        <w:commentReference w:id="1911"/>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1912"/>
      <w:commentRangeStart w:id="1913"/>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1912"/>
      <w:r w:rsidR="00990DA0">
        <w:rPr>
          <w:rStyle w:val="CommentReference"/>
        </w:rPr>
        <w:commentReference w:id="1912"/>
      </w:r>
      <w:commentRangeEnd w:id="1913"/>
      <w:r w:rsidR="00A56305">
        <w:rPr>
          <w:rStyle w:val="CommentReference"/>
        </w:rPr>
        <w:commentReference w:id="1913"/>
      </w:r>
      <w:r w:rsidRPr="001A316A">
        <w:rPr>
          <w:rFonts w:ascii="Consolas" w:hAnsi="Consolas"/>
        </w:rPr>
        <w:t>TopParser;</w:t>
      </w:r>
    </w:p>
    <w:p w14:paraId="762D0F99" w14:textId="781146CC" w:rsidR="00CE41B1" w:rsidRDefault="00CE41B1" w:rsidP="00EA3008">
      <w:pPr>
        <w:pStyle w:val="Heading1"/>
      </w:pPr>
      <w:bookmarkStart w:id="1914" w:name="_Toc445799409"/>
      <w:bookmarkStart w:id="1915" w:name="_Toc447899102"/>
      <w:bookmarkStart w:id="1916" w:name="_Toc452642495"/>
      <w:r>
        <w:t xml:space="preserve">Packet </w:t>
      </w:r>
      <w:r w:rsidR="005B4B05">
        <w:t xml:space="preserve">construction </w:t>
      </w:r>
      <w:r>
        <w:t>(deparsing)</w:t>
      </w:r>
      <w:bookmarkEnd w:id="1908"/>
      <w:bookmarkEnd w:id="1909"/>
      <w:bookmarkEnd w:id="1914"/>
      <w:bookmarkEnd w:id="1915"/>
      <w:bookmarkEnd w:id="1916"/>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r>
      <w:r w:rsidR="00FB3FC8" w:rsidRPr="001A316A">
        <w:rPr>
          <w:rFonts w:ascii="Consolas" w:hAnsi="Consolas"/>
          <w:color w:val="000000"/>
          <w:szCs w:val="20"/>
        </w:rPr>
        <w:lastRenderedPageBreak/>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917" w:name="_Ref445810251"/>
      <w:bookmarkStart w:id="1918" w:name="_Ref445811524"/>
      <w:bookmarkStart w:id="1919" w:name="_Toc445799410"/>
      <w:bookmarkStart w:id="1920" w:name="_Toc447899103"/>
      <w:bookmarkStart w:id="1921" w:name="_Toc452642496"/>
      <w:r>
        <w:t>Data insertion into packets</w:t>
      </w:r>
      <w:bookmarkEnd w:id="1917"/>
      <w:bookmarkEnd w:id="1918"/>
      <w:bookmarkEnd w:id="1919"/>
      <w:bookmarkEnd w:id="1920"/>
      <w:bookmarkEnd w:id="1921"/>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lastRenderedPageBreak/>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1922"/>
      <w:r w:rsidRPr="001A316A">
        <w:t>bit</w:t>
      </w:r>
      <w:commentRangeEnd w:id="1922"/>
      <w:r w:rsidR="00721FB3">
        <w:rPr>
          <w:rStyle w:val="CommentReference"/>
        </w:rPr>
        <w:commentReference w:id="1922"/>
      </w:r>
      <w:r w:rsidRPr="001A316A">
        <w:t>.</w:t>
      </w:r>
      <w:r>
        <w:t xml:space="preserve"> This process is the inverse of data extraction.</w:t>
      </w:r>
    </w:p>
    <w:p w14:paraId="4A4AE244" w14:textId="77777777" w:rsidR="00C37B52" w:rsidRDefault="00C37B52" w:rsidP="00C37B52">
      <w:pPr>
        <w:pStyle w:val="Heading1"/>
      </w:pPr>
      <w:bookmarkStart w:id="1923" w:name="_Ref445799854"/>
      <w:bookmarkStart w:id="1924" w:name="_Ref445801718"/>
      <w:bookmarkStart w:id="1925" w:name="_Toc445799411"/>
      <w:bookmarkStart w:id="1926" w:name="_Toc447899104"/>
      <w:bookmarkStart w:id="1927" w:name="_Toc452642497"/>
      <w:bookmarkStart w:id="1928" w:name="_Toc417920671"/>
      <w:r>
        <w:t>Architecture description</w:t>
      </w:r>
      <w:bookmarkEnd w:id="1923"/>
      <w:bookmarkEnd w:id="1924"/>
      <w:bookmarkEnd w:id="1925"/>
      <w:bookmarkEnd w:id="1926"/>
      <w:bookmarkEnd w:id="1927"/>
    </w:p>
    <w:p w14:paraId="1BEB6AAD" w14:textId="7F0DA0BE"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B115C1">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929" w:name="_Toc445799412"/>
      <w:bookmarkStart w:id="1930" w:name="_Toc447899105"/>
      <w:bookmarkStart w:id="1931" w:name="_Toc452642498"/>
      <w:r>
        <w:t>Example architecture description</w:t>
      </w:r>
      <w:bookmarkEnd w:id="1929"/>
      <w:bookmarkEnd w:id="1930"/>
      <w:bookmarkEnd w:id="1931"/>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42B70F2A" w:rsidR="00C37B52" w:rsidRDefault="00C37B52" w:rsidP="0016160B">
      <w:pPr>
        <w:pStyle w:val="Caption"/>
      </w:pPr>
      <w:bookmarkStart w:id="1932" w:name="_Ref287105014"/>
      <w:r>
        <w:t xml:space="preserve">Figure </w:t>
      </w:r>
      <w:r w:rsidR="0077306B">
        <w:fldChar w:fldCharType="begin"/>
      </w:r>
      <w:r w:rsidR="0077306B">
        <w:instrText xml:space="preserve"> SEQ Figure \* ARABIC </w:instrText>
      </w:r>
      <w:r w:rsidR="0077306B">
        <w:fldChar w:fldCharType="separate"/>
      </w:r>
      <w:r w:rsidR="00B115C1">
        <w:rPr>
          <w:noProof/>
        </w:rPr>
        <w:t>14</w:t>
      </w:r>
      <w:r w:rsidR="0077306B">
        <w:rPr>
          <w:noProof/>
        </w:rPr>
        <w:fldChar w:fldCharType="end"/>
      </w:r>
      <w:bookmarkEnd w:id="1932"/>
      <w:r>
        <w:t>: Switch architecture fragment implied by the previous set of declarations.</w:t>
      </w:r>
    </w:p>
    <w:p w14:paraId="641DC2EF" w14:textId="604DFF45" w:rsidR="00C37B52" w:rsidRDefault="00C37B52" w:rsidP="00C37B52">
      <w:r>
        <w:t xml:space="preserve">Just from these declarations we can infer some useful information about the architecture of the described switch, as shown in </w:t>
      </w:r>
      <w:r>
        <w:fldChar w:fldCharType="begin"/>
      </w:r>
      <w:r>
        <w:instrText xml:space="preserve"> REF _Ref287105014 \h </w:instrText>
      </w:r>
      <w:r>
        <w:fldChar w:fldCharType="separate"/>
      </w:r>
      <w:r w:rsidR="00B115C1">
        <w:t xml:space="preserve">Figure </w:t>
      </w:r>
      <w:r w:rsidR="00B115C1">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933" w:name="_Toc445799413"/>
      <w:bookmarkStart w:id="1934" w:name="_Toc447899106"/>
      <w:bookmarkStart w:id="1935" w:name="_Toc452642499"/>
      <w:r>
        <w:t xml:space="preserve">Target </w:t>
      </w:r>
      <w:r w:rsidR="006C706B">
        <w:t xml:space="preserve">program </w:t>
      </w:r>
      <w:r>
        <w:t>instantiation</w:t>
      </w:r>
      <w:bookmarkEnd w:id="1933"/>
      <w:bookmarkEnd w:id="1934"/>
      <w:bookmarkEnd w:id="1935"/>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lastRenderedPageBreak/>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936" w:name="_Toc445799414"/>
      <w:bookmarkStart w:id="1937" w:name="_Toc447899107"/>
      <w:bookmarkStart w:id="1938" w:name="_Toc452642500"/>
      <w:r>
        <w:t>A Packet Filter Model</w:t>
      </w:r>
      <w:bookmarkEnd w:id="1936"/>
      <w:bookmarkEnd w:id="1937"/>
      <w:bookmarkEnd w:id="1938"/>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3B963920" w:rsidR="00E502A3" w:rsidRDefault="00E502A3" w:rsidP="0016160B">
      <w:pPr>
        <w:pStyle w:val="Caption"/>
      </w:pPr>
      <w:r>
        <w:t xml:space="preserve">Figure </w:t>
      </w:r>
      <w:r w:rsidR="0077306B">
        <w:fldChar w:fldCharType="begin"/>
      </w:r>
      <w:r w:rsidR="0077306B">
        <w:instrText xml:space="preserve"> SEQ Figure \* ARABIC </w:instrText>
      </w:r>
      <w:r w:rsidR="0077306B">
        <w:fldChar w:fldCharType="separate"/>
      </w:r>
      <w:r w:rsidR="00B115C1">
        <w:rPr>
          <w:noProof/>
        </w:rPr>
        <w:t>15</w:t>
      </w:r>
      <w:r w:rsidR="0077306B">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1939" w:name="_Ref445644138"/>
      <w:bookmarkStart w:id="1940" w:name="_Toc445799415"/>
      <w:bookmarkStart w:id="1941" w:name="_Toc447899108"/>
      <w:bookmarkStart w:id="1942" w:name="_Toc452642501"/>
      <w:r>
        <w:t>The P4 abstract machine: evaluating a P4 program</w:t>
      </w:r>
      <w:bookmarkEnd w:id="1928"/>
      <w:bookmarkEnd w:id="1939"/>
      <w:bookmarkEnd w:id="1940"/>
      <w:bookmarkEnd w:id="1941"/>
      <w:bookmarkEnd w:id="1942"/>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943" w:name="_Ref445813355"/>
      <w:bookmarkStart w:id="1944" w:name="_Toc445799416"/>
      <w:bookmarkStart w:id="1945" w:name="_Toc447899109"/>
      <w:bookmarkStart w:id="1946" w:name="_Toc452642502"/>
      <w:r>
        <w:t>Compile-time evaluation</w:t>
      </w:r>
      <w:bookmarkEnd w:id="1943"/>
      <w:bookmarkEnd w:id="1944"/>
      <w:bookmarkEnd w:id="1945"/>
      <w:bookmarkEnd w:id="1946"/>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lastRenderedPageBreak/>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lastRenderedPageBreak/>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6EE6CBF0" w:rsidR="002C0206" w:rsidRDefault="002C0206" w:rsidP="002C0206">
      <w:pPr>
        <w:keepNext/>
      </w:pPr>
      <w:r>
        <w:fldChar w:fldCharType="begin"/>
      </w:r>
      <w:r>
        <w:instrText xml:space="preserve"> REF _Ref445817849 \h </w:instrText>
      </w:r>
      <w:r>
        <w:fldChar w:fldCharType="separate"/>
      </w:r>
      <w:r w:rsidR="00B115C1">
        <w:t xml:space="preserve">Figure </w:t>
      </w:r>
      <w:r w:rsidR="00B115C1">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385862F5" w:rsidR="002C0206" w:rsidRDefault="002C0206" w:rsidP="0016160B">
      <w:pPr>
        <w:pStyle w:val="Caption"/>
      </w:pPr>
      <w:bookmarkStart w:id="1947" w:name="_Ref445817849"/>
      <w:bookmarkStart w:id="1948" w:name="_Ref445817823"/>
      <w:r>
        <w:t xml:space="preserve">Figure </w:t>
      </w:r>
      <w:r w:rsidR="0077306B">
        <w:fldChar w:fldCharType="begin"/>
      </w:r>
      <w:r w:rsidR="0077306B">
        <w:instrText xml:space="preserve"> SEQ Figure \* ARABIC </w:instrText>
      </w:r>
      <w:r w:rsidR="0077306B">
        <w:fldChar w:fldCharType="separate"/>
      </w:r>
      <w:r w:rsidR="00B115C1">
        <w:rPr>
          <w:noProof/>
        </w:rPr>
        <w:t>16</w:t>
      </w:r>
      <w:r w:rsidR="0077306B">
        <w:rPr>
          <w:noProof/>
        </w:rPr>
        <w:fldChar w:fldCharType="end"/>
      </w:r>
      <w:bookmarkEnd w:id="1947"/>
      <w:r>
        <w:t>: Evaluation result.</w:t>
      </w:r>
      <w:bookmarkEnd w:id="1948"/>
    </w:p>
    <w:p w14:paraId="68FF23B8" w14:textId="4B61F0A4" w:rsidR="0073674E" w:rsidRDefault="00F74F7B" w:rsidP="00F009B0">
      <w:pPr>
        <w:pStyle w:val="Heading2"/>
      </w:pPr>
      <w:bookmarkStart w:id="1949" w:name="_Toc452642503"/>
      <w:r>
        <w:t>Externally-visible names</w:t>
      </w:r>
      <w:bookmarkEnd w:id="1949"/>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7F1110E6"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B115C1">
        <w:t xml:space="preserve">Figure </w:t>
      </w:r>
      <w:r w:rsidR="00B115C1">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7DA04AF4" w:rsidR="001C45C9" w:rsidRDefault="001C45C9" w:rsidP="001C45C9">
      <w:pPr>
        <w:pStyle w:val="Caption"/>
      </w:pPr>
      <w:bookmarkStart w:id="1950" w:name="_Ref449684671"/>
      <w:r>
        <w:t xml:space="preserve">Figure </w:t>
      </w:r>
      <w:r w:rsidR="0077306B">
        <w:fldChar w:fldCharType="begin"/>
      </w:r>
      <w:r w:rsidR="0077306B">
        <w:instrText xml:space="preserve"> SEQ Figure \* ARABIC </w:instrText>
      </w:r>
      <w:r w:rsidR="0077306B">
        <w:fldChar w:fldCharType="separate"/>
      </w:r>
      <w:r w:rsidR="00B115C1">
        <w:rPr>
          <w:noProof/>
        </w:rPr>
        <w:t>17</w:t>
      </w:r>
      <w:r w:rsidR="0077306B">
        <w:rPr>
          <w:noProof/>
        </w:rPr>
        <w:fldChar w:fldCharType="end"/>
      </w:r>
      <w:bookmarkEnd w:id="1950"/>
      <w:r>
        <w:t>: Evaluating a program that has several instantiations of the same component.</w:t>
      </w:r>
    </w:p>
    <w:p w14:paraId="7C9FE350" w14:textId="77777777" w:rsidR="00376719" w:rsidRDefault="00376719" w:rsidP="00454C8D">
      <w:pPr>
        <w:pStyle w:val="Heading2"/>
      </w:pPr>
      <w:bookmarkStart w:id="1951" w:name="_Toc450066045"/>
      <w:bookmarkStart w:id="1952" w:name="_Toc447899110"/>
      <w:bookmarkStart w:id="1953" w:name="_Toc452642504"/>
      <w:bookmarkEnd w:id="1951"/>
      <w:r>
        <w:t>Dynamic evaluation</w:t>
      </w:r>
      <w:bookmarkEnd w:id="1952"/>
      <w:bookmarkEnd w:id="1953"/>
    </w:p>
    <w:p w14:paraId="78A48152" w14:textId="7D98D5F6"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B115C1">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954" w:name="_Toc447899111"/>
      <w:bookmarkStart w:id="1955" w:name="_Toc452642505"/>
      <w:r>
        <w:t>Concurrency model</w:t>
      </w:r>
      <w:bookmarkEnd w:id="1954"/>
      <w:bookmarkEnd w:id="1955"/>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lastRenderedPageBreak/>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956" w:name="_Ref286391390"/>
      <w:bookmarkStart w:id="1957" w:name="_Toc417920673"/>
      <w:bookmarkStart w:id="1958" w:name="_Toc445799417"/>
      <w:bookmarkStart w:id="1959" w:name="_Toc447899112"/>
      <w:bookmarkStart w:id="1960" w:name="_Toc452642506"/>
      <w:r>
        <w:t>Annotations</w:t>
      </w:r>
      <w:bookmarkEnd w:id="1956"/>
      <w:bookmarkEnd w:id="1957"/>
      <w:bookmarkEnd w:id="1958"/>
      <w:bookmarkEnd w:id="1959"/>
      <w:bookmarkEnd w:id="1960"/>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961" w:name="_Ref286576248"/>
      <w:bookmarkStart w:id="1962"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31C7F8EB" w14:textId="690D292A" w:rsidR="007B2546" w:rsidRPr="00254E38" w:rsidRDefault="007B2546" w:rsidP="002D0F38">
      <w:pPr>
        <w:pStyle w:val="Grammar"/>
      </w:pPr>
      <w:r w:rsidRPr="00254E38">
        <w:t xml:space="preserve">    | '@' name '(' </w:t>
      </w:r>
      <w:commentRangeStart w:id="1963"/>
      <w:r w:rsidRPr="00254E38">
        <w:t>expression</w:t>
      </w:r>
      <w:commentRangeEnd w:id="1963"/>
      <w:r w:rsidR="00917D8C">
        <w:rPr>
          <w:rStyle w:val="CommentReference"/>
          <w:rFonts w:ascii="Cambria" w:eastAsia="MS Mincho" w:hAnsi="Cambria" w:cs="Times New Roman"/>
        </w:rPr>
        <w:commentReference w:id="1963"/>
      </w:r>
      <w:r w:rsidRPr="00254E38">
        <w:t xml:space="preserve"> ')'</w:t>
      </w:r>
      <w:r w:rsidR="00E630C5">
        <w:br/>
        <w:t xml:space="preserve">    | </w:t>
      </w:r>
      <w:r w:rsidR="00E630C5" w:rsidRPr="00254E38">
        <w:t xml:space="preserve">'@' name '(' </w:t>
      </w:r>
      <w:r w:rsidR="00E630C5">
        <w:t xml:space="preserve">STRING_LITERAL </w:t>
      </w:r>
      <w:r w:rsidR="00E630C5" w:rsidRPr="00254E38">
        <w:t>')'</w:t>
      </w:r>
    </w:p>
    <w:p w14:paraId="5FA51C35" w14:textId="77777777" w:rsidR="007B2546" w:rsidRPr="00254E38" w:rsidRDefault="007B2546" w:rsidP="002D0F38">
      <w:pPr>
        <w:pStyle w:val="Grammar"/>
      </w:pPr>
      <w:r w:rsidRPr="00254E38">
        <w:t xml:space="preserve">    ;</w:t>
      </w:r>
    </w:p>
    <w:p w14:paraId="4E1CCE08" w14:textId="2EC9C8B6" w:rsidR="008E54BA" w:rsidRDefault="008E54BA" w:rsidP="00E411B2">
      <w:pPr>
        <w:pStyle w:val="Heading3"/>
      </w:pPr>
      <w:bookmarkStart w:id="1964" w:name="_Toc445799418"/>
      <w:bookmarkStart w:id="1965" w:name="_Toc447899113"/>
      <w:bookmarkStart w:id="1966" w:name="_Toc452642507"/>
      <w:r>
        <w:t>Predefined annotations</w:t>
      </w:r>
      <w:bookmarkEnd w:id="1961"/>
      <w:bookmarkEnd w:id="1962"/>
      <w:bookmarkEnd w:id="1964"/>
      <w:bookmarkEnd w:id="1965"/>
      <w:bookmarkEnd w:id="1966"/>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r>
      <w:r w:rsidR="00F97B31">
        <w:rPr>
          <w:rFonts w:ascii="Consolas" w:hAnsi="Consolas"/>
        </w:rPr>
        <w:lastRenderedPageBreak/>
        <w:t xml:space="preserve">    ...</w:t>
      </w:r>
      <w:r>
        <w:rPr>
          <w:rFonts w:ascii="Consolas" w:hAnsi="Consolas"/>
        </w:rPr>
        <w:br/>
        <w:t>}</w:t>
      </w:r>
    </w:p>
    <w:p w14:paraId="60EC45A3" w14:textId="570B357F" w:rsidR="000776DB" w:rsidRPr="00DF2BCE" w:rsidRDefault="000776DB" w:rsidP="00280B0E">
      <w:pPr>
        <w:pStyle w:val="Heading4"/>
      </w:pPr>
      <w:bookmarkStart w:id="1967" w:name="_Toc417920675"/>
      <w:r>
        <w:t>Legacy support annotations</w:t>
      </w:r>
      <w:bookmarkEnd w:id="1967"/>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968" w:name="_Toc417920679"/>
      <w:bookmarkStart w:id="1969" w:name="_Toc445799419"/>
      <w:bookmarkStart w:id="1970" w:name="_Toc447899114"/>
      <w:bookmarkStart w:id="1971" w:name="_Toc452642508"/>
      <w:r>
        <w:t>Target-specific annotations</w:t>
      </w:r>
      <w:bookmarkEnd w:id="1968"/>
      <w:bookmarkEnd w:id="1969"/>
      <w:bookmarkEnd w:id="1970"/>
      <w:bookmarkEnd w:id="1971"/>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972" w:name="_Toc417920680"/>
      <w:bookmarkStart w:id="1973" w:name="_Toc445799420"/>
      <w:bookmarkStart w:id="1974" w:name="_Toc447899115"/>
      <w:bookmarkStart w:id="1975" w:name="_Toc452642509"/>
      <w:r>
        <w:t>Appendix: P4 reserved keywords</w:t>
      </w:r>
      <w:bookmarkEnd w:id="1972"/>
      <w:bookmarkEnd w:id="1973"/>
      <w:bookmarkEnd w:id="1974"/>
      <w:bookmarkEnd w:id="1975"/>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976" w:name="_Ref286057812"/>
      <w:bookmarkStart w:id="1977" w:name="_Toc417920681"/>
      <w:bookmarkStart w:id="1978" w:name="_Toc445799421"/>
      <w:bookmarkStart w:id="1979" w:name="_Toc447899116"/>
      <w:bookmarkStart w:id="1980" w:name="_Toc452642510"/>
      <w:r>
        <w:t xml:space="preserve">Appendix: P4 </w:t>
      </w:r>
      <w:r w:rsidR="003729F8">
        <w:t>core</w:t>
      </w:r>
      <w:r>
        <w:t xml:space="preserve"> library</w:t>
      </w:r>
      <w:bookmarkEnd w:id="1976"/>
      <w:bookmarkEnd w:id="1977"/>
      <w:bookmarkEnd w:id="1978"/>
      <w:bookmarkEnd w:id="1979"/>
      <w:bookmarkEnd w:id="1980"/>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lastRenderedPageBreak/>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2C9658B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A4310D">
        <w:rPr>
          <w:rFonts w:ascii="Consolas" w:hAnsi="Consolas"/>
        </w:rPr>
        <w:t xml:space="preserve"> //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 // one header is extracted twice</w:t>
      </w:r>
      <w:r w:rsidR="00A46515">
        <w:rPr>
          <w:rFonts w:ascii="Consolas" w:hAnsi="Consolas"/>
        </w:rPr>
        <w:br/>
        <w:t>}</w:t>
      </w:r>
    </w:p>
    <w:p w14:paraId="0CAB869A" w14:textId="3041724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981" w:name="_Toc445799422"/>
      <w:bookmarkStart w:id="1982" w:name="_Toc447899117"/>
      <w:bookmarkStart w:id="1983" w:name="_Toc452642511"/>
      <w:r>
        <w:t>Appendix: checksums</w:t>
      </w:r>
      <w:bookmarkEnd w:id="1981"/>
      <w:bookmarkEnd w:id="1982"/>
      <w:bookmarkEnd w:id="1983"/>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r>
      <w:r w:rsidR="004C4E1F">
        <w:rPr>
          <w:rFonts w:ascii="Consolas" w:hAnsi="Consolas"/>
        </w:rPr>
        <w:lastRenderedPageBreak/>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70081A89" w:rsidR="005E7130" w:rsidRDefault="00567781" w:rsidP="00BD6FE9">
      <w:pPr>
        <w:pStyle w:val="Heading1"/>
      </w:pPr>
      <w:bookmarkStart w:id="1984" w:name="_Toc450066054"/>
      <w:bookmarkStart w:id="1985" w:name="_Ref444953124"/>
      <w:bookmarkStart w:id="1986" w:name="_Toc445799423"/>
      <w:bookmarkStart w:id="1987" w:name="_Toc447899118"/>
      <w:bookmarkStart w:id="1988" w:name="_Toc452642512"/>
      <w:bookmarkStart w:id="1989" w:name="_Ref289592797"/>
      <w:bookmarkStart w:id="1990" w:name="_Toc417920690"/>
      <w:bookmarkEnd w:id="1984"/>
      <w:r>
        <w:t xml:space="preserve">Appendix: </w:t>
      </w:r>
      <w:r w:rsidR="005E7130">
        <w:t>P4 v1.2 grammar</w:t>
      </w:r>
      <w:bookmarkEnd w:id="1985"/>
      <w:bookmarkEnd w:id="1986"/>
      <w:bookmarkEnd w:id="1987"/>
      <w:bookmarkEnd w:id="1988"/>
    </w:p>
    <w:p w14:paraId="50F507E9" w14:textId="4ED74F5B" w:rsidR="00C86E05" w:rsidRDefault="00C86E05" w:rsidP="00C86E05">
      <w:r>
        <w:t>This is the grammar of P4 v1.2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lastRenderedPageBreak/>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665484">
        <w:rPr>
          <w:rPrChange w:id="1991" w:author="Mihai Budiu" w:date="2016-06-02T14:54:00Z">
            <w:rPr>
              <w:rFonts w:ascii="Consolas" w:hAnsi="Consolas"/>
            </w:rPr>
          </w:rPrChange>
        </w:rPr>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665484">
        <w:rPr>
          <w:rPrChange w:id="1992" w:author="Mihai Budiu" w:date="2016-06-02T14:54:00Z">
            <w:rPr>
              <w:rFonts w:ascii="Consolas" w:hAnsi="Consolas"/>
            </w:rPr>
          </w:rPrChange>
        </w:rPr>
        <w:t xml:space="preserve"> </w:t>
      </w:r>
      <w:ins w:id="1993" w:author="Mihai Budiu" w:date="2016-06-02T14:54:00Z">
        <w:r w:rsidR="00665484" w:rsidRPr="00665484">
          <w:rPr>
            <w:rPrChange w:id="1994" w:author="Mihai Budiu" w:date="2016-06-02T14:54:00Z">
              <w:rPr>
                <w:rFonts w:ascii="Consolas" w:hAnsi="Consolas"/>
              </w:rPr>
            </w:rPrChange>
          </w:rPr>
          <w:t xml:space="preserve">is </w:t>
        </w:r>
      </w:ins>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665484">
        <w:rPr>
          <w:rPrChange w:id="1995" w:author="Mihai Budiu" w:date="2016-06-02T14:54:00Z">
            <w:rPr>
              <w:rFonts w:ascii="Consolas" w:hAnsi="Consolas"/>
            </w:rPr>
          </w:rPrChange>
        </w:rPr>
        <w:t xml:space="preserve"> </w:t>
      </w:r>
      <w:ins w:id="1996" w:author="Mihai Budiu" w:date="2016-06-02T14:54:00Z">
        <w:r w:rsidR="00665484" w:rsidRPr="00665484">
          <w:rPr>
            <w:rPrChange w:id="1997" w:author="Mihai Budiu" w:date="2016-06-02T14:54:00Z">
              <w:rPr>
                <w:rFonts w:ascii="Consolas" w:hAnsi="Consolas"/>
              </w:rPr>
            </w:rPrChange>
          </w:rPr>
          <w:t xml:space="preserve">is </w:t>
        </w:r>
      </w:ins>
      <w:r>
        <w:rPr>
          <w:rFonts w:ascii="Consolas" w:hAnsi="Consolas"/>
        </w:rPr>
        <w:t>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10AE2072" w:rsidR="005E7130" w:rsidRPr="00254E38" w:rsidRDefault="00A34383" w:rsidP="002F540D">
      <w:pPr>
        <w:pStyle w:val="Grammar"/>
      </w:pPr>
      <w:r>
        <w:t xml:space="preserve">    | p4program</w:t>
      </w:r>
      <w:r w:rsidR="005E7130" w:rsidRPr="00254E38">
        <w:t xml:space="preserve"> declaration</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4908EAB0" w14:textId="77777777" w:rsidR="008E60D6" w:rsidRPr="00254E38" w:rsidRDefault="008E60D6" w:rsidP="008E60D6">
      <w:pPr>
        <w:pStyle w:val="Grammar"/>
      </w:pPr>
      <w:r>
        <w:t xml:space="preserve">    | </w:t>
      </w:r>
      <w:r w:rsidRPr="00254E38">
        <w:t xml:space="preserve">'@' name '(' </w:t>
      </w:r>
      <w:r>
        <w:t xml:space="preserve">STRING_LITERAL </w:t>
      </w:r>
      <w:r w:rsidRPr="00254E38">
        <w:t>')'</w:t>
      </w:r>
    </w:p>
    <w:p w14:paraId="6CC6D713" w14:textId="77777777" w:rsidR="005E7130" w:rsidRPr="00254E38" w:rsidRDefault="005E7130" w:rsidP="002F540D">
      <w:pPr>
        <w:pStyle w:val="Grammar"/>
      </w:pPr>
      <w:r w:rsidRPr="00254E38">
        <w:t xml:space="preserve">    ;</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77777777" w:rsidR="005E7130" w:rsidRPr="00254E38" w:rsidRDefault="005E7130" w:rsidP="002F540D">
      <w:pPr>
        <w:pStyle w:val="Grammar"/>
      </w:pPr>
      <w:r w:rsidRPr="00254E38">
        <w:t xml:space="preserve">    : typeRef '(' argumentList ')' optAnnotations name ';'</w:t>
      </w:r>
    </w:p>
    <w:p w14:paraId="358D469A" w14:textId="77777777" w:rsidR="005E7130" w:rsidRPr="00254E38" w:rsidRDefault="005E7130" w:rsidP="002F540D">
      <w:pPr>
        <w:pStyle w:val="Grammar"/>
      </w:pPr>
      <w:r w:rsidRPr="00254E38">
        <w:t xml:space="preserve">    ;</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0DC7BE5" w:rsidR="005E7130" w:rsidRPr="00254E38" w:rsidRDefault="005E7130" w:rsidP="002F540D">
      <w:pPr>
        <w:pStyle w:val="Grammar"/>
      </w:pPr>
      <w:r w:rsidRPr="00254E38">
        <w:t xml:space="preserve">    : parserTypeDeclaration optCompileParameters </w:t>
      </w:r>
      <w:r>
        <w:br/>
        <w:t xml:space="preserve">      </w:t>
      </w:r>
      <w:r w:rsidRPr="00254E38">
        <w:t>'{' parserStatefulElements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7777777" w:rsidR="005E7130" w:rsidRPr="00254E38" w:rsidRDefault="005E7130" w:rsidP="002F540D">
      <w:pPr>
        <w:pStyle w:val="Grammar"/>
      </w:pPr>
      <w:r w:rsidRPr="00254E38">
        <w:t>parserStatefulElements</w:t>
      </w:r>
    </w:p>
    <w:p w14:paraId="7A4690DE" w14:textId="77777777" w:rsidR="005E7130" w:rsidRPr="00254E38" w:rsidRDefault="005E7130" w:rsidP="002F540D">
      <w:pPr>
        <w:pStyle w:val="Grammar"/>
      </w:pPr>
      <w:r w:rsidRPr="00254E38">
        <w:t xml:space="preserve">    : /* empty */                    </w:t>
      </w:r>
    </w:p>
    <w:p w14:paraId="003085CB" w14:textId="77777777" w:rsidR="005E7130" w:rsidRPr="00254E38" w:rsidRDefault="005E7130" w:rsidP="002F540D">
      <w:pPr>
        <w:pStyle w:val="Grammar"/>
      </w:pPr>
      <w:r w:rsidRPr="00254E38">
        <w:t xml:space="preserve">    | parserStatefulElements parserStatefulElement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7777777" w:rsidR="005E7130" w:rsidRPr="00254E38" w:rsidRDefault="005E7130" w:rsidP="002F540D">
      <w:pPr>
        <w:pStyle w:val="Grammar"/>
      </w:pPr>
      <w:r w:rsidRPr="00254E38">
        <w:t>parserStatefulElement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lastRenderedPageBreak/>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77777777" w:rsidR="005E7130" w:rsidRPr="00254E38" w:rsidRDefault="005E7130" w:rsidP="002F540D">
      <w:pPr>
        <w:pStyle w:val="Grammar"/>
      </w:pPr>
      <w:r w:rsidRPr="00254E38">
        <w:t xml:space="preserve">    : assignmentOrMethodCallStatement </w:t>
      </w:r>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724127E9" w:rsidR="005E7130" w:rsidRPr="00254E38" w:rsidRDefault="005E7130" w:rsidP="002F540D">
      <w:pPr>
        <w:pStyle w:val="Grammar"/>
      </w:pPr>
      <w:r w:rsidRPr="00254E38">
        <w:t xml:space="preserve">    : controlTypeDeclaration optCompileParameters </w:t>
      </w:r>
      <w:r>
        <w:br/>
        <w:t xml:space="preserve">      </w:t>
      </w:r>
      <w:r w:rsidRPr="00254E38">
        <w:t>'{' stateListDeclaration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77777777" w:rsidR="005E7130" w:rsidRPr="00254E38" w:rsidRDefault="005E7130" w:rsidP="002F540D">
      <w:pPr>
        <w:pStyle w:val="Grammar"/>
      </w:pPr>
      <w:r w:rsidRPr="00254E38">
        <w:t>stateListDeclaration</w:t>
      </w:r>
    </w:p>
    <w:p w14:paraId="691F0291" w14:textId="77777777" w:rsidR="005E7130" w:rsidRPr="00254E38" w:rsidRDefault="005E7130" w:rsidP="002F540D">
      <w:pPr>
        <w:pStyle w:val="Grammar"/>
      </w:pPr>
      <w:r w:rsidRPr="00254E38">
        <w:t xml:space="preserve">    : /* empty */ </w:t>
      </w:r>
    </w:p>
    <w:p w14:paraId="65B26969" w14:textId="77777777" w:rsidR="005E7130" w:rsidRPr="00254E38" w:rsidRDefault="005E7130" w:rsidP="002F540D">
      <w:pPr>
        <w:pStyle w:val="Grammar"/>
      </w:pPr>
      <w:r w:rsidRPr="00254E38">
        <w:t xml:space="preserve">    | stateListDeclaration stateElementDeclaration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777777" w:rsidR="005E7130" w:rsidRPr="00254E38" w:rsidRDefault="005E7130" w:rsidP="002F540D">
      <w:pPr>
        <w:pStyle w:val="Grammar"/>
      </w:pPr>
      <w:r w:rsidRPr="00254E38">
        <w:t>stateElementDeclaration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2B721E35" w14:textId="22E6D443" w:rsidR="005E7130" w:rsidRPr="00254E38" w:rsidDel="001C61AA" w:rsidRDefault="005E7130" w:rsidP="002F540D">
      <w:pPr>
        <w:pStyle w:val="Grammar"/>
        <w:rPr>
          <w:del w:id="1998" w:author="Mihai Budiu" w:date="2016-06-01T11:30:00Z"/>
        </w:rPr>
      </w:pPr>
      <w:del w:id="1999" w:author="Mihai Budiu" w:date="2016-06-01T11:30:00Z">
        <w:r w:rsidRPr="00254E38" w:rsidDel="001C61AA">
          <w:delText xml:space="preserve">    | DONTCARE        </w:delText>
        </w:r>
      </w:del>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rPr>
          <w:ins w:id="2000" w:author="Mihai Budiu" w:date="2016-06-01T11:30:00Z"/>
        </w:rPr>
      </w:pPr>
    </w:p>
    <w:p w14:paraId="20076EA7" w14:textId="538945C4" w:rsidR="001C61AA" w:rsidRDefault="001C61AA" w:rsidP="002F540D">
      <w:pPr>
        <w:pStyle w:val="Grammar"/>
        <w:rPr>
          <w:ins w:id="2001" w:author="Mihai Budiu" w:date="2016-06-01T11:30:00Z"/>
        </w:rPr>
      </w:pPr>
      <w:ins w:id="2002" w:author="Mihai Budiu" w:date="2016-06-01T11:30:00Z">
        <w:r>
          <w:t>typeArg</w:t>
        </w:r>
      </w:ins>
    </w:p>
    <w:p w14:paraId="54464C5D" w14:textId="55F45920" w:rsidR="001C61AA" w:rsidRDefault="001C61AA" w:rsidP="002F540D">
      <w:pPr>
        <w:pStyle w:val="Grammar"/>
        <w:rPr>
          <w:ins w:id="2003" w:author="Mihai Budiu" w:date="2016-06-01T11:30:00Z"/>
        </w:rPr>
      </w:pPr>
      <w:ins w:id="2004" w:author="Mihai Budiu" w:date="2016-06-01T11:30:00Z">
        <w:r>
          <w:t xml:space="preserve">    : DONTCARE</w:t>
        </w:r>
      </w:ins>
    </w:p>
    <w:p w14:paraId="1A0BFC31" w14:textId="320EACF4" w:rsidR="001C61AA" w:rsidRDefault="001C61AA" w:rsidP="002F540D">
      <w:pPr>
        <w:pStyle w:val="Grammar"/>
        <w:rPr>
          <w:ins w:id="2005" w:author="Mihai Budiu" w:date="2016-06-01T11:30:00Z"/>
        </w:rPr>
      </w:pPr>
      <w:ins w:id="2006" w:author="Mihai Budiu" w:date="2016-06-01T11:30:00Z">
        <w:r>
          <w:t xml:space="preserve">    | typeRef</w:t>
        </w:r>
      </w:ins>
    </w:p>
    <w:p w14:paraId="780DDE29" w14:textId="6E7A173C" w:rsidR="001C61AA" w:rsidRDefault="001C61AA" w:rsidP="002F540D">
      <w:pPr>
        <w:pStyle w:val="Grammar"/>
        <w:rPr>
          <w:ins w:id="2007" w:author="Mihai Budiu" w:date="2016-06-01T11:30:00Z"/>
        </w:rPr>
      </w:pPr>
      <w:ins w:id="2008" w:author="Mihai Budiu" w:date="2016-06-01T11:30:00Z">
        <w:r>
          <w:t xml:space="preserve">    ;</w:t>
        </w:r>
      </w:ins>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184AB2D8" w:rsidR="005E7130" w:rsidRPr="00254E38" w:rsidRDefault="005E7130" w:rsidP="002F540D">
      <w:pPr>
        <w:pStyle w:val="Grammar"/>
      </w:pPr>
      <w:r w:rsidRPr="00254E38">
        <w:t xml:space="preserve">    : type</w:t>
      </w:r>
      <w:ins w:id="2009" w:author="Mihai Budiu" w:date="2016-06-01T11:30:00Z">
        <w:r w:rsidR="001C61AA">
          <w:t>Arg</w:t>
        </w:r>
      </w:ins>
      <w:del w:id="2010" w:author="Mihai Budiu" w:date="2016-06-01T11:30:00Z">
        <w:r w:rsidRPr="00254E38" w:rsidDel="001C61AA">
          <w:delText xml:space="preserve">Ref                      </w:delText>
        </w:r>
      </w:del>
    </w:p>
    <w:p w14:paraId="1632D0DD" w14:textId="4C5A980B" w:rsidR="005E7130" w:rsidRPr="00254E38" w:rsidRDefault="005E7130" w:rsidP="002F540D">
      <w:pPr>
        <w:pStyle w:val="Grammar"/>
      </w:pPr>
      <w:r w:rsidRPr="00254E38">
        <w:t xml:space="preserve">    | typeArgumentList ',' type</w:t>
      </w:r>
      <w:ins w:id="2011" w:author="Mihai Budiu" w:date="2016-06-01T11:30:00Z">
        <w:r w:rsidR="001C61AA">
          <w:t>Arg</w:t>
        </w:r>
      </w:ins>
      <w:del w:id="2012" w:author="Mihai Budiu" w:date="2016-06-01T11:30:00Z">
        <w:r w:rsidRPr="00254E38" w:rsidDel="001C61AA">
          <w:delText xml:space="preserve">Ref </w:delText>
        </w:r>
      </w:del>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lastRenderedPageBreak/>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7777777" w:rsidR="005E7130" w:rsidRPr="00254E38" w:rsidRDefault="005E7130" w:rsidP="002F540D">
      <w:pPr>
        <w:pStyle w:val="Grammar"/>
      </w:pPr>
      <w:r w:rsidRPr="00254E38">
        <w:t xml:space="preserve">    : TYPEDEF typeRef optAnnotations name ';' </w:t>
      </w:r>
    </w:p>
    <w:p w14:paraId="3D91BCA0" w14:textId="77777777" w:rsidR="005E7130" w:rsidRPr="00254E38" w:rsidRDefault="005E7130" w:rsidP="002F540D">
      <w:pPr>
        <w:pStyle w:val="Grammar"/>
      </w:pPr>
      <w:r w:rsidRPr="00254E38">
        <w:t xml:space="preserve">    | TYPEDEF derivedTypeDeclaration optAnnotations 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rPr>
          <w:ins w:id="2013" w:author="Windows User" w:date="2016-05-25T11:11:00Z"/>
        </w:rP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ins w:id="2014" w:author="Windows User" w:date="2016-05-25T11:11:00Z">
        <w:r>
          <w:t xml:space="preserve">    | optAnnotations </w:t>
        </w:r>
        <w:r w:rsidRPr="00254E38">
          <w:t>TABLE name '{' tablePropertyList '}'</w:t>
        </w:r>
      </w:ins>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lastRenderedPageBreak/>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3FDD6F14" w:rsidR="005E7130" w:rsidRPr="00254E38" w:rsidRDefault="005E7130" w:rsidP="002F540D">
      <w:pPr>
        <w:pStyle w:val="Grammar"/>
      </w:pPr>
      <w:r w:rsidRPr="00254E38">
        <w:t xml:space="preserve">    : </w:t>
      </w:r>
      <w:ins w:id="2015" w:author="Windows User" w:date="2016-05-25T11:10:00Z">
        <w:del w:id="2016" w:author="Mihai Budiu" w:date="2016-06-01T11:31:00Z">
          <w:r w:rsidR="00D937A2" w:rsidDel="001C61AA">
            <w:delText xml:space="preserve">optAnnotations </w:delText>
          </w:r>
        </w:del>
      </w:ins>
      <w:r w:rsidR="00955AB0">
        <w:t>expression</w:t>
      </w:r>
      <w:r w:rsidR="00955AB0" w:rsidRPr="00254E38">
        <w:t xml:space="preserve"> </w:t>
      </w:r>
      <w:r w:rsidRPr="00254E38">
        <w:t xml:space="preserve">':' name </w:t>
      </w:r>
      <w:ins w:id="2017" w:author="Mihai Budiu" w:date="2016-06-01T11:31:00Z">
        <w:r w:rsidR="001C61AA">
          <w:t xml:space="preserve">optAnnotations </w:t>
        </w:r>
      </w:ins>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lastRenderedPageBreak/>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77777777" w:rsidR="005E7130" w:rsidRPr="00254E38" w:rsidRDefault="005E7130" w:rsidP="002F540D">
      <w:pPr>
        <w:pStyle w:val="Grammar"/>
      </w:pPr>
      <w:r w:rsidRPr="00254E38">
        <w:t xml:space="preserve">    : INTEGER                           </w:t>
      </w:r>
    </w:p>
    <w:p w14:paraId="79E3172F" w14:textId="77777777" w:rsidR="005E7130" w:rsidRPr="00254E38" w:rsidRDefault="005E7130" w:rsidP="002F540D">
      <w:pPr>
        <w:pStyle w:val="Grammar"/>
      </w:pPr>
      <w:r w:rsidRPr="00254E38">
        <w:t xml:space="preserve">    | TRUE                              </w:t>
      </w:r>
    </w:p>
    <w:p w14:paraId="17FD4DB4" w14:textId="77777777" w:rsidR="005E7130" w:rsidRPr="00254E38" w:rsidRDefault="005E7130" w:rsidP="002F540D">
      <w:pPr>
        <w:pStyle w:val="Grammar"/>
      </w:pPr>
      <w:r w:rsidRPr="00254E38">
        <w:t xml:space="preserve">    | FALSE                             </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lastRenderedPageBreak/>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989"/>
    <w:bookmarkEnd w:id="1990"/>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42" w:author="Glen Gibb" w:date="2016-04-11T18:05:00Z" w:initials="GG">
    <w:p w14:paraId="4CF9BE18" w14:textId="4E743A04" w:rsidR="00695DEB" w:rsidRDefault="00695DEB">
      <w:pPr>
        <w:pStyle w:val="CommentText"/>
      </w:pPr>
      <w:r>
        <w:rPr>
          <w:rStyle w:val="CommentReference"/>
        </w:rPr>
        <w:annotationRef/>
      </w:r>
      <w:r>
        <w:t>Don’t like this definition.</w:t>
      </w:r>
    </w:p>
  </w:comment>
  <w:comment w:id="1146" w:author="Glen Gibb" w:date="2016-04-11T18:16:00Z" w:initials="GG">
    <w:p w14:paraId="54720C7F" w14:textId="25F90CF8" w:rsidR="00695DEB" w:rsidRDefault="00695DEB">
      <w:pPr>
        <w:pStyle w:val="CommentText"/>
      </w:pPr>
      <w:r>
        <w:rPr>
          <w:rStyle w:val="CommentReference"/>
        </w:rPr>
        <w:annotationRef/>
      </w:r>
      <w:r>
        <w:t>Perhaps worth considering visibility when printed on monochrome printer.</w:t>
      </w:r>
    </w:p>
  </w:comment>
  <w:comment w:id="1148" w:author="Glen Gibb" w:date="2016-04-11T19:21:00Z" w:initials="GG">
    <w:p w14:paraId="6F5BDA0E" w14:textId="105D5E99" w:rsidR="00695DEB" w:rsidRDefault="00695DEB">
      <w:pPr>
        <w:pStyle w:val="CommentText"/>
      </w:pPr>
      <w:r>
        <w:rPr>
          <w:rStyle w:val="CommentReference"/>
        </w:rPr>
        <w:annotationRef/>
      </w:r>
      <w:r>
        <w:t>Are language extensions permitted?</w:t>
      </w:r>
    </w:p>
  </w:comment>
  <w:comment w:id="1149" w:author="Mihai Budiu [2]" w:date="2016-04-12T08:45:00Z" w:initials="MB">
    <w:p w14:paraId="091CAC44" w14:textId="45106F0A" w:rsidR="00695DEB" w:rsidRDefault="00695DEB">
      <w:pPr>
        <w:pStyle w:val="CommentText"/>
      </w:pPr>
      <w:r>
        <w:rPr>
          <w:rStyle w:val="CommentReference"/>
        </w:rPr>
        <w:annotationRef/>
      </w:r>
      <w:r>
        <w:t>Good question. I delegate the answer to the community.</w:t>
      </w:r>
    </w:p>
  </w:comment>
  <w:comment w:id="1160" w:author="Vladimir Gurevich" w:date="2016-04-07T17:31:00Z" w:initials="VG">
    <w:p w14:paraId="6A1E4069" w14:textId="1F3656B9" w:rsidR="00695DEB" w:rsidRDefault="00695DEB">
      <w:pPr>
        <w:pStyle w:val="CommentText"/>
      </w:pPr>
      <w:r>
        <w:rPr>
          <w:rStyle w:val="CommentReference"/>
        </w:rPr>
        <w:annotationRef/>
      </w:r>
      <w:r>
        <w:t>Removing references to 1.2. 1.0 and 1.1 are OK, but we need to get to an agreement on how to call this one.</w:t>
      </w:r>
    </w:p>
  </w:comment>
  <w:comment w:id="1168" w:author="Mihai Budiu [2]" w:date="2016-04-11T10:41:00Z" w:initials="MB">
    <w:p w14:paraId="73F21289" w14:textId="18B348E7" w:rsidR="00695DEB" w:rsidRDefault="00695DEB">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228" w:author="Vladimir Gurevich" w:date="2016-04-12T10:16:00Z" w:initials="VG">
    <w:p w14:paraId="0F0BB6BC" w14:textId="4FEE74E5" w:rsidR="00695DEB" w:rsidRDefault="00695DEB">
      <w:pPr>
        <w:pStyle w:val="CommentText"/>
      </w:pPr>
      <w:r>
        <w:rPr>
          <w:rStyle w:val="CommentReference"/>
        </w:rPr>
        <w:annotationRef/>
      </w:r>
      <w:r>
        <w:t xml:space="preserve">Actually, we need another entry there for ttl==255, since the packet could have arrived with TTL=0 </w:t>
      </w:r>
      <w:r>
        <w:sym w:font="Wingdings" w:char="F04A"/>
      </w:r>
    </w:p>
  </w:comment>
  <w:comment w:id="1229" w:author="Vladimir Gurevich" w:date="2016-03-17T14:54:00Z" w:initials="VG">
    <w:p w14:paraId="7DDFDB9F" w14:textId="34341261" w:rsidR="00695DEB" w:rsidRDefault="00695DEB">
      <w:pPr>
        <w:pStyle w:val="CommentText"/>
      </w:pPr>
      <w:r>
        <w:rPr>
          <w:rStyle w:val="CommentReference"/>
        </w:rPr>
        <w:annotationRef/>
      </w:r>
      <w:r>
        <w:t>I am thinking: should we treat error type as a namespace and write this as error.Ipv4ChecksumError?</w:t>
      </w:r>
    </w:p>
  </w:comment>
  <w:comment w:id="1230" w:author="Mihai Budiu [2]" w:date="2016-04-25T09:55:00Z" w:initials="MB">
    <w:p w14:paraId="1E029743" w14:textId="47BDBCF0" w:rsidR="00695DEB" w:rsidRDefault="00695DEB">
      <w:pPr>
        <w:pStyle w:val="CommentText"/>
      </w:pPr>
      <w:r w:rsidRPr="0056132F">
        <w:rPr>
          <w:b/>
        </w:rPr>
        <w:t xml:space="preserve">[From Gordon Brebner:] </w:t>
      </w:r>
      <w:r>
        <w:rPr>
          <w:rStyle w:val="CommentReference"/>
        </w:rPr>
        <w:annotationRef/>
      </w:r>
      <w:r>
        <w:t>This could be rewritten without using a table.</w:t>
      </w:r>
    </w:p>
  </w:comment>
  <w:comment w:id="1252" w:author="Vladimir Gurevich" w:date="2016-03-16T21:51:00Z" w:initials="VG">
    <w:p w14:paraId="28FE2791" w14:textId="77777777" w:rsidR="00695DEB" w:rsidRDefault="00695DEB">
      <w:pPr>
        <w:pStyle w:val="CommentText"/>
      </w:pPr>
      <w:r>
        <w:rPr>
          <w:rStyle w:val="CommentReference"/>
        </w:rPr>
        <w:annotationRef/>
      </w:r>
      <w:r>
        <w:t>What about #ifdef, #warning, #error?</w:t>
      </w:r>
    </w:p>
    <w:p w14:paraId="1E12AF06" w14:textId="30915B1A" w:rsidR="00695DEB" w:rsidRDefault="00695DEB">
      <w:pPr>
        <w:pStyle w:val="CommentText"/>
      </w:pPr>
      <w:r>
        <w:t xml:space="preserve">What about defined() (I am sure sizeof() won’t work </w:t>
      </w:r>
      <w:r>
        <w:sym w:font="Wingdings" w:char="F04C"/>
      </w:r>
      <w:r>
        <w:t>)</w:t>
      </w:r>
    </w:p>
    <w:p w14:paraId="6FC8AEFC" w14:textId="428D1003" w:rsidR="00695DEB" w:rsidRDefault="00695DEB">
      <w:pPr>
        <w:pStyle w:val="CommentText"/>
      </w:pPr>
      <w:r>
        <w:t>Also, do we specify any preprocessor variables that should be predefined?</w:t>
      </w:r>
    </w:p>
  </w:comment>
  <w:comment w:id="1261" w:author="Mihai Budiu [2]" w:date="2016-04-13T13:57:00Z" w:initials="MB">
    <w:p w14:paraId="4A678117" w14:textId="57EDDA80" w:rsidR="00695DEB" w:rsidRPr="007B3571" w:rsidRDefault="00695DEB">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1347" w:author="Vladimir Gurevich" w:date="2016-03-17T17:55:00Z" w:initials="VG">
    <w:p w14:paraId="1ECAFBF4" w14:textId="1C18BC6A" w:rsidR="00695DEB" w:rsidRDefault="00695DEB">
      <w:pPr>
        <w:pStyle w:val="CommentText"/>
      </w:pPr>
      <w:r>
        <w:rPr>
          <w:rStyle w:val="CommentReference"/>
        </w:rPr>
        <w:annotationRef/>
      </w:r>
      <w:r>
        <w:t>Is it possible to assign specific values to enum identifiers?</w:t>
      </w:r>
    </w:p>
  </w:comment>
  <w:comment w:id="1348" w:author="Vladimir Gurevich" w:date="2016-03-18T09:46:00Z" w:initials="VG">
    <w:p w14:paraId="1ACA10DD" w14:textId="3C8C99A0" w:rsidR="00695DEB" w:rsidRDefault="00695DEB">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695DEB" w:rsidRDefault="00695DEB">
      <w:pPr>
        <w:pStyle w:val="CommentText"/>
      </w:pPr>
    </w:p>
    <w:p w14:paraId="6E2F1289" w14:textId="217B5146" w:rsidR="00695DEB" w:rsidRDefault="00695DEB">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695DEB" w:rsidRDefault="00695DEB" w:rsidP="009040F1">
      <w:pPr>
        <w:pStyle w:val="CommentText"/>
        <w:numPr>
          <w:ilvl w:val="0"/>
          <w:numId w:val="61"/>
        </w:numPr>
      </w:pPr>
      <w:r>
        <w:t xml:space="preserve"> Being able to define the width</w:t>
      </w:r>
    </w:p>
    <w:p w14:paraId="2181820F" w14:textId="3B7A31C6" w:rsidR="00695DEB" w:rsidRDefault="00695DEB" w:rsidP="009040F1">
      <w:pPr>
        <w:pStyle w:val="CommentText"/>
        <w:numPr>
          <w:ilvl w:val="0"/>
          <w:numId w:val="61"/>
        </w:numPr>
      </w:pPr>
      <w:r>
        <w:t>Being able to convert between enum and bit&lt;W&gt;</w:t>
      </w:r>
    </w:p>
    <w:p w14:paraId="1FE8A7CD" w14:textId="4277F5BA" w:rsidR="00695DEB" w:rsidRDefault="00695DEB" w:rsidP="009040F1">
      <w:pPr>
        <w:pStyle w:val="CommentText"/>
        <w:numPr>
          <w:ilvl w:val="0"/>
          <w:numId w:val="61"/>
        </w:numPr>
      </w:pPr>
      <w:r>
        <w:t>Being able to specify exact values.</w:t>
      </w:r>
    </w:p>
    <w:p w14:paraId="59D45970" w14:textId="0F1ACAD2" w:rsidR="00695DEB" w:rsidRDefault="00695DEB" w:rsidP="009040F1">
      <w:pPr>
        <w:pStyle w:val="CommentText"/>
      </w:pPr>
      <w:r>
        <w:t>Perhaps, we need another type here...</w:t>
      </w:r>
    </w:p>
  </w:comment>
  <w:comment w:id="1349" w:author="Mihai Budiu [2]" w:date="2016-03-19T16:06:00Z" w:initials="MB">
    <w:p w14:paraId="082AA884" w14:textId="3E49A178" w:rsidR="00695DEB" w:rsidRDefault="00695DEB">
      <w:pPr>
        <w:pStyle w:val="CommentText"/>
      </w:pPr>
      <w:r>
        <w:rPr>
          <w:rStyle w:val="CommentReference"/>
        </w:rPr>
        <w:annotationRef/>
      </w:r>
      <w:r>
        <w:t>You can use const for that purpose. Enum is really when you don’t care about the representation.</w:t>
      </w:r>
    </w:p>
  </w:comment>
  <w:comment w:id="1350" w:author="Vladimir Gurevich" w:date="2016-03-19T17:49:00Z" w:initials="VG">
    <w:p w14:paraId="4F06B1BC" w14:textId="2DDF2F5C" w:rsidR="00695DEB" w:rsidRDefault="00695DEB">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1355" w:author="Vladimir Gurevich" w:date="2016-03-17T18:34:00Z" w:initials="VG">
    <w:p w14:paraId="2234D0FF" w14:textId="56DEACC6" w:rsidR="00695DEB" w:rsidRDefault="00695DEB">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1378" w:author="Mihai Budiu [2]" w:date="2016-04-25T19:20:00Z" w:initials="MB">
    <w:p w14:paraId="320E119B" w14:textId="2EB5D7E3" w:rsidR="00695DEB" w:rsidRDefault="00695DEB">
      <w:pPr>
        <w:pStyle w:val="CommentText"/>
      </w:pPr>
      <w:r>
        <w:rPr>
          <w:rStyle w:val="CommentReference"/>
        </w:rPr>
        <w:annotationRef/>
      </w:r>
      <w:r>
        <w:t>Should we make this a language construct, to allow people to explicitly write tuple types?</w:t>
      </w:r>
    </w:p>
  </w:comment>
  <w:comment w:id="1440" w:author="Vladimir Gurevich" w:date="2016-03-18T10:08:00Z" w:initials="VG">
    <w:p w14:paraId="531C0BED" w14:textId="77777777" w:rsidR="00695DEB" w:rsidRDefault="00695DEB">
      <w:pPr>
        <w:pStyle w:val="CommentText"/>
      </w:pPr>
      <w:r>
        <w:rPr>
          <w:rStyle w:val="CommentReference"/>
        </w:rPr>
        <w:annotationRef/>
      </w:r>
      <w:r>
        <w:t>Is it one colon (‘:’) or two? The grammar says one.</w:t>
      </w:r>
    </w:p>
    <w:p w14:paraId="7602543E" w14:textId="77777777" w:rsidR="00695DEB" w:rsidRDefault="00695DEB">
      <w:pPr>
        <w:pStyle w:val="CommentText"/>
      </w:pPr>
      <w:r>
        <w:t>Should we also have shortcuts:</w:t>
      </w:r>
    </w:p>
    <w:p w14:paraId="5D51FB9D" w14:textId="77777777" w:rsidR="00695DEB" w:rsidRDefault="00695DEB">
      <w:pPr>
        <w:pStyle w:val="CommentText"/>
      </w:pPr>
      <w:r>
        <w:t>[m] ::= [m:m]</w:t>
      </w:r>
    </w:p>
    <w:p w14:paraId="2D50A84E" w14:textId="77777777" w:rsidR="00695DEB" w:rsidRDefault="00695DEB">
      <w:pPr>
        <w:pStyle w:val="CommentText"/>
      </w:pPr>
      <w:r>
        <w:t>[:l] ::= [bit_sizeof(operand)-1:l]</w:t>
      </w:r>
    </w:p>
    <w:p w14:paraId="53CBD04A" w14:textId="4D0278A1" w:rsidR="00695DEB" w:rsidRDefault="00695DEB">
      <w:pPr>
        <w:pStyle w:val="CommentText"/>
      </w:pPr>
      <w:r>
        <w:t>[m:] ::= [m:0]</w:t>
      </w:r>
    </w:p>
  </w:comment>
  <w:comment w:id="1441" w:author="Mihai Budiu [2]" w:date="2016-03-19T16:42:00Z" w:initials="MB">
    <w:p w14:paraId="72DA98D8" w14:textId="31379989" w:rsidR="00695DEB" w:rsidRDefault="00695DEB">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1491" w:author="Mihai Budiu [2]" w:date="2016-04-13T14:01:00Z" w:initials="MB">
    <w:p w14:paraId="5AE4382A" w14:textId="3446416C" w:rsidR="00695DEB" w:rsidRPr="007B3571" w:rsidRDefault="00695DEB">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1538" w:author="Mihai Budiu [2]" w:date="2016-04-18T09:49:00Z" w:initials="MB">
    <w:p w14:paraId="678DBC01" w14:textId="53DDB1CC" w:rsidR="00695DEB" w:rsidRPr="0089774A" w:rsidRDefault="00695DEB">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1557" w:author="Vladimir Gurevich" w:date="2016-03-18T18:58:00Z" w:initials="VG">
    <w:p w14:paraId="0EB09895" w14:textId="63B78897" w:rsidR="00695DEB" w:rsidRDefault="00695DEB">
      <w:pPr>
        <w:pStyle w:val="CommentText"/>
      </w:pPr>
      <w:r>
        <w:rPr>
          <w:rStyle w:val="CommentReference"/>
        </w:rPr>
        <w:annotationRef/>
      </w:r>
      <w:r>
        <w:t>What happens to metadata? The previous version would initialize it to 0 by default. Where would you initialize it if this is mandatory now?</w:t>
      </w:r>
    </w:p>
  </w:comment>
  <w:comment w:id="1558" w:author="Mihai Budiu [2]" w:date="2016-03-19T17:12:00Z" w:initials="MB">
    <w:p w14:paraId="72AA32A2" w14:textId="61A73A15" w:rsidR="00695DEB" w:rsidRDefault="00695DEB">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1596" w:author="Glen Gibb" w:date="2016-05-02T09:26:00Z" w:initials="GG">
    <w:p w14:paraId="17DC023E" w14:textId="04A52C3D" w:rsidR="00695DEB" w:rsidRDefault="00695DEB">
      <w:pPr>
        <w:pStyle w:val="CommentText"/>
      </w:pPr>
      <w:r>
        <w:rPr>
          <w:rStyle w:val="CommentReference"/>
        </w:rPr>
        <w:annotationRef/>
      </w:r>
      <w:r>
        <w:rPr>
          <w:rStyle w:val="CommentReference"/>
        </w:rPr>
        <w:t>Would it be worth allowing statement here instead of blockStatement? It feels a little restrictive to always require the use of braces.</w:t>
      </w:r>
    </w:p>
  </w:comment>
  <w:comment w:id="1597" w:author="Mihai Budiu [2]" w:date="2016-05-03T18:32:00Z" w:initials="MB">
    <w:p w14:paraId="48D77DA3" w14:textId="327F3A86" w:rsidR="00695DEB" w:rsidRDefault="00695DEB">
      <w:pPr>
        <w:pStyle w:val="CommentText"/>
      </w:pPr>
      <w:r>
        <w:rPr>
          <w:rStyle w:val="CommentReference"/>
        </w:rPr>
        <w:annotationRef/>
      </w:r>
      <w:r>
        <w:t>Tried that, and the grammar becomes ambiguous; don’t remember exactly why. If people think it’s important we can try to relax this.</w:t>
      </w:r>
    </w:p>
  </w:comment>
  <w:comment w:id="1666" w:author="Vladimir Gurevich" w:date="2016-03-22T17:34:00Z" w:initials="VG">
    <w:p w14:paraId="6E30315F" w14:textId="208B12C9" w:rsidR="00695DEB" w:rsidRDefault="00695DEB">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695DEB" w:rsidRDefault="00695DEB">
      <w:pPr>
        <w:pStyle w:val="CommentText"/>
      </w:pPr>
    </w:p>
  </w:comment>
  <w:comment w:id="1672" w:author="Glen Gibb" w:date="2016-05-03T14:40:00Z" w:initials="GG">
    <w:p w14:paraId="0F1364AE" w14:textId="766AC7FC" w:rsidR="00695DEB" w:rsidRDefault="00695DEB">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1695" w:author="Vladimir Gurevich" w:date="2016-03-22T17:46:00Z" w:initials="VG">
    <w:p w14:paraId="6062C53B" w14:textId="75CF8354" w:rsidR="00695DEB" w:rsidRDefault="00695DEB">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1696" w:author="Mihai Budiu [2]" w:date="2016-03-23T15:55:00Z" w:initials="MB">
    <w:p w14:paraId="55A9575C" w14:textId="6048E55A" w:rsidR="00695DEB" w:rsidRDefault="00695DEB">
      <w:pPr>
        <w:pStyle w:val="CommentText"/>
      </w:pPr>
      <w:r>
        <w:rPr>
          <w:rStyle w:val="CommentReference"/>
        </w:rPr>
        <w:annotationRef/>
      </w:r>
      <w:r>
        <w:t>We had a special annotation to have the compiler do that for you. But it is not yet implemented. It can be added later.</w:t>
      </w:r>
    </w:p>
  </w:comment>
  <w:comment w:id="1701" w:author="Vladimir Gurevich" w:date="2016-03-22T18:00:00Z" w:initials="VG">
    <w:p w14:paraId="33DC345D" w14:textId="5767CC60" w:rsidR="00695DEB" w:rsidRDefault="00695DEB">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1764" w:author="Vladimir Gurevich" w:date="2016-03-23T09:13:00Z" w:initials="VG">
    <w:p w14:paraId="19FC5F9C" w14:textId="53FF01BD" w:rsidR="00695DEB" w:rsidRDefault="00695DEB">
      <w:pPr>
        <w:pStyle w:val="CommentText"/>
      </w:pPr>
      <w:r>
        <w:rPr>
          <w:rStyle w:val="CommentReference"/>
        </w:rPr>
        <w:annotationRef/>
      </w:r>
      <w:r>
        <w:t xml:space="preserve">I wish we add a construct for compile-time table entry initialization. </w:t>
      </w:r>
    </w:p>
  </w:comment>
  <w:comment w:id="1765" w:author="Mihai Budiu [2]" w:date="2016-03-23T16:07:00Z" w:initials="MB">
    <w:p w14:paraId="6297AC7F" w14:textId="78CB425A" w:rsidR="00695DEB" w:rsidRDefault="00695DEB">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1839" w:author="Glen Gibb" w:date="2016-05-03T15:50:00Z" w:initials="GG">
    <w:p w14:paraId="2A7FA3F0" w14:textId="719D035E" w:rsidR="00695DEB" w:rsidRDefault="00695DEB">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1840" w:author="Mihai Budiu [2]" w:date="2016-05-03T18:52:00Z" w:initials="MB">
    <w:p w14:paraId="1FD102D5" w14:textId="5329F655" w:rsidR="00695DEB" w:rsidRDefault="00695DEB">
      <w:pPr>
        <w:pStyle w:val="CommentText"/>
      </w:pPr>
      <w:r>
        <w:rPr>
          <w:rStyle w:val="CommentReference"/>
        </w:rPr>
        <w:annotationRef/>
      </w:r>
      <w:r>
        <w:t>That can be done with a @defaultOnly annotation.</w:t>
      </w:r>
    </w:p>
  </w:comment>
  <w:comment w:id="1910" w:author="Glen Gibb" w:date="2016-05-03T16:14:00Z" w:initials="GG">
    <w:p w14:paraId="61D8D034" w14:textId="17B2A4AC" w:rsidR="00695DEB" w:rsidRDefault="00695DEB">
      <w:pPr>
        <w:pStyle w:val="CommentText"/>
      </w:pPr>
      <w:r>
        <w:rPr>
          <w:rStyle w:val="CommentReference"/>
        </w:rPr>
        <w:annotationRef/>
      </w:r>
      <w:r>
        <w:t>I hope the wishlist for 1.3 contains a cleanup/improvement of this conditional logic. Kind of awkward/ugly now.</w:t>
      </w:r>
    </w:p>
  </w:comment>
  <w:comment w:id="1911" w:author="Mihai Budiu [2]" w:date="2016-05-03T18:55:00Z" w:initials="MB">
    <w:p w14:paraId="41A814BF" w14:textId="30AA2DD0" w:rsidR="00695DEB" w:rsidRDefault="00695DEB">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1912" w:author="Vladimir Gurevich" w:date="2016-03-23T10:49:00Z" w:initials="VG">
    <w:p w14:paraId="47101674" w14:textId="77777777" w:rsidR="00695DEB" w:rsidRDefault="00695DEB">
      <w:pPr>
        <w:pStyle w:val="CommentText"/>
      </w:pPr>
      <w:r>
        <w:rPr>
          <w:rStyle w:val="CommentReference"/>
        </w:rPr>
        <w:annotationRef/>
      </w:r>
      <w:r>
        <w:t xml:space="preserve">Is is possible to have named parameters syntax, e.g. </w:t>
      </w:r>
    </w:p>
    <w:p w14:paraId="060EB809" w14:textId="77777777" w:rsidR="00695DEB" w:rsidRDefault="00695DEB">
      <w:pPr>
        <w:pStyle w:val="CommentText"/>
      </w:pPr>
    </w:p>
    <w:p w14:paraId="7E21310B" w14:textId="77777777" w:rsidR="00695DEB" w:rsidRDefault="00695DEB">
      <w:pPr>
        <w:pStyle w:val="CommentText"/>
      </w:pPr>
      <w:r>
        <w:t>GenericParser(udpSupport=false) TopParser;</w:t>
      </w:r>
    </w:p>
    <w:p w14:paraId="32D74DD4" w14:textId="77777777" w:rsidR="00695DEB" w:rsidRDefault="00695DEB">
      <w:pPr>
        <w:pStyle w:val="CommentText"/>
      </w:pPr>
    </w:p>
    <w:p w14:paraId="08D194C9" w14:textId="77777777" w:rsidR="00695DEB" w:rsidRDefault="00695DEB">
      <w:pPr>
        <w:pStyle w:val="CommentText"/>
      </w:pPr>
      <w:r>
        <w:t>It would be much more readable.</w:t>
      </w:r>
    </w:p>
    <w:p w14:paraId="27307291" w14:textId="77777777" w:rsidR="00695DEB" w:rsidRDefault="00695DEB">
      <w:pPr>
        <w:pStyle w:val="CommentText"/>
      </w:pPr>
    </w:p>
    <w:p w14:paraId="2C63A797" w14:textId="77777777" w:rsidR="00695DEB" w:rsidRDefault="00695DEB">
      <w:pPr>
        <w:pStyle w:val="CommentText"/>
      </w:pPr>
      <w:r>
        <w:t>For highly parameterized components with a lot of parameters it will also prevent errors if the order it not right.</w:t>
      </w:r>
    </w:p>
    <w:p w14:paraId="0621064E" w14:textId="77777777" w:rsidR="00695DEB" w:rsidRDefault="00695DEB">
      <w:pPr>
        <w:pStyle w:val="CommentText"/>
      </w:pPr>
    </w:p>
    <w:p w14:paraId="75E57A29" w14:textId="15D4FF42" w:rsidR="00695DEB" w:rsidRDefault="00695DEB">
      <w:pPr>
        <w:pStyle w:val="CommentText"/>
      </w:pPr>
      <w:r>
        <w:t>As even a bigger request, I’d consider allowing defaults for the instantiation-time parameters, so that users can specify only those they really need.</w:t>
      </w:r>
    </w:p>
  </w:comment>
  <w:comment w:id="1913" w:author="Mihai Budiu [2]" w:date="2016-03-23T16:19:00Z" w:initials="MB">
    <w:p w14:paraId="1783831C" w14:textId="21D30BA7" w:rsidR="00695DEB" w:rsidRDefault="00695DEB">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1922" w:author="Vladimir Gurevich" w:date="2016-03-23T11:58:00Z" w:initials="VG">
    <w:p w14:paraId="76F03FB5" w14:textId="309FD606" w:rsidR="00695DEB" w:rsidRDefault="00695DEB">
      <w:pPr>
        <w:pStyle w:val="CommentText"/>
      </w:pPr>
      <w:r>
        <w:rPr>
          <w:rStyle w:val="CommentReference"/>
        </w:rPr>
        <w:annotationRef/>
      </w:r>
      <w:r>
        <w:t>All these cases require an example.</w:t>
      </w:r>
    </w:p>
  </w:comment>
  <w:comment w:id="1963" w:author="Vladimir Gurevich" w:date="2016-03-24T13:38:00Z" w:initials="VG">
    <w:p w14:paraId="08861388" w14:textId="132304A0" w:rsidR="00695DEB" w:rsidRDefault="00695DEB">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6A1E4069" w15:done="0"/>
  <w15:commentEx w15:paraId="73F21289"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E8AA8" w14:textId="77777777" w:rsidR="00562BCD" w:rsidRDefault="00562BCD" w:rsidP="00EE41A1">
      <w:pPr>
        <w:spacing w:before="0" w:after="0"/>
      </w:pPr>
      <w:r>
        <w:separator/>
      </w:r>
    </w:p>
  </w:endnote>
  <w:endnote w:type="continuationSeparator" w:id="0">
    <w:p w14:paraId="7C8ADFC0" w14:textId="77777777" w:rsidR="00562BCD" w:rsidRDefault="00562BCD" w:rsidP="00EE41A1">
      <w:pPr>
        <w:spacing w:before="0" w:after="0"/>
      </w:pPr>
      <w:r>
        <w:continuationSeparator/>
      </w:r>
    </w:p>
  </w:endnote>
  <w:endnote w:type="continuationNotice" w:id="1">
    <w:p w14:paraId="5BBE3C2E" w14:textId="77777777" w:rsidR="00562BCD" w:rsidRDefault="00562BC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00000000"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ingLiU">
    <w:altName w:val="細明體"/>
    <w:charset w:val="88"/>
    <w:family w:val="modern"/>
    <w:pitch w:val="fixed"/>
    <w:sig w:usb0="A00002FF" w:usb1="28CFFCFA" w:usb2="00000016" w:usb3="00000000" w:csb0="0010001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522A9" w14:textId="679B06E8"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306B">
      <w:rPr>
        <w:rStyle w:val="PageNumber"/>
        <w:noProof/>
      </w:rPr>
      <w:t>108</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52"/>
      <w:gridCol w:w="3351"/>
      <w:gridCol w:w="2753"/>
    </w:tblGrid>
    <w:tr w:rsidR="00695DEB"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911159" w:rsidR="00695DEB" w:rsidRPr="00250456" w:rsidRDefault="00695DEB" w:rsidP="00602B40">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95DEB" w:rsidRPr="00250456" w:rsidRDefault="00695DEB" w:rsidP="0028212F">
          <w:pPr>
            <w:pStyle w:val="Header"/>
            <w:spacing w:line="276" w:lineRule="auto"/>
            <w:rPr>
              <w:rFonts w:ascii="Calibri" w:eastAsia="MS Gothic" w:hAnsi="Calibri"/>
              <w:b/>
              <w:bCs/>
              <w:color w:val="4F81BD"/>
            </w:rPr>
          </w:pPr>
        </w:p>
      </w:tc>
    </w:tr>
  </w:tbl>
  <w:p w14:paraId="2C0BC3C0" w14:textId="3C2FDEC3" w:rsidR="00695DEB" w:rsidRDefault="00695DEB" w:rsidP="0028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F9327" w14:textId="3DD6285C"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306B">
      <w:rPr>
        <w:rStyle w:val="PageNumber"/>
        <w:noProof/>
      </w:rPr>
      <w:t>109</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52"/>
      <w:gridCol w:w="3351"/>
      <w:gridCol w:w="2753"/>
    </w:tblGrid>
    <w:tr w:rsidR="00695DEB"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403C4B6E" w:rsidR="00695DEB" w:rsidRPr="00250456" w:rsidRDefault="00695DEB" w:rsidP="00522AFE">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95DEB" w:rsidRPr="00250456" w:rsidRDefault="00695DEB" w:rsidP="0028212F">
          <w:pPr>
            <w:pStyle w:val="Header"/>
            <w:spacing w:line="276" w:lineRule="auto"/>
            <w:rPr>
              <w:rFonts w:ascii="Calibri" w:eastAsia="MS Gothic" w:hAnsi="Calibri"/>
              <w:b/>
              <w:bCs/>
              <w:color w:val="4F81BD"/>
            </w:rPr>
          </w:pPr>
        </w:p>
      </w:tc>
    </w:tr>
  </w:tbl>
  <w:p w14:paraId="48DF33A7" w14:textId="54A33E5E" w:rsidR="00695DEB" w:rsidRDefault="00695DEB" w:rsidP="00280B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6B43E" w14:textId="5ED29EB8" w:rsidR="00695DEB" w:rsidRDefault="00695DEB"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306B">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79"/>
      <w:gridCol w:w="3298"/>
      <w:gridCol w:w="2779"/>
    </w:tblGrid>
    <w:tr w:rsidR="00695DEB"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7062387C" w:rsidR="00695DEB" w:rsidRPr="00250456" w:rsidRDefault="00695DEB" w:rsidP="00FA1176">
          <w:pPr>
            <w:pStyle w:val="NoSpacing"/>
            <w:spacing w:line="276" w:lineRule="auto"/>
            <w:rPr>
              <w:rFonts w:ascii="Calibri" w:hAnsi="Calibri"/>
              <w:color w:val="365F91"/>
            </w:rPr>
          </w:pPr>
          <w:r w:rsidRPr="00250456">
            <w:rPr>
              <w:color w:val="365F91"/>
            </w:rPr>
            <w:t xml:space="preserve">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95DEB" w:rsidRPr="00250456" w:rsidRDefault="00695DEB" w:rsidP="0028212F">
          <w:pPr>
            <w:pStyle w:val="Header"/>
            <w:spacing w:line="276" w:lineRule="auto"/>
            <w:rPr>
              <w:rFonts w:ascii="Calibri" w:eastAsia="MS Gothic" w:hAnsi="Calibri"/>
              <w:b/>
              <w:bCs/>
              <w:color w:val="4F81BD"/>
            </w:rPr>
          </w:pPr>
        </w:p>
      </w:tc>
    </w:tr>
  </w:tbl>
  <w:p w14:paraId="30A488DB" w14:textId="77777777" w:rsidR="00695DEB" w:rsidRDefault="00695D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C5EC2A" w14:textId="77777777" w:rsidR="00562BCD" w:rsidRDefault="00562BCD" w:rsidP="00EE41A1">
      <w:pPr>
        <w:spacing w:before="0" w:after="0"/>
      </w:pPr>
      <w:r>
        <w:separator/>
      </w:r>
    </w:p>
  </w:footnote>
  <w:footnote w:type="continuationSeparator" w:id="0">
    <w:p w14:paraId="4448A5C1" w14:textId="77777777" w:rsidR="00562BCD" w:rsidRDefault="00562BCD" w:rsidP="00EE41A1">
      <w:pPr>
        <w:spacing w:before="0" w:after="0"/>
      </w:pPr>
      <w:r>
        <w:continuationSeparator/>
      </w:r>
    </w:p>
  </w:footnote>
  <w:footnote w:type="continuationNotice" w:id="1">
    <w:p w14:paraId="0399814B" w14:textId="77777777" w:rsidR="00562BCD" w:rsidRDefault="00562BCD">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FB73FA"/>
    <w:multiLevelType w:val="hybridMultilevel"/>
    <w:tmpl w:val="38A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Mihai Budiu [2]">
    <w15:presenceInfo w15:providerId="Windows Live" w15:userId="3fe408b5c12bb05c"/>
  </w15:person>
  <w15:person w15:author="Glen Gibb">
    <w15:presenceInfo w15:providerId="None" w15:userId="Glen Gibb"/>
  </w15:person>
  <w15:person w15:author="Vladimir Gurevich">
    <w15:presenceInfo w15:providerId="None" w15:userId="Vladimir Gurevich"/>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5120"/>
    <w:rsid w:val="00145622"/>
    <w:rsid w:val="00145630"/>
    <w:rsid w:val="001459CB"/>
    <w:rsid w:val="00145B2A"/>
    <w:rsid w:val="00146E3F"/>
    <w:rsid w:val="00147116"/>
    <w:rsid w:val="00147D4B"/>
    <w:rsid w:val="00147D8D"/>
    <w:rsid w:val="00150308"/>
    <w:rsid w:val="00151D31"/>
    <w:rsid w:val="0015258E"/>
    <w:rsid w:val="00153349"/>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F7"/>
    <w:rsid w:val="0020406B"/>
    <w:rsid w:val="00204289"/>
    <w:rsid w:val="00204298"/>
    <w:rsid w:val="00204FFB"/>
    <w:rsid w:val="00205FA5"/>
    <w:rsid w:val="00206343"/>
    <w:rsid w:val="00206AAC"/>
    <w:rsid w:val="00206F3B"/>
    <w:rsid w:val="00207705"/>
    <w:rsid w:val="00210CE4"/>
    <w:rsid w:val="00210EDC"/>
    <w:rsid w:val="00210EF3"/>
    <w:rsid w:val="00212494"/>
    <w:rsid w:val="00212580"/>
    <w:rsid w:val="0021542A"/>
    <w:rsid w:val="00216604"/>
    <w:rsid w:val="0021775F"/>
    <w:rsid w:val="002201DC"/>
    <w:rsid w:val="00220E51"/>
    <w:rsid w:val="00221F8E"/>
    <w:rsid w:val="0022265B"/>
    <w:rsid w:val="002235DD"/>
    <w:rsid w:val="0022370B"/>
    <w:rsid w:val="0022395A"/>
    <w:rsid w:val="00224BFA"/>
    <w:rsid w:val="00224DE2"/>
    <w:rsid w:val="00226287"/>
    <w:rsid w:val="002265E0"/>
    <w:rsid w:val="00226A3D"/>
    <w:rsid w:val="00230227"/>
    <w:rsid w:val="002307C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7375"/>
    <w:rsid w:val="002D75B2"/>
    <w:rsid w:val="002D7EB4"/>
    <w:rsid w:val="002E074F"/>
    <w:rsid w:val="002E15FF"/>
    <w:rsid w:val="002E2163"/>
    <w:rsid w:val="002E2F1B"/>
    <w:rsid w:val="002E3DBC"/>
    <w:rsid w:val="002E4212"/>
    <w:rsid w:val="002E4CC7"/>
    <w:rsid w:val="002E662F"/>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4432"/>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758A"/>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537"/>
    <w:rsid w:val="004902D0"/>
    <w:rsid w:val="00493F24"/>
    <w:rsid w:val="00495053"/>
    <w:rsid w:val="004956CE"/>
    <w:rsid w:val="0049618C"/>
    <w:rsid w:val="004961FC"/>
    <w:rsid w:val="00496539"/>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4131"/>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350"/>
    <w:rsid w:val="007C4C80"/>
    <w:rsid w:val="007C5272"/>
    <w:rsid w:val="007C5E4D"/>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800C6F"/>
    <w:rsid w:val="00800CF4"/>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136E"/>
    <w:rsid w:val="00882710"/>
    <w:rsid w:val="00882CDC"/>
    <w:rsid w:val="00882D75"/>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995"/>
    <w:rsid w:val="0092313F"/>
    <w:rsid w:val="00924B40"/>
    <w:rsid w:val="009258ED"/>
    <w:rsid w:val="00925C65"/>
    <w:rsid w:val="00925F83"/>
    <w:rsid w:val="00925FD7"/>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DC1"/>
    <w:rsid w:val="00960116"/>
    <w:rsid w:val="00960911"/>
    <w:rsid w:val="009617F6"/>
    <w:rsid w:val="00962CF5"/>
    <w:rsid w:val="00962D89"/>
    <w:rsid w:val="009630DA"/>
    <w:rsid w:val="00963A84"/>
    <w:rsid w:val="00963F38"/>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4735"/>
    <w:rsid w:val="009A4952"/>
    <w:rsid w:val="009A4BBA"/>
    <w:rsid w:val="009A4DA8"/>
    <w:rsid w:val="009A51F5"/>
    <w:rsid w:val="009A54DA"/>
    <w:rsid w:val="009A5825"/>
    <w:rsid w:val="009A64EE"/>
    <w:rsid w:val="009A7260"/>
    <w:rsid w:val="009A72CE"/>
    <w:rsid w:val="009A7DBD"/>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F01C5"/>
    <w:rsid w:val="00AF082F"/>
    <w:rsid w:val="00AF1AA7"/>
    <w:rsid w:val="00AF2097"/>
    <w:rsid w:val="00AF282C"/>
    <w:rsid w:val="00AF3EA7"/>
    <w:rsid w:val="00AF4F3B"/>
    <w:rsid w:val="00AF5BBC"/>
    <w:rsid w:val="00AF5D24"/>
    <w:rsid w:val="00AF706B"/>
    <w:rsid w:val="00B01F9B"/>
    <w:rsid w:val="00B02159"/>
    <w:rsid w:val="00B02387"/>
    <w:rsid w:val="00B04F69"/>
    <w:rsid w:val="00B05294"/>
    <w:rsid w:val="00B06801"/>
    <w:rsid w:val="00B10851"/>
    <w:rsid w:val="00B115C1"/>
    <w:rsid w:val="00B11DC9"/>
    <w:rsid w:val="00B12503"/>
    <w:rsid w:val="00B12542"/>
    <w:rsid w:val="00B12571"/>
    <w:rsid w:val="00B13556"/>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EDC"/>
    <w:rsid w:val="00BF688A"/>
    <w:rsid w:val="00BF7E6C"/>
    <w:rsid w:val="00C006F9"/>
    <w:rsid w:val="00C0076B"/>
    <w:rsid w:val="00C01E9E"/>
    <w:rsid w:val="00C026B5"/>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E0C"/>
    <w:rsid w:val="00C920B9"/>
    <w:rsid w:val="00C921A3"/>
    <w:rsid w:val="00C94574"/>
    <w:rsid w:val="00C9573E"/>
    <w:rsid w:val="00C95CE7"/>
    <w:rsid w:val="00C96932"/>
    <w:rsid w:val="00C96BF3"/>
    <w:rsid w:val="00C97060"/>
    <w:rsid w:val="00C976D1"/>
    <w:rsid w:val="00C977C3"/>
    <w:rsid w:val="00CA0586"/>
    <w:rsid w:val="00CA05C3"/>
    <w:rsid w:val="00CA2039"/>
    <w:rsid w:val="00CA4236"/>
    <w:rsid w:val="00CA694F"/>
    <w:rsid w:val="00CB04B6"/>
    <w:rsid w:val="00CB1953"/>
    <w:rsid w:val="00CB242A"/>
    <w:rsid w:val="00CB335F"/>
    <w:rsid w:val="00CB34F7"/>
    <w:rsid w:val="00CB50BA"/>
    <w:rsid w:val="00CB56D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62E"/>
    <w:rsid w:val="00CC6BFB"/>
    <w:rsid w:val="00CC74D7"/>
    <w:rsid w:val="00CD0584"/>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5D5B"/>
    <w:rsid w:val="00DB701F"/>
    <w:rsid w:val="00DB71E2"/>
    <w:rsid w:val="00DB79E3"/>
    <w:rsid w:val="00DC0290"/>
    <w:rsid w:val="00DC11BF"/>
    <w:rsid w:val="00DC1458"/>
    <w:rsid w:val="00DC158C"/>
    <w:rsid w:val="00DC1A55"/>
    <w:rsid w:val="00DC1B3A"/>
    <w:rsid w:val="00DC24EA"/>
    <w:rsid w:val="00DC27EA"/>
    <w:rsid w:val="00DC2A87"/>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7DA"/>
    <w:rsid w:val="00DD7BEE"/>
    <w:rsid w:val="00DE16C6"/>
    <w:rsid w:val="00DE1927"/>
    <w:rsid w:val="00DE22BE"/>
    <w:rsid w:val="00DE588C"/>
    <w:rsid w:val="00DE626D"/>
    <w:rsid w:val="00DF06FC"/>
    <w:rsid w:val="00DF09B3"/>
    <w:rsid w:val="00DF0CB2"/>
    <w:rsid w:val="00DF12FF"/>
    <w:rsid w:val="00DF167E"/>
    <w:rsid w:val="00DF214F"/>
    <w:rsid w:val="00DF2BCE"/>
    <w:rsid w:val="00DF3000"/>
    <w:rsid w:val="00DF3220"/>
    <w:rsid w:val="00DF354C"/>
    <w:rsid w:val="00DF55E4"/>
    <w:rsid w:val="00DF56FB"/>
    <w:rsid w:val="00DF5A87"/>
    <w:rsid w:val="00DF6650"/>
    <w:rsid w:val="00DF6D2F"/>
    <w:rsid w:val="00E00524"/>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F0F"/>
    <w:rsid w:val="00F624AA"/>
    <w:rsid w:val="00F626FB"/>
    <w:rsid w:val="00F62E22"/>
    <w:rsid w:val="00F6502D"/>
    <w:rsid w:val="00F65DAE"/>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F0276"/>
    <w:rsid w:val="00FF119B"/>
    <w:rsid w:val="00FF1C05"/>
    <w:rsid w:val="00FF1F95"/>
    <w:rsid w:val="00FF2332"/>
    <w:rsid w:val="00FF2AD4"/>
    <w:rsid w:val="00FF3180"/>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807A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
    <w:name w:val="Grid Table 4 Accent 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
    <w:name w:val="List Table 3 Accent 5"/>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
    <w:name w:val="Grid Table 4 Accent 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
    <w:name w:val="List Table 3 Accent 5"/>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footnotes" Target="footnotes.xml"/><Relationship Id="rId121" Type="http://schemas.openxmlformats.org/officeDocument/2006/relationships/endnotes" Target="endnotes.xml"/><Relationship Id="rId122" Type="http://schemas.openxmlformats.org/officeDocument/2006/relationships/comments" Target="comments.xml"/><Relationship Id="rId123" Type="http://schemas.openxmlformats.org/officeDocument/2006/relationships/image" Target="media/image1.png"/><Relationship Id="rId124" Type="http://schemas.openxmlformats.org/officeDocument/2006/relationships/image" Target="media/image2.emf"/><Relationship Id="rId125" Type="http://schemas.openxmlformats.org/officeDocument/2006/relationships/image" Target="media/image3.emf"/><Relationship Id="rId126" Type="http://schemas.openxmlformats.org/officeDocument/2006/relationships/image" Target="media/image4.emf"/><Relationship Id="rId127" Type="http://schemas.openxmlformats.org/officeDocument/2006/relationships/image" Target="media/image5.png"/><Relationship Id="rId128" Type="http://schemas.openxmlformats.org/officeDocument/2006/relationships/image" Target="media/image6.png"/><Relationship Id="rId129" Type="http://schemas.openxmlformats.org/officeDocument/2006/relationships/image" Target="media/image7.png"/><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customXml" Target="../customXml/item100.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30" Type="http://schemas.openxmlformats.org/officeDocument/2006/relationships/image" Target="media/image8.emf"/><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image" Target="media/image11.png"/><Relationship Id="rId134" Type="http://schemas.openxmlformats.org/officeDocument/2006/relationships/image" Target="media/image12.emf"/><Relationship Id="rId135" Type="http://schemas.openxmlformats.org/officeDocument/2006/relationships/image" Target="media/image13.emf"/><Relationship Id="rId136" Type="http://schemas.openxmlformats.org/officeDocument/2006/relationships/image" Target="media/image14.emf"/><Relationship Id="rId137" Type="http://schemas.openxmlformats.org/officeDocument/2006/relationships/image" Target="media/image15.png"/><Relationship Id="rId138" Type="http://schemas.openxmlformats.org/officeDocument/2006/relationships/image" Target="media/image16.emf"/><Relationship Id="rId13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customXml" Target="../customXml/item113.xml"/><Relationship Id="rId114" Type="http://schemas.openxmlformats.org/officeDocument/2006/relationships/customXml" Target="../customXml/item114.xml"/><Relationship Id="rId115" Type="http://schemas.openxmlformats.org/officeDocument/2006/relationships/numbering" Target="numbering.xml"/><Relationship Id="rId116" Type="http://schemas.openxmlformats.org/officeDocument/2006/relationships/styles" Target="styles.xml"/><Relationship Id="rId117" Type="http://schemas.microsoft.com/office/2007/relationships/stylesWithEffects" Target="stylesWithEffects.xml"/><Relationship Id="rId118" Type="http://schemas.openxmlformats.org/officeDocument/2006/relationships/settings" Target="settings.xml"/><Relationship Id="rId119" Type="http://schemas.openxmlformats.org/officeDocument/2006/relationships/webSettings" Target="webSettings.xm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40" Type="http://schemas.openxmlformats.org/officeDocument/2006/relationships/footer" Target="footer1.xml"/><Relationship Id="rId141" Type="http://schemas.openxmlformats.org/officeDocument/2006/relationships/footer" Target="footer2.xml"/><Relationship Id="rId142" Type="http://schemas.openxmlformats.org/officeDocument/2006/relationships/footer" Target="footer3.xml"/><Relationship Id="rId143" Type="http://schemas.openxmlformats.org/officeDocument/2006/relationships/fontTable" Target="fontTable.xml"/><Relationship Id="rId144" Type="http://schemas.openxmlformats.org/officeDocument/2006/relationships/theme" Target="theme/theme1.xml"/><Relationship Id="rId145" Type="http://schemas.microsoft.com/office/2011/relationships/commentsExtended" Target="commentsExtended.xml"/><Relationship Id="rId14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718CF-70FC-AD4E-A73B-AFC4082E3A54}">
  <ds:schemaRefs>
    <ds:schemaRef ds:uri="http://schemas.openxmlformats.org/officeDocument/2006/bibliography"/>
  </ds:schemaRefs>
</ds:datastoreItem>
</file>

<file path=customXml/itemProps10.xml><?xml version="1.0" encoding="utf-8"?>
<ds:datastoreItem xmlns:ds="http://schemas.openxmlformats.org/officeDocument/2006/customXml" ds:itemID="{8BB8158F-1B33-4C26-8FB1-6DC2822047E2}">
  <ds:schemaRefs>
    <ds:schemaRef ds:uri="http://schemas.openxmlformats.org/officeDocument/2006/bibliography"/>
  </ds:schemaRefs>
</ds:datastoreItem>
</file>

<file path=customXml/itemProps100.xml><?xml version="1.0" encoding="utf-8"?>
<ds:datastoreItem xmlns:ds="http://schemas.openxmlformats.org/officeDocument/2006/customXml" ds:itemID="{08444C9B-4B67-EC48-8611-49D99CB8454A}">
  <ds:schemaRefs>
    <ds:schemaRef ds:uri="http://schemas.openxmlformats.org/officeDocument/2006/bibliography"/>
  </ds:schemaRefs>
</ds:datastoreItem>
</file>

<file path=customXml/itemProps101.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102.xml><?xml version="1.0" encoding="utf-8"?>
<ds:datastoreItem xmlns:ds="http://schemas.openxmlformats.org/officeDocument/2006/customXml" ds:itemID="{0F98328A-F89E-8A44-A591-22A4EE16024D}">
  <ds:schemaRefs>
    <ds:schemaRef ds:uri="http://schemas.openxmlformats.org/officeDocument/2006/bibliography"/>
  </ds:schemaRefs>
</ds:datastoreItem>
</file>

<file path=customXml/itemProps103.xml><?xml version="1.0" encoding="utf-8"?>
<ds:datastoreItem xmlns:ds="http://schemas.openxmlformats.org/officeDocument/2006/customXml" ds:itemID="{F9E1CEAD-9C40-1C46-9CA9-FEEFEA96D6F3}">
  <ds:schemaRefs>
    <ds:schemaRef ds:uri="http://schemas.openxmlformats.org/officeDocument/2006/bibliography"/>
  </ds:schemaRefs>
</ds:datastoreItem>
</file>

<file path=customXml/itemProps104.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105.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106.xml><?xml version="1.0" encoding="utf-8"?>
<ds:datastoreItem xmlns:ds="http://schemas.openxmlformats.org/officeDocument/2006/customXml" ds:itemID="{4AAB5E8C-492E-5642-BED8-BD8650466916}">
  <ds:schemaRefs>
    <ds:schemaRef ds:uri="http://schemas.openxmlformats.org/officeDocument/2006/bibliography"/>
  </ds:schemaRefs>
</ds:datastoreItem>
</file>

<file path=customXml/itemProps107.xml><?xml version="1.0" encoding="utf-8"?>
<ds:datastoreItem xmlns:ds="http://schemas.openxmlformats.org/officeDocument/2006/customXml" ds:itemID="{264838CB-675A-4AE4-ACA2-7F0349879631}">
  <ds:schemaRefs>
    <ds:schemaRef ds:uri="http://schemas.openxmlformats.org/officeDocument/2006/bibliography"/>
  </ds:schemaRefs>
</ds:datastoreItem>
</file>

<file path=customXml/itemProps108.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109.xml><?xml version="1.0" encoding="utf-8"?>
<ds:datastoreItem xmlns:ds="http://schemas.openxmlformats.org/officeDocument/2006/customXml" ds:itemID="{ADEB5C3F-DC48-E544-BED9-7D6A8D990100}">
  <ds:schemaRefs>
    <ds:schemaRef ds:uri="http://schemas.openxmlformats.org/officeDocument/2006/bibliography"/>
  </ds:schemaRefs>
</ds:datastoreItem>
</file>

<file path=customXml/itemProps11.xml><?xml version="1.0" encoding="utf-8"?>
<ds:datastoreItem xmlns:ds="http://schemas.openxmlformats.org/officeDocument/2006/customXml" ds:itemID="{83BE5EF9-3633-7148-845A-3649B841C9E7}">
  <ds:schemaRefs>
    <ds:schemaRef ds:uri="http://schemas.openxmlformats.org/officeDocument/2006/bibliography"/>
  </ds:schemaRefs>
</ds:datastoreItem>
</file>

<file path=customXml/itemProps110.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111.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112.xml><?xml version="1.0" encoding="utf-8"?>
<ds:datastoreItem xmlns:ds="http://schemas.openxmlformats.org/officeDocument/2006/customXml" ds:itemID="{B302891A-5B3B-4583-AA26-793CC186E2A1}">
  <ds:schemaRefs>
    <ds:schemaRef ds:uri="http://schemas.openxmlformats.org/officeDocument/2006/bibliography"/>
  </ds:schemaRefs>
</ds:datastoreItem>
</file>

<file path=customXml/itemProps113.xml><?xml version="1.0" encoding="utf-8"?>
<ds:datastoreItem xmlns:ds="http://schemas.openxmlformats.org/officeDocument/2006/customXml" ds:itemID="{31B08EB7-1642-CC4B-865F-23423D78F353}">
  <ds:schemaRefs>
    <ds:schemaRef ds:uri="http://schemas.openxmlformats.org/officeDocument/2006/bibliography"/>
  </ds:schemaRefs>
</ds:datastoreItem>
</file>

<file path=customXml/itemProps114.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12.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13.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14.xml><?xml version="1.0" encoding="utf-8"?>
<ds:datastoreItem xmlns:ds="http://schemas.openxmlformats.org/officeDocument/2006/customXml" ds:itemID="{7433CFA0-04B0-AB4C-8FA6-5C2D70F43281}">
  <ds:schemaRefs>
    <ds:schemaRef ds:uri="http://schemas.openxmlformats.org/officeDocument/2006/bibliography"/>
  </ds:schemaRefs>
</ds:datastoreItem>
</file>

<file path=customXml/itemProps15.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16.xml><?xml version="1.0" encoding="utf-8"?>
<ds:datastoreItem xmlns:ds="http://schemas.openxmlformats.org/officeDocument/2006/customXml" ds:itemID="{2C815FA4-898A-9649-B1FD-E1139F8AA068}">
  <ds:schemaRefs>
    <ds:schemaRef ds:uri="http://schemas.openxmlformats.org/officeDocument/2006/bibliography"/>
  </ds:schemaRefs>
</ds:datastoreItem>
</file>

<file path=customXml/itemProps17.xml><?xml version="1.0" encoding="utf-8"?>
<ds:datastoreItem xmlns:ds="http://schemas.openxmlformats.org/officeDocument/2006/customXml" ds:itemID="{26694ABF-071D-8D4A-BA0D-F82F5747E6D6}">
  <ds:schemaRefs>
    <ds:schemaRef ds:uri="http://schemas.openxmlformats.org/officeDocument/2006/bibliography"/>
  </ds:schemaRefs>
</ds:datastoreItem>
</file>

<file path=customXml/itemProps18.xml><?xml version="1.0" encoding="utf-8"?>
<ds:datastoreItem xmlns:ds="http://schemas.openxmlformats.org/officeDocument/2006/customXml" ds:itemID="{7EE00CF4-271F-4CAD-A5A7-2F94074ECAF3}">
  <ds:schemaRefs>
    <ds:schemaRef ds:uri="http://schemas.openxmlformats.org/officeDocument/2006/bibliography"/>
  </ds:schemaRefs>
</ds:datastoreItem>
</file>

<file path=customXml/itemProps19.xml><?xml version="1.0" encoding="utf-8"?>
<ds:datastoreItem xmlns:ds="http://schemas.openxmlformats.org/officeDocument/2006/customXml" ds:itemID="{45B9285A-CC56-E84E-938C-C2A1DE2D18AE}">
  <ds:schemaRefs>
    <ds:schemaRef ds:uri="http://schemas.openxmlformats.org/officeDocument/2006/bibliography"/>
  </ds:schemaRefs>
</ds:datastoreItem>
</file>

<file path=customXml/itemProps2.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20.xml><?xml version="1.0" encoding="utf-8"?>
<ds:datastoreItem xmlns:ds="http://schemas.openxmlformats.org/officeDocument/2006/customXml" ds:itemID="{D1AC71C8-9173-2848-B085-8C1DC060606F}">
  <ds:schemaRefs>
    <ds:schemaRef ds:uri="http://schemas.openxmlformats.org/officeDocument/2006/bibliography"/>
  </ds:schemaRefs>
</ds:datastoreItem>
</file>

<file path=customXml/itemProps21.xml><?xml version="1.0" encoding="utf-8"?>
<ds:datastoreItem xmlns:ds="http://schemas.openxmlformats.org/officeDocument/2006/customXml" ds:itemID="{47E27435-C05B-DB40-8C33-0D68EB9B5E66}">
  <ds:schemaRefs>
    <ds:schemaRef ds:uri="http://schemas.openxmlformats.org/officeDocument/2006/bibliography"/>
  </ds:schemaRefs>
</ds:datastoreItem>
</file>

<file path=customXml/itemProps22.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23.xml><?xml version="1.0" encoding="utf-8"?>
<ds:datastoreItem xmlns:ds="http://schemas.openxmlformats.org/officeDocument/2006/customXml" ds:itemID="{92E7D2B3-6AD8-C948-9B77-48F6C4FD8F44}">
  <ds:schemaRefs>
    <ds:schemaRef ds:uri="http://schemas.openxmlformats.org/officeDocument/2006/bibliography"/>
  </ds:schemaRefs>
</ds:datastoreItem>
</file>

<file path=customXml/itemProps24.xml><?xml version="1.0" encoding="utf-8"?>
<ds:datastoreItem xmlns:ds="http://schemas.openxmlformats.org/officeDocument/2006/customXml" ds:itemID="{59A34BC3-12BD-694F-87A6-BF6AE12795C2}">
  <ds:schemaRefs>
    <ds:schemaRef ds:uri="http://schemas.openxmlformats.org/officeDocument/2006/bibliography"/>
  </ds:schemaRefs>
</ds:datastoreItem>
</file>

<file path=customXml/itemProps25.xml><?xml version="1.0" encoding="utf-8"?>
<ds:datastoreItem xmlns:ds="http://schemas.openxmlformats.org/officeDocument/2006/customXml" ds:itemID="{D65DA5FC-E434-4737-A70C-9A34C22CA65A}">
  <ds:schemaRefs>
    <ds:schemaRef ds:uri="http://schemas.openxmlformats.org/officeDocument/2006/bibliography"/>
  </ds:schemaRefs>
</ds:datastoreItem>
</file>

<file path=customXml/itemProps26.xml><?xml version="1.0" encoding="utf-8"?>
<ds:datastoreItem xmlns:ds="http://schemas.openxmlformats.org/officeDocument/2006/customXml" ds:itemID="{64B21D5A-2764-D247-ABD1-7E4DA8789D27}">
  <ds:schemaRefs>
    <ds:schemaRef ds:uri="http://schemas.openxmlformats.org/officeDocument/2006/bibliography"/>
  </ds:schemaRefs>
</ds:datastoreItem>
</file>

<file path=customXml/itemProps27.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28.xml><?xml version="1.0" encoding="utf-8"?>
<ds:datastoreItem xmlns:ds="http://schemas.openxmlformats.org/officeDocument/2006/customXml" ds:itemID="{72E43865-656D-E84F-8E89-A019287AF795}">
  <ds:schemaRefs>
    <ds:schemaRef ds:uri="http://schemas.openxmlformats.org/officeDocument/2006/bibliography"/>
  </ds:schemaRefs>
</ds:datastoreItem>
</file>

<file path=customXml/itemProps29.xml><?xml version="1.0" encoding="utf-8"?>
<ds:datastoreItem xmlns:ds="http://schemas.openxmlformats.org/officeDocument/2006/customXml" ds:itemID="{78B96015-DC4B-EB41-9FB1-159F32784884}">
  <ds:schemaRefs>
    <ds:schemaRef ds:uri="http://schemas.openxmlformats.org/officeDocument/2006/bibliography"/>
  </ds:schemaRefs>
</ds:datastoreItem>
</file>

<file path=customXml/itemProps3.xml><?xml version="1.0" encoding="utf-8"?>
<ds:datastoreItem xmlns:ds="http://schemas.openxmlformats.org/officeDocument/2006/customXml" ds:itemID="{99D835C9-BCBB-324B-9A3A-0B146693C24D}">
  <ds:schemaRefs>
    <ds:schemaRef ds:uri="http://schemas.openxmlformats.org/officeDocument/2006/bibliography"/>
  </ds:schemaRefs>
</ds:datastoreItem>
</file>

<file path=customXml/itemProps30.xml><?xml version="1.0" encoding="utf-8"?>
<ds:datastoreItem xmlns:ds="http://schemas.openxmlformats.org/officeDocument/2006/customXml" ds:itemID="{7DA5F2A2-06D8-474B-9218-C3CC2C4C4A27}">
  <ds:schemaRefs>
    <ds:schemaRef ds:uri="http://schemas.openxmlformats.org/officeDocument/2006/bibliography"/>
  </ds:schemaRefs>
</ds:datastoreItem>
</file>

<file path=customXml/itemProps31.xml><?xml version="1.0" encoding="utf-8"?>
<ds:datastoreItem xmlns:ds="http://schemas.openxmlformats.org/officeDocument/2006/customXml" ds:itemID="{FA254451-0AE0-B24C-B4E9-D0B96406612F}">
  <ds:schemaRefs>
    <ds:schemaRef ds:uri="http://schemas.openxmlformats.org/officeDocument/2006/bibliography"/>
  </ds:schemaRefs>
</ds:datastoreItem>
</file>

<file path=customXml/itemProps32.xml><?xml version="1.0" encoding="utf-8"?>
<ds:datastoreItem xmlns:ds="http://schemas.openxmlformats.org/officeDocument/2006/customXml" ds:itemID="{DCE12C75-E8F4-5F40-9346-2F09594BEBE9}">
  <ds:schemaRefs>
    <ds:schemaRef ds:uri="http://schemas.openxmlformats.org/officeDocument/2006/bibliography"/>
  </ds:schemaRefs>
</ds:datastoreItem>
</file>

<file path=customXml/itemProps33.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34.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35.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36.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37.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38.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39.xml><?xml version="1.0" encoding="utf-8"?>
<ds:datastoreItem xmlns:ds="http://schemas.openxmlformats.org/officeDocument/2006/customXml" ds:itemID="{DF23355F-7579-6E49-9081-01BAF279F0EC}">
  <ds:schemaRefs>
    <ds:schemaRef ds:uri="http://schemas.openxmlformats.org/officeDocument/2006/bibliography"/>
  </ds:schemaRefs>
</ds:datastoreItem>
</file>

<file path=customXml/itemProps4.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40.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41.xml><?xml version="1.0" encoding="utf-8"?>
<ds:datastoreItem xmlns:ds="http://schemas.openxmlformats.org/officeDocument/2006/customXml" ds:itemID="{60B04B33-A79F-2447-814B-C52B011F36AF}">
  <ds:schemaRefs>
    <ds:schemaRef ds:uri="http://schemas.openxmlformats.org/officeDocument/2006/bibliography"/>
  </ds:schemaRefs>
</ds:datastoreItem>
</file>

<file path=customXml/itemProps42.xml><?xml version="1.0" encoding="utf-8"?>
<ds:datastoreItem xmlns:ds="http://schemas.openxmlformats.org/officeDocument/2006/customXml" ds:itemID="{B9BD9D79-1C86-4BFB-864E-F908EB5D53F8}">
  <ds:schemaRefs>
    <ds:schemaRef ds:uri="http://schemas.openxmlformats.org/officeDocument/2006/bibliography"/>
  </ds:schemaRefs>
</ds:datastoreItem>
</file>

<file path=customXml/itemProps43.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44.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45.xml><?xml version="1.0" encoding="utf-8"?>
<ds:datastoreItem xmlns:ds="http://schemas.openxmlformats.org/officeDocument/2006/customXml" ds:itemID="{EB8E080C-0C93-5D4D-ACAA-B201B8DBA36F}">
  <ds:schemaRefs>
    <ds:schemaRef ds:uri="http://schemas.openxmlformats.org/officeDocument/2006/bibliography"/>
  </ds:schemaRefs>
</ds:datastoreItem>
</file>

<file path=customXml/itemProps46.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47.xml><?xml version="1.0" encoding="utf-8"?>
<ds:datastoreItem xmlns:ds="http://schemas.openxmlformats.org/officeDocument/2006/customXml" ds:itemID="{A91203D3-D637-F44E-A608-E1A0FC8F737C}">
  <ds:schemaRefs>
    <ds:schemaRef ds:uri="http://schemas.openxmlformats.org/officeDocument/2006/bibliography"/>
  </ds:schemaRefs>
</ds:datastoreItem>
</file>

<file path=customXml/itemProps48.xml><?xml version="1.0" encoding="utf-8"?>
<ds:datastoreItem xmlns:ds="http://schemas.openxmlformats.org/officeDocument/2006/customXml" ds:itemID="{28028FFE-85BE-C046-8BBF-D6486E20C6E9}">
  <ds:schemaRefs>
    <ds:schemaRef ds:uri="http://schemas.openxmlformats.org/officeDocument/2006/bibliography"/>
  </ds:schemaRefs>
</ds:datastoreItem>
</file>

<file path=customXml/itemProps49.xml><?xml version="1.0" encoding="utf-8"?>
<ds:datastoreItem xmlns:ds="http://schemas.openxmlformats.org/officeDocument/2006/customXml" ds:itemID="{0F984FE6-BFFA-2F43-B047-C6CE5D109665}">
  <ds:schemaRefs>
    <ds:schemaRef ds:uri="http://schemas.openxmlformats.org/officeDocument/2006/bibliography"/>
  </ds:schemaRefs>
</ds:datastoreItem>
</file>

<file path=customXml/itemProps5.xml><?xml version="1.0" encoding="utf-8"?>
<ds:datastoreItem xmlns:ds="http://schemas.openxmlformats.org/officeDocument/2006/customXml" ds:itemID="{8EF9988A-F68B-4B4D-A300-40DEC0AA1193}">
  <ds:schemaRefs>
    <ds:schemaRef ds:uri="http://schemas.openxmlformats.org/officeDocument/2006/bibliography"/>
  </ds:schemaRefs>
</ds:datastoreItem>
</file>

<file path=customXml/itemProps50.xml><?xml version="1.0" encoding="utf-8"?>
<ds:datastoreItem xmlns:ds="http://schemas.openxmlformats.org/officeDocument/2006/customXml" ds:itemID="{14E245BF-99CB-9B4F-B76C-57DCF40F0233}">
  <ds:schemaRefs>
    <ds:schemaRef ds:uri="http://schemas.openxmlformats.org/officeDocument/2006/bibliography"/>
  </ds:schemaRefs>
</ds:datastoreItem>
</file>

<file path=customXml/itemProps51.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52.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53.xml><?xml version="1.0" encoding="utf-8"?>
<ds:datastoreItem xmlns:ds="http://schemas.openxmlformats.org/officeDocument/2006/customXml" ds:itemID="{884E530C-9B5A-2542-B1B7-AE4C39479C03}">
  <ds:schemaRefs>
    <ds:schemaRef ds:uri="http://schemas.openxmlformats.org/officeDocument/2006/bibliography"/>
  </ds:schemaRefs>
</ds:datastoreItem>
</file>

<file path=customXml/itemProps54.xml><?xml version="1.0" encoding="utf-8"?>
<ds:datastoreItem xmlns:ds="http://schemas.openxmlformats.org/officeDocument/2006/customXml" ds:itemID="{43E08545-95C4-EE4F-876A-382FD15C68A9}">
  <ds:schemaRefs>
    <ds:schemaRef ds:uri="http://schemas.openxmlformats.org/officeDocument/2006/bibliography"/>
  </ds:schemaRefs>
</ds:datastoreItem>
</file>

<file path=customXml/itemProps55.xml><?xml version="1.0" encoding="utf-8"?>
<ds:datastoreItem xmlns:ds="http://schemas.openxmlformats.org/officeDocument/2006/customXml" ds:itemID="{603AA0EB-CB8B-D245-9DB1-E88BA66AF1D5}">
  <ds:schemaRefs>
    <ds:schemaRef ds:uri="http://schemas.openxmlformats.org/officeDocument/2006/bibliography"/>
  </ds:schemaRefs>
</ds:datastoreItem>
</file>

<file path=customXml/itemProps56.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57.xml><?xml version="1.0" encoding="utf-8"?>
<ds:datastoreItem xmlns:ds="http://schemas.openxmlformats.org/officeDocument/2006/customXml" ds:itemID="{DC6488A1-FE94-C046-8C43-9F37B91D079A}">
  <ds:schemaRefs>
    <ds:schemaRef ds:uri="http://schemas.openxmlformats.org/officeDocument/2006/bibliography"/>
  </ds:schemaRefs>
</ds:datastoreItem>
</file>

<file path=customXml/itemProps58.xml><?xml version="1.0" encoding="utf-8"?>
<ds:datastoreItem xmlns:ds="http://schemas.openxmlformats.org/officeDocument/2006/customXml" ds:itemID="{A7FB6EB3-D8F2-1D49-845C-649009287936}">
  <ds:schemaRefs>
    <ds:schemaRef ds:uri="http://schemas.openxmlformats.org/officeDocument/2006/bibliography"/>
  </ds:schemaRefs>
</ds:datastoreItem>
</file>

<file path=customXml/itemProps59.xml><?xml version="1.0" encoding="utf-8"?>
<ds:datastoreItem xmlns:ds="http://schemas.openxmlformats.org/officeDocument/2006/customXml" ds:itemID="{EED3D24B-6025-4645-A3FB-306F7D1BE419}">
  <ds:schemaRefs>
    <ds:schemaRef ds:uri="http://schemas.openxmlformats.org/officeDocument/2006/bibliography"/>
  </ds:schemaRefs>
</ds:datastoreItem>
</file>

<file path=customXml/itemProps6.xml><?xml version="1.0" encoding="utf-8"?>
<ds:datastoreItem xmlns:ds="http://schemas.openxmlformats.org/officeDocument/2006/customXml" ds:itemID="{A0913FD7-C518-4D94-9671-C57B9B532FFE}">
  <ds:schemaRefs>
    <ds:schemaRef ds:uri="http://schemas.openxmlformats.org/officeDocument/2006/bibliography"/>
  </ds:schemaRefs>
</ds:datastoreItem>
</file>

<file path=customXml/itemProps60.xml><?xml version="1.0" encoding="utf-8"?>
<ds:datastoreItem xmlns:ds="http://schemas.openxmlformats.org/officeDocument/2006/customXml" ds:itemID="{57348540-3D15-F647-92D8-A0E95DFDC457}">
  <ds:schemaRefs>
    <ds:schemaRef ds:uri="http://schemas.openxmlformats.org/officeDocument/2006/bibliography"/>
  </ds:schemaRefs>
</ds:datastoreItem>
</file>

<file path=customXml/itemProps61.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62.xml><?xml version="1.0" encoding="utf-8"?>
<ds:datastoreItem xmlns:ds="http://schemas.openxmlformats.org/officeDocument/2006/customXml" ds:itemID="{11E7E49C-831A-B844-B882-3FD892A1687C}">
  <ds:schemaRefs>
    <ds:schemaRef ds:uri="http://schemas.openxmlformats.org/officeDocument/2006/bibliography"/>
  </ds:schemaRefs>
</ds:datastoreItem>
</file>

<file path=customXml/itemProps63.xml><?xml version="1.0" encoding="utf-8"?>
<ds:datastoreItem xmlns:ds="http://schemas.openxmlformats.org/officeDocument/2006/customXml" ds:itemID="{1338D192-D762-4ED4-951A-7F3417AAB32C}">
  <ds:schemaRefs>
    <ds:schemaRef ds:uri="http://schemas.openxmlformats.org/officeDocument/2006/bibliography"/>
  </ds:schemaRefs>
</ds:datastoreItem>
</file>

<file path=customXml/itemProps64.xml><?xml version="1.0" encoding="utf-8"?>
<ds:datastoreItem xmlns:ds="http://schemas.openxmlformats.org/officeDocument/2006/customXml" ds:itemID="{2359E32F-E47F-3A4F-9410-C65261E75B65}">
  <ds:schemaRefs>
    <ds:schemaRef ds:uri="http://schemas.openxmlformats.org/officeDocument/2006/bibliography"/>
  </ds:schemaRefs>
</ds:datastoreItem>
</file>

<file path=customXml/itemProps65.xml><?xml version="1.0" encoding="utf-8"?>
<ds:datastoreItem xmlns:ds="http://schemas.openxmlformats.org/officeDocument/2006/customXml" ds:itemID="{40BCEBC3-F511-7A43-B685-CF2545B54A52}">
  <ds:schemaRefs>
    <ds:schemaRef ds:uri="http://schemas.openxmlformats.org/officeDocument/2006/bibliography"/>
  </ds:schemaRefs>
</ds:datastoreItem>
</file>

<file path=customXml/itemProps66.xml><?xml version="1.0" encoding="utf-8"?>
<ds:datastoreItem xmlns:ds="http://schemas.openxmlformats.org/officeDocument/2006/customXml" ds:itemID="{85BE5798-1BF9-9B4C-B4F6-E57B585E6C6A}">
  <ds:schemaRefs>
    <ds:schemaRef ds:uri="http://schemas.openxmlformats.org/officeDocument/2006/bibliography"/>
  </ds:schemaRefs>
</ds:datastoreItem>
</file>

<file path=customXml/itemProps67.xml><?xml version="1.0" encoding="utf-8"?>
<ds:datastoreItem xmlns:ds="http://schemas.openxmlformats.org/officeDocument/2006/customXml" ds:itemID="{04760A22-F2FD-4EED-AC29-64E6641BF7E4}">
  <ds:schemaRefs>
    <ds:schemaRef ds:uri="http://schemas.openxmlformats.org/officeDocument/2006/bibliography"/>
  </ds:schemaRefs>
</ds:datastoreItem>
</file>

<file path=customXml/itemProps68.xml><?xml version="1.0" encoding="utf-8"?>
<ds:datastoreItem xmlns:ds="http://schemas.openxmlformats.org/officeDocument/2006/customXml" ds:itemID="{FDE6D991-0BAE-0C4C-B4A0-DB6CA0F766D7}">
  <ds:schemaRefs>
    <ds:schemaRef ds:uri="http://schemas.openxmlformats.org/officeDocument/2006/bibliography"/>
  </ds:schemaRefs>
</ds:datastoreItem>
</file>

<file path=customXml/itemProps69.xml><?xml version="1.0" encoding="utf-8"?>
<ds:datastoreItem xmlns:ds="http://schemas.openxmlformats.org/officeDocument/2006/customXml" ds:itemID="{CBDB2246-FC52-164A-AA14-FDD725C74469}">
  <ds:schemaRefs>
    <ds:schemaRef ds:uri="http://schemas.openxmlformats.org/officeDocument/2006/bibliography"/>
  </ds:schemaRefs>
</ds:datastoreItem>
</file>

<file path=customXml/itemProps7.xml><?xml version="1.0" encoding="utf-8"?>
<ds:datastoreItem xmlns:ds="http://schemas.openxmlformats.org/officeDocument/2006/customXml" ds:itemID="{60FA28EB-5C68-B543-8429-ABFCF86FA720}">
  <ds:schemaRefs>
    <ds:schemaRef ds:uri="http://schemas.openxmlformats.org/officeDocument/2006/bibliography"/>
  </ds:schemaRefs>
</ds:datastoreItem>
</file>

<file path=customXml/itemProps70.xml><?xml version="1.0" encoding="utf-8"?>
<ds:datastoreItem xmlns:ds="http://schemas.openxmlformats.org/officeDocument/2006/customXml" ds:itemID="{1CB737FE-9C69-7B40-A5E1-D95C9BCE4A3E}">
  <ds:schemaRefs>
    <ds:schemaRef ds:uri="http://schemas.openxmlformats.org/officeDocument/2006/bibliography"/>
  </ds:schemaRefs>
</ds:datastoreItem>
</file>

<file path=customXml/itemProps71.xml><?xml version="1.0" encoding="utf-8"?>
<ds:datastoreItem xmlns:ds="http://schemas.openxmlformats.org/officeDocument/2006/customXml" ds:itemID="{BE7D7DE4-2ADC-D547-ABBD-5BAC5EC7FCD9}">
  <ds:schemaRefs>
    <ds:schemaRef ds:uri="http://schemas.openxmlformats.org/officeDocument/2006/bibliography"/>
  </ds:schemaRefs>
</ds:datastoreItem>
</file>

<file path=customXml/itemProps72.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73.xml><?xml version="1.0" encoding="utf-8"?>
<ds:datastoreItem xmlns:ds="http://schemas.openxmlformats.org/officeDocument/2006/customXml" ds:itemID="{1C55231C-5E00-4EB4-913F-A04AE9AB0D9E}">
  <ds:schemaRefs>
    <ds:schemaRef ds:uri="http://schemas.openxmlformats.org/officeDocument/2006/bibliography"/>
  </ds:schemaRefs>
</ds:datastoreItem>
</file>

<file path=customXml/itemProps74.xml><?xml version="1.0" encoding="utf-8"?>
<ds:datastoreItem xmlns:ds="http://schemas.openxmlformats.org/officeDocument/2006/customXml" ds:itemID="{73C1BD38-8CFB-4503-AA5D-FF9928779F83}">
  <ds:schemaRefs>
    <ds:schemaRef ds:uri="http://schemas.openxmlformats.org/officeDocument/2006/bibliography"/>
  </ds:schemaRefs>
</ds:datastoreItem>
</file>

<file path=customXml/itemProps75.xml><?xml version="1.0" encoding="utf-8"?>
<ds:datastoreItem xmlns:ds="http://schemas.openxmlformats.org/officeDocument/2006/customXml" ds:itemID="{A2547493-568C-6B44-8DE3-3409688C9E16}">
  <ds:schemaRefs>
    <ds:schemaRef ds:uri="http://schemas.openxmlformats.org/officeDocument/2006/bibliography"/>
  </ds:schemaRefs>
</ds:datastoreItem>
</file>

<file path=customXml/itemProps76.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77.xml><?xml version="1.0" encoding="utf-8"?>
<ds:datastoreItem xmlns:ds="http://schemas.openxmlformats.org/officeDocument/2006/customXml" ds:itemID="{AF6356BC-E56D-164D-A2AF-ABEFFB8FD044}">
  <ds:schemaRefs>
    <ds:schemaRef ds:uri="http://schemas.openxmlformats.org/officeDocument/2006/bibliography"/>
  </ds:schemaRefs>
</ds:datastoreItem>
</file>

<file path=customXml/itemProps78.xml><?xml version="1.0" encoding="utf-8"?>
<ds:datastoreItem xmlns:ds="http://schemas.openxmlformats.org/officeDocument/2006/customXml" ds:itemID="{28B4C9E1-314C-3C40-8A1D-36BC3493F04A}">
  <ds:schemaRefs>
    <ds:schemaRef ds:uri="http://schemas.openxmlformats.org/officeDocument/2006/bibliography"/>
  </ds:schemaRefs>
</ds:datastoreItem>
</file>

<file path=customXml/itemProps79.xml><?xml version="1.0" encoding="utf-8"?>
<ds:datastoreItem xmlns:ds="http://schemas.openxmlformats.org/officeDocument/2006/customXml" ds:itemID="{991F592E-F933-4375-B519-615794016228}">
  <ds:schemaRefs>
    <ds:schemaRef ds:uri="http://schemas.openxmlformats.org/officeDocument/2006/bibliography"/>
  </ds:schemaRefs>
</ds:datastoreItem>
</file>

<file path=customXml/itemProps8.xml><?xml version="1.0" encoding="utf-8"?>
<ds:datastoreItem xmlns:ds="http://schemas.openxmlformats.org/officeDocument/2006/customXml" ds:itemID="{8A7C0287-7DB6-234A-B4C1-9D7913BAB0FB}">
  <ds:schemaRefs>
    <ds:schemaRef ds:uri="http://schemas.openxmlformats.org/officeDocument/2006/bibliography"/>
  </ds:schemaRefs>
</ds:datastoreItem>
</file>

<file path=customXml/itemProps80.xml><?xml version="1.0" encoding="utf-8"?>
<ds:datastoreItem xmlns:ds="http://schemas.openxmlformats.org/officeDocument/2006/customXml" ds:itemID="{2F9F4FA8-43F3-4B4A-88BC-ABAD0F352D7F}">
  <ds:schemaRefs>
    <ds:schemaRef ds:uri="http://schemas.openxmlformats.org/officeDocument/2006/bibliography"/>
  </ds:schemaRefs>
</ds:datastoreItem>
</file>

<file path=customXml/itemProps81.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82.xml><?xml version="1.0" encoding="utf-8"?>
<ds:datastoreItem xmlns:ds="http://schemas.openxmlformats.org/officeDocument/2006/customXml" ds:itemID="{D954B857-8279-364D-9FD1-0494D22BD618}">
  <ds:schemaRefs>
    <ds:schemaRef ds:uri="http://schemas.openxmlformats.org/officeDocument/2006/bibliography"/>
  </ds:schemaRefs>
</ds:datastoreItem>
</file>

<file path=customXml/itemProps83.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84.xml><?xml version="1.0" encoding="utf-8"?>
<ds:datastoreItem xmlns:ds="http://schemas.openxmlformats.org/officeDocument/2006/customXml" ds:itemID="{19CAF0B3-6EF6-2A49-A449-A554C3E6F91E}">
  <ds:schemaRefs>
    <ds:schemaRef ds:uri="http://schemas.openxmlformats.org/officeDocument/2006/bibliography"/>
  </ds:schemaRefs>
</ds:datastoreItem>
</file>

<file path=customXml/itemProps85.xml><?xml version="1.0" encoding="utf-8"?>
<ds:datastoreItem xmlns:ds="http://schemas.openxmlformats.org/officeDocument/2006/customXml" ds:itemID="{5CEF70D1-44B1-6E41-B9ED-DF800441B1DD}">
  <ds:schemaRefs>
    <ds:schemaRef ds:uri="http://schemas.openxmlformats.org/officeDocument/2006/bibliography"/>
  </ds:schemaRefs>
</ds:datastoreItem>
</file>

<file path=customXml/itemProps86.xml><?xml version="1.0" encoding="utf-8"?>
<ds:datastoreItem xmlns:ds="http://schemas.openxmlformats.org/officeDocument/2006/customXml" ds:itemID="{7246B1DA-C1AC-490D-A383-A40C4AA28C89}">
  <ds:schemaRefs>
    <ds:schemaRef ds:uri="http://schemas.openxmlformats.org/officeDocument/2006/bibliography"/>
  </ds:schemaRefs>
</ds:datastoreItem>
</file>

<file path=customXml/itemProps87.xml><?xml version="1.0" encoding="utf-8"?>
<ds:datastoreItem xmlns:ds="http://schemas.openxmlformats.org/officeDocument/2006/customXml" ds:itemID="{BB3D6F7B-4E97-4C8C-AC59-49FDD04C2E69}">
  <ds:schemaRefs>
    <ds:schemaRef ds:uri="http://schemas.openxmlformats.org/officeDocument/2006/bibliography"/>
  </ds:schemaRefs>
</ds:datastoreItem>
</file>

<file path=customXml/itemProps88.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89.xml><?xml version="1.0" encoding="utf-8"?>
<ds:datastoreItem xmlns:ds="http://schemas.openxmlformats.org/officeDocument/2006/customXml" ds:itemID="{F8050C8F-8292-4721-95B8-B03F9E7B7499}">
  <ds:schemaRefs>
    <ds:schemaRef ds:uri="http://schemas.openxmlformats.org/officeDocument/2006/bibliography"/>
  </ds:schemaRefs>
</ds:datastoreItem>
</file>

<file path=customXml/itemProps9.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90.xml><?xml version="1.0" encoding="utf-8"?>
<ds:datastoreItem xmlns:ds="http://schemas.openxmlformats.org/officeDocument/2006/customXml" ds:itemID="{07B3F211-3607-4793-90CE-68EAF8098A12}">
  <ds:schemaRefs>
    <ds:schemaRef ds:uri="http://schemas.openxmlformats.org/officeDocument/2006/bibliography"/>
  </ds:schemaRefs>
</ds:datastoreItem>
</file>

<file path=customXml/itemProps91.xml><?xml version="1.0" encoding="utf-8"?>
<ds:datastoreItem xmlns:ds="http://schemas.openxmlformats.org/officeDocument/2006/customXml" ds:itemID="{4A264649-B531-4E99-BB9C-60136A6F5067}">
  <ds:schemaRefs>
    <ds:schemaRef ds:uri="http://schemas.openxmlformats.org/officeDocument/2006/bibliography"/>
  </ds:schemaRefs>
</ds:datastoreItem>
</file>

<file path=customXml/itemProps92.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93.xml><?xml version="1.0" encoding="utf-8"?>
<ds:datastoreItem xmlns:ds="http://schemas.openxmlformats.org/officeDocument/2006/customXml" ds:itemID="{C58115F6-10B7-FB49-8AB8-132D33BE7992}">
  <ds:schemaRefs>
    <ds:schemaRef ds:uri="http://schemas.openxmlformats.org/officeDocument/2006/bibliography"/>
  </ds:schemaRefs>
</ds:datastoreItem>
</file>

<file path=customXml/itemProps94.xml><?xml version="1.0" encoding="utf-8"?>
<ds:datastoreItem xmlns:ds="http://schemas.openxmlformats.org/officeDocument/2006/customXml" ds:itemID="{94D800E3-1647-4513-BD46-7E44FE06661D}">
  <ds:schemaRefs>
    <ds:schemaRef ds:uri="http://schemas.openxmlformats.org/officeDocument/2006/bibliography"/>
  </ds:schemaRefs>
</ds:datastoreItem>
</file>

<file path=customXml/itemProps95.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96.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97.xml><?xml version="1.0" encoding="utf-8"?>
<ds:datastoreItem xmlns:ds="http://schemas.openxmlformats.org/officeDocument/2006/customXml" ds:itemID="{6BC6950D-2C98-F140-B292-4AE5B31A58AD}">
  <ds:schemaRefs>
    <ds:schemaRef ds:uri="http://schemas.openxmlformats.org/officeDocument/2006/bibliography"/>
  </ds:schemaRefs>
</ds:datastoreItem>
</file>

<file path=customXml/itemProps98.xml><?xml version="1.0" encoding="utf-8"?>
<ds:datastoreItem xmlns:ds="http://schemas.openxmlformats.org/officeDocument/2006/customXml" ds:itemID="{8CAAD9C2-B4BA-3D41-A72C-7407044A171C}">
  <ds:schemaRefs>
    <ds:schemaRef ds:uri="http://schemas.openxmlformats.org/officeDocument/2006/bibliography"/>
  </ds:schemaRefs>
</ds:datastoreItem>
</file>

<file path=customXml/itemProps99.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109</Pages>
  <Words>30604</Words>
  <Characters>174448</Characters>
  <Application>Microsoft Macintosh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Chang Kim</cp:lastModifiedBy>
  <cp:revision>2</cp:revision>
  <cp:lastPrinted>2015-06-03T16:15:00Z</cp:lastPrinted>
  <dcterms:created xsi:type="dcterms:W3CDTF">2016-06-08T19:14:00Z</dcterms:created>
  <dcterms:modified xsi:type="dcterms:W3CDTF">2016-06-08T19:14:00Z</dcterms:modified>
</cp:coreProperties>
</file>