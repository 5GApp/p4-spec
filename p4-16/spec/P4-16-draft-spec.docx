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465E716C" w:rsidR="009C0CD9" w:rsidRDefault="00CC258C" w:rsidP="00CC258C">
      <w:pPr>
        <w:pStyle w:val="Title"/>
      </w:pPr>
      <w:r>
        <w:t>P</w:t>
      </w:r>
      <w:bookmarkStart w:id="0" w:name="_Ref445810772"/>
      <w:bookmarkEnd w:id="0"/>
      <w:r>
        <w:t>4</w:t>
      </w:r>
      <w:del w:id="1" w:author="Mihai Budiu" w:date="2016-10-19T09:23:00Z">
        <w:r w:rsidR="00075116" w:rsidDel="004515D3">
          <w:delText>-</w:delText>
        </w:r>
      </w:del>
      <w:r w:rsidR="00075116" w:rsidRPr="004515D3">
        <w:rPr>
          <w:vertAlign w:val="subscript"/>
          <w:rPrChange w:id="2" w:author="Mihai Budiu" w:date="2016-10-20T08:46:00Z">
            <w:rPr/>
          </w:rPrChange>
        </w:rPr>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24D384E7" w:rsidR="00D77F84" w:rsidRDefault="009802FE" w:rsidP="00D77F84">
      <w:del w:id="3" w:author="Mihai Budiu" w:date="2016-10-07T10:42:00Z">
        <w:r w:rsidDel="00CB38D3">
          <w:delText xml:space="preserve">September </w:delText>
        </w:r>
      </w:del>
      <w:ins w:id="4" w:author="Mihai Budiu" w:date="2016-10-07T10:42:00Z">
        <w:r w:rsidR="00CB38D3">
          <w:t xml:space="preserve">October </w:t>
        </w:r>
      </w:ins>
      <w:del w:id="5" w:author="Mihai Budiu" w:date="2016-09-26T09:16:00Z">
        <w:r w:rsidDel="008B35BA">
          <w:delText>13</w:delText>
        </w:r>
      </w:del>
      <w:ins w:id="6" w:author="Mihai Budiu" w:date="2016-10-13T10:43:00Z">
        <w:r w:rsidR="00D1402C">
          <w:t>20</w:t>
        </w:r>
      </w:ins>
      <w:r w:rsidR="00C0076B">
        <w:t>,</w:t>
      </w:r>
      <w:r w:rsidR="00D77F84">
        <w:t xml:space="preserve"> 201</w:t>
      </w:r>
      <w:r w:rsidR="00AC1B40">
        <w:t>6</w:t>
      </w:r>
    </w:p>
    <w:p w14:paraId="7E56971B" w14:textId="77777777" w:rsidR="002A675A" w:rsidRDefault="002A675A" w:rsidP="002A675A">
      <w:pPr>
        <w:pStyle w:val="Heading1"/>
      </w:pPr>
      <w:bookmarkStart w:id="7" w:name="_Toc417920550"/>
      <w:bookmarkStart w:id="8" w:name="_Toc445799295"/>
      <w:bookmarkStart w:id="9" w:name="_Ref446166284"/>
      <w:bookmarkStart w:id="10" w:name="_Toc447898965"/>
      <w:bookmarkStart w:id="11" w:name="_Toc462644740"/>
      <w:bookmarkStart w:id="12" w:name="_Toc463614832"/>
      <w:bookmarkStart w:id="13" w:name="_Toc464718885"/>
      <w:r>
        <w:t>Abstract</w:t>
      </w:r>
      <w:bookmarkStart w:id="14" w:name="_GoBack"/>
      <w:bookmarkEnd w:id="7"/>
      <w:bookmarkEnd w:id="8"/>
      <w:bookmarkEnd w:id="9"/>
      <w:bookmarkEnd w:id="10"/>
      <w:bookmarkEnd w:id="11"/>
      <w:bookmarkEnd w:id="12"/>
      <w:bookmarkEnd w:id="13"/>
      <w:bookmarkEnd w:id="14"/>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del w:id="15" w:author="Mihai Budiu" w:date="2016-10-19T09:21:00Z">
        <w:r w:rsidR="00075116" w:rsidDel="004515D3">
          <w:delText>-</w:delText>
        </w:r>
      </w:del>
      <w:r w:rsidR="00075116" w:rsidRPr="004515D3">
        <w:rPr>
          <w:vertAlign w:val="subscript"/>
          <w:rPrChange w:id="16" w:author="Mihai Budiu" w:date="2016-10-20T08:46:00Z">
            <w:rPr/>
          </w:rPrChange>
        </w:rPr>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17" w:name="_Toc445799296"/>
      <w:bookmarkStart w:id="18" w:name="_Toc447898966"/>
      <w:bookmarkStart w:id="19" w:name="_Toc462644741"/>
      <w:bookmarkStart w:id="20" w:name="_Toc463614833"/>
      <w:bookmarkStart w:id="21" w:name="_Toc464718886"/>
      <w:r w:rsidRPr="00AC34F6">
        <w:rPr>
          <w:rStyle w:val="Heading1Char"/>
        </w:rPr>
        <w:t>Table of Contents</w:t>
      </w:r>
      <w:bookmarkEnd w:id="17"/>
      <w:bookmarkEnd w:id="18"/>
      <w:bookmarkEnd w:id="19"/>
      <w:bookmarkEnd w:id="20"/>
      <w:bookmarkEnd w:id="21"/>
    </w:p>
    <w:p w14:paraId="497E8727" w14:textId="0DA3466D" w:rsidR="00B17E93"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718885" w:history="1">
        <w:r w:rsidR="00B17E93" w:rsidRPr="001C441B">
          <w:rPr>
            <w:rStyle w:val="Hyperlink"/>
            <w:noProof/>
          </w:rPr>
          <w:t>1</w:t>
        </w:r>
        <w:r w:rsidR="00B17E93">
          <w:rPr>
            <w:rFonts w:asciiTheme="minorHAnsi" w:eastAsiaTheme="minorEastAsia" w:hAnsiTheme="minorHAnsi" w:cstheme="minorBidi"/>
            <w:noProof/>
            <w:sz w:val="22"/>
            <w:szCs w:val="22"/>
          </w:rPr>
          <w:tab/>
        </w:r>
        <w:r w:rsidR="00B17E93" w:rsidRPr="001C441B">
          <w:rPr>
            <w:rStyle w:val="Hyperlink"/>
            <w:noProof/>
          </w:rPr>
          <w:t>Abstract</w:t>
        </w:r>
        <w:r w:rsidR="00B17E93">
          <w:rPr>
            <w:noProof/>
            <w:webHidden/>
          </w:rPr>
          <w:tab/>
        </w:r>
        <w:r w:rsidR="00B17E93">
          <w:rPr>
            <w:noProof/>
            <w:webHidden/>
          </w:rPr>
          <w:fldChar w:fldCharType="begin"/>
        </w:r>
        <w:r w:rsidR="00B17E93">
          <w:rPr>
            <w:noProof/>
            <w:webHidden/>
          </w:rPr>
          <w:instrText xml:space="preserve"> PAGEREF _Toc464718885 \h </w:instrText>
        </w:r>
        <w:r w:rsidR="00B17E93">
          <w:rPr>
            <w:noProof/>
            <w:webHidden/>
          </w:rPr>
        </w:r>
        <w:r w:rsidR="00B17E93">
          <w:rPr>
            <w:noProof/>
            <w:webHidden/>
          </w:rPr>
          <w:fldChar w:fldCharType="separate"/>
        </w:r>
        <w:r w:rsidR="00B17E93">
          <w:rPr>
            <w:noProof/>
            <w:webHidden/>
          </w:rPr>
          <w:t>1</w:t>
        </w:r>
        <w:r w:rsidR="00B17E93">
          <w:rPr>
            <w:noProof/>
            <w:webHidden/>
          </w:rPr>
          <w:fldChar w:fldCharType="end"/>
        </w:r>
      </w:hyperlink>
    </w:p>
    <w:p w14:paraId="1613C866" w14:textId="553A1605" w:rsidR="00B17E93" w:rsidRDefault="00B17E93">
      <w:pPr>
        <w:pStyle w:val="TOC1"/>
        <w:rPr>
          <w:rFonts w:asciiTheme="minorHAnsi" w:eastAsiaTheme="minorEastAsia" w:hAnsiTheme="minorHAnsi" w:cstheme="minorBidi"/>
          <w:noProof/>
          <w:sz w:val="22"/>
          <w:szCs w:val="22"/>
        </w:rPr>
      </w:pPr>
      <w:hyperlink w:anchor="_Toc464718886" w:history="1">
        <w:r w:rsidRPr="001C441B">
          <w:rPr>
            <w:rStyle w:val="Hyperlink"/>
            <w:noProof/>
          </w:rPr>
          <w:t>Table of Contents</w:t>
        </w:r>
        <w:r>
          <w:rPr>
            <w:noProof/>
            <w:webHidden/>
          </w:rPr>
          <w:tab/>
        </w:r>
        <w:r>
          <w:rPr>
            <w:noProof/>
            <w:webHidden/>
          </w:rPr>
          <w:fldChar w:fldCharType="begin"/>
        </w:r>
        <w:r>
          <w:rPr>
            <w:noProof/>
            <w:webHidden/>
          </w:rPr>
          <w:instrText xml:space="preserve"> PAGEREF _Toc464718886 \h </w:instrText>
        </w:r>
        <w:r>
          <w:rPr>
            <w:noProof/>
            <w:webHidden/>
          </w:rPr>
        </w:r>
        <w:r>
          <w:rPr>
            <w:noProof/>
            <w:webHidden/>
          </w:rPr>
          <w:fldChar w:fldCharType="separate"/>
        </w:r>
        <w:r>
          <w:rPr>
            <w:noProof/>
            <w:webHidden/>
          </w:rPr>
          <w:t>1</w:t>
        </w:r>
        <w:r>
          <w:rPr>
            <w:noProof/>
            <w:webHidden/>
          </w:rPr>
          <w:fldChar w:fldCharType="end"/>
        </w:r>
      </w:hyperlink>
    </w:p>
    <w:p w14:paraId="0FFBB3BE" w14:textId="2AC407A0" w:rsidR="00B17E93" w:rsidRDefault="00B17E93">
      <w:pPr>
        <w:pStyle w:val="TOC1"/>
        <w:rPr>
          <w:rFonts w:asciiTheme="minorHAnsi" w:eastAsiaTheme="minorEastAsia" w:hAnsiTheme="minorHAnsi" w:cstheme="minorBidi"/>
          <w:noProof/>
          <w:sz w:val="22"/>
          <w:szCs w:val="22"/>
        </w:rPr>
      </w:pPr>
      <w:hyperlink w:anchor="_Toc464718887" w:history="1">
        <w:r w:rsidRPr="001C441B">
          <w:rPr>
            <w:rStyle w:val="Hyperlink"/>
            <w:noProof/>
          </w:rPr>
          <w:t>2</w:t>
        </w:r>
        <w:r>
          <w:rPr>
            <w:rFonts w:asciiTheme="minorHAnsi" w:eastAsiaTheme="minorEastAsia" w:hAnsiTheme="minorHAnsi" w:cstheme="minorBidi"/>
            <w:noProof/>
            <w:sz w:val="22"/>
            <w:szCs w:val="22"/>
          </w:rPr>
          <w:tab/>
        </w:r>
        <w:r w:rsidRPr="001C441B">
          <w:rPr>
            <w:rStyle w:val="Hyperlink"/>
            <w:noProof/>
          </w:rPr>
          <w:t>Scope</w:t>
        </w:r>
        <w:r>
          <w:rPr>
            <w:noProof/>
            <w:webHidden/>
          </w:rPr>
          <w:tab/>
        </w:r>
        <w:r>
          <w:rPr>
            <w:noProof/>
            <w:webHidden/>
          </w:rPr>
          <w:fldChar w:fldCharType="begin"/>
        </w:r>
        <w:r>
          <w:rPr>
            <w:noProof/>
            <w:webHidden/>
          </w:rPr>
          <w:instrText xml:space="preserve"> PAGEREF _Toc464718887 \h </w:instrText>
        </w:r>
        <w:r>
          <w:rPr>
            <w:noProof/>
            <w:webHidden/>
          </w:rPr>
        </w:r>
        <w:r>
          <w:rPr>
            <w:noProof/>
            <w:webHidden/>
          </w:rPr>
          <w:fldChar w:fldCharType="separate"/>
        </w:r>
        <w:r>
          <w:rPr>
            <w:noProof/>
            <w:webHidden/>
          </w:rPr>
          <w:t>6</w:t>
        </w:r>
        <w:r>
          <w:rPr>
            <w:noProof/>
            <w:webHidden/>
          </w:rPr>
          <w:fldChar w:fldCharType="end"/>
        </w:r>
      </w:hyperlink>
    </w:p>
    <w:p w14:paraId="462B4CD3" w14:textId="7104E4DA" w:rsidR="00B17E93" w:rsidRDefault="00B17E93">
      <w:pPr>
        <w:pStyle w:val="TOC1"/>
        <w:rPr>
          <w:rFonts w:asciiTheme="minorHAnsi" w:eastAsiaTheme="minorEastAsia" w:hAnsiTheme="minorHAnsi" w:cstheme="minorBidi"/>
          <w:noProof/>
          <w:sz w:val="22"/>
          <w:szCs w:val="22"/>
        </w:rPr>
      </w:pPr>
      <w:hyperlink w:anchor="_Toc464718888" w:history="1">
        <w:r w:rsidRPr="001C441B">
          <w:rPr>
            <w:rStyle w:val="Hyperlink"/>
            <w:noProof/>
          </w:rPr>
          <w:t>3</w:t>
        </w:r>
        <w:r>
          <w:rPr>
            <w:rFonts w:asciiTheme="minorHAnsi" w:eastAsiaTheme="minorEastAsia" w:hAnsiTheme="minorHAnsi" w:cstheme="minorBidi"/>
            <w:noProof/>
            <w:sz w:val="22"/>
            <w:szCs w:val="22"/>
          </w:rPr>
          <w:tab/>
        </w:r>
        <w:r w:rsidRPr="001C441B">
          <w:rPr>
            <w:rStyle w:val="Hyperlink"/>
            <w:noProof/>
          </w:rPr>
          <w:t>Normative References</w:t>
        </w:r>
        <w:r>
          <w:rPr>
            <w:noProof/>
            <w:webHidden/>
          </w:rPr>
          <w:tab/>
        </w:r>
        <w:r>
          <w:rPr>
            <w:noProof/>
            <w:webHidden/>
          </w:rPr>
          <w:fldChar w:fldCharType="begin"/>
        </w:r>
        <w:r>
          <w:rPr>
            <w:noProof/>
            <w:webHidden/>
          </w:rPr>
          <w:instrText xml:space="preserve"> PAGEREF _Toc464718888 \h </w:instrText>
        </w:r>
        <w:r>
          <w:rPr>
            <w:noProof/>
            <w:webHidden/>
          </w:rPr>
        </w:r>
        <w:r>
          <w:rPr>
            <w:noProof/>
            <w:webHidden/>
          </w:rPr>
          <w:fldChar w:fldCharType="separate"/>
        </w:r>
        <w:r>
          <w:rPr>
            <w:noProof/>
            <w:webHidden/>
          </w:rPr>
          <w:t>6</w:t>
        </w:r>
        <w:r>
          <w:rPr>
            <w:noProof/>
            <w:webHidden/>
          </w:rPr>
          <w:fldChar w:fldCharType="end"/>
        </w:r>
      </w:hyperlink>
    </w:p>
    <w:p w14:paraId="062F1B77" w14:textId="516CAAC1" w:rsidR="00B17E93" w:rsidRDefault="00B17E93">
      <w:pPr>
        <w:pStyle w:val="TOC1"/>
        <w:rPr>
          <w:rFonts w:asciiTheme="minorHAnsi" w:eastAsiaTheme="minorEastAsia" w:hAnsiTheme="minorHAnsi" w:cstheme="minorBidi"/>
          <w:noProof/>
          <w:sz w:val="22"/>
          <w:szCs w:val="22"/>
        </w:rPr>
      </w:pPr>
      <w:hyperlink w:anchor="_Toc464718889" w:history="1">
        <w:r w:rsidRPr="001C441B">
          <w:rPr>
            <w:rStyle w:val="Hyperlink"/>
            <w:noProof/>
          </w:rPr>
          <w:t>4</w:t>
        </w:r>
        <w:r>
          <w:rPr>
            <w:rFonts w:asciiTheme="minorHAnsi" w:eastAsiaTheme="minorEastAsia" w:hAnsiTheme="minorHAnsi" w:cstheme="minorBidi"/>
            <w:noProof/>
            <w:sz w:val="22"/>
            <w:szCs w:val="22"/>
          </w:rPr>
          <w:tab/>
        </w:r>
        <w:r w:rsidRPr="001C441B">
          <w:rPr>
            <w:rStyle w:val="Hyperlink"/>
            <w:noProof/>
          </w:rPr>
          <w:t>Terms, definitions, and symbols</w:t>
        </w:r>
        <w:r>
          <w:rPr>
            <w:noProof/>
            <w:webHidden/>
          </w:rPr>
          <w:tab/>
        </w:r>
        <w:r>
          <w:rPr>
            <w:noProof/>
            <w:webHidden/>
          </w:rPr>
          <w:fldChar w:fldCharType="begin"/>
        </w:r>
        <w:r>
          <w:rPr>
            <w:noProof/>
            <w:webHidden/>
          </w:rPr>
          <w:instrText xml:space="preserve"> PAGEREF _Toc464718889 \h </w:instrText>
        </w:r>
        <w:r>
          <w:rPr>
            <w:noProof/>
            <w:webHidden/>
          </w:rPr>
        </w:r>
        <w:r>
          <w:rPr>
            <w:noProof/>
            <w:webHidden/>
          </w:rPr>
          <w:fldChar w:fldCharType="separate"/>
        </w:r>
        <w:r>
          <w:rPr>
            <w:noProof/>
            <w:webHidden/>
          </w:rPr>
          <w:t>6</w:t>
        </w:r>
        <w:r>
          <w:rPr>
            <w:noProof/>
            <w:webHidden/>
          </w:rPr>
          <w:fldChar w:fldCharType="end"/>
        </w:r>
      </w:hyperlink>
    </w:p>
    <w:p w14:paraId="583D4B6B" w14:textId="4B139E48" w:rsidR="00B17E93" w:rsidRDefault="00B17E93">
      <w:pPr>
        <w:pStyle w:val="TOC1"/>
        <w:rPr>
          <w:rFonts w:asciiTheme="minorHAnsi" w:eastAsiaTheme="minorEastAsia" w:hAnsiTheme="minorHAnsi" w:cstheme="minorBidi"/>
          <w:noProof/>
          <w:sz w:val="22"/>
          <w:szCs w:val="22"/>
        </w:rPr>
      </w:pPr>
      <w:hyperlink w:anchor="_Toc464718890" w:history="1">
        <w:r w:rsidRPr="001C441B">
          <w:rPr>
            <w:rStyle w:val="Hyperlink"/>
            <w:noProof/>
          </w:rPr>
          <w:t>5</w:t>
        </w:r>
        <w:r>
          <w:rPr>
            <w:rFonts w:asciiTheme="minorHAnsi" w:eastAsiaTheme="minorEastAsia" w:hAnsiTheme="minorHAnsi" w:cstheme="minorBidi"/>
            <w:noProof/>
            <w:sz w:val="22"/>
            <w:szCs w:val="22"/>
          </w:rPr>
          <w:tab/>
        </w:r>
        <w:r w:rsidRPr="001C441B">
          <w:rPr>
            <w:rStyle w:val="Hyperlink"/>
            <w:noProof/>
          </w:rPr>
          <w:t>Overview</w:t>
        </w:r>
        <w:r>
          <w:rPr>
            <w:noProof/>
            <w:webHidden/>
          </w:rPr>
          <w:tab/>
        </w:r>
        <w:r>
          <w:rPr>
            <w:noProof/>
            <w:webHidden/>
          </w:rPr>
          <w:fldChar w:fldCharType="begin"/>
        </w:r>
        <w:r>
          <w:rPr>
            <w:noProof/>
            <w:webHidden/>
          </w:rPr>
          <w:instrText xml:space="preserve"> PAGEREF _Toc464718890 \h </w:instrText>
        </w:r>
        <w:r>
          <w:rPr>
            <w:noProof/>
            <w:webHidden/>
          </w:rPr>
        </w:r>
        <w:r>
          <w:rPr>
            <w:noProof/>
            <w:webHidden/>
          </w:rPr>
          <w:fldChar w:fldCharType="separate"/>
        </w:r>
        <w:r>
          <w:rPr>
            <w:noProof/>
            <w:webHidden/>
          </w:rPr>
          <w:t>7</w:t>
        </w:r>
        <w:r>
          <w:rPr>
            <w:noProof/>
            <w:webHidden/>
          </w:rPr>
          <w:fldChar w:fldCharType="end"/>
        </w:r>
      </w:hyperlink>
    </w:p>
    <w:p w14:paraId="428321A3" w14:textId="0532ED3B" w:rsidR="00B17E93" w:rsidRDefault="00B17E93">
      <w:pPr>
        <w:pStyle w:val="TOC2"/>
        <w:rPr>
          <w:rFonts w:asciiTheme="minorHAnsi" w:eastAsiaTheme="minorEastAsia" w:hAnsiTheme="minorHAnsi" w:cstheme="minorBidi"/>
          <w:noProof/>
          <w:sz w:val="22"/>
          <w:szCs w:val="22"/>
        </w:rPr>
      </w:pPr>
      <w:hyperlink w:anchor="_Toc464718891" w:history="1">
        <w:r w:rsidRPr="001C441B">
          <w:rPr>
            <w:rStyle w:val="Hyperlink"/>
            <w:noProof/>
          </w:rPr>
          <w:t>5.1</w:t>
        </w:r>
        <w:r>
          <w:rPr>
            <w:rFonts w:asciiTheme="minorHAnsi" w:eastAsiaTheme="minorEastAsia" w:hAnsiTheme="minorHAnsi" w:cstheme="minorBidi"/>
            <w:noProof/>
            <w:sz w:val="22"/>
            <w:szCs w:val="22"/>
          </w:rPr>
          <w:tab/>
        </w:r>
        <w:r w:rsidRPr="001C441B">
          <w:rPr>
            <w:rStyle w:val="Hyperlink"/>
            <w:noProof/>
          </w:rPr>
          <w:t>Benefits of P4</w:t>
        </w:r>
        <w:r>
          <w:rPr>
            <w:noProof/>
            <w:webHidden/>
          </w:rPr>
          <w:tab/>
        </w:r>
        <w:r>
          <w:rPr>
            <w:noProof/>
            <w:webHidden/>
          </w:rPr>
          <w:fldChar w:fldCharType="begin"/>
        </w:r>
        <w:r>
          <w:rPr>
            <w:noProof/>
            <w:webHidden/>
          </w:rPr>
          <w:instrText xml:space="preserve"> PAGEREF _Toc464718891 \h </w:instrText>
        </w:r>
        <w:r>
          <w:rPr>
            <w:noProof/>
            <w:webHidden/>
          </w:rPr>
        </w:r>
        <w:r>
          <w:rPr>
            <w:noProof/>
            <w:webHidden/>
          </w:rPr>
          <w:fldChar w:fldCharType="separate"/>
        </w:r>
        <w:r>
          <w:rPr>
            <w:noProof/>
            <w:webHidden/>
          </w:rPr>
          <w:t>10</w:t>
        </w:r>
        <w:r>
          <w:rPr>
            <w:noProof/>
            <w:webHidden/>
          </w:rPr>
          <w:fldChar w:fldCharType="end"/>
        </w:r>
      </w:hyperlink>
    </w:p>
    <w:p w14:paraId="3BAE34EB" w14:textId="452C856F" w:rsidR="00B17E93" w:rsidRDefault="00B17E93">
      <w:pPr>
        <w:pStyle w:val="TOC2"/>
        <w:rPr>
          <w:rFonts w:asciiTheme="minorHAnsi" w:eastAsiaTheme="minorEastAsia" w:hAnsiTheme="minorHAnsi" w:cstheme="minorBidi"/>
          <w:noProof/>
          <w:sz w:val="22"/>
          <w:szCs w:val="22"/>
        </w:rPr>
      </w:pPr>
      <w:hyperlink w:anchor="_Toc464718892" w:history="1">
        <w:r w:rsidRPr="001C441B">
          <w:rPr>
            <w:rStyle w:val="Hyperlink"/>
            <w:noProof/>
          </w:rPr>
          <w:t>5.2</w:t>
        </w:r>
        <w:r>
          <w:rPr>
            <w:rFonts w:asciiTheme="minorHAnsi" w:eastAsiaTheme="minorEastAsia" w:hAnsiTheme="minorHAnsi" w:cstheme="minorBidi"/>
            <w:noProof/>
            <w:sz w:val="22"/>
            <w:szCs w:val="22"/>
          </w:rPr>
          <w:tab/>
        </w:r>
        <w:r w:rsidRPr="001C441B">
          <w:rPr>
            <w:rStyle w:val="Hyperlink"/>
            <w:noProof/>
          </w:rPr>
          <w:t>P4 language evolution: comparison to versions P4</w:t>
        </w:r>
        <w:r w:rsidRPr="001C441B">
          <w:rPr>
            <w:rStyle w:val="Hyperlink"/>
            <w:noProof/>
            <w:vertAlign w:val="subscript"/>
          </w:rPr>
          <w:t>14</w:t>
        </w:r>
        <w:r w:rsidRPr="001C441B">
          <w:rPr>
            <w:rStyle w:val="Hyperlink"/>
            <w:noProof/>
          </w:rPr>
          <w:t xml:space="preserve"> (v1.0/v1.1)</w:t>
        </w:r>
        <w:r>
          <w:rPr>
            <w:noProof/>
            <w:webHidden/>
          </w:rPr>
          <w:tab/>
        </w:r>
        <w:r>
          <w:rPr>
            <w:noProof/>
            <w:webHidden/>
          </w:rPr>
          <w:fldChar w:fldCharType="begin"/>
        </w:r>
        <w:r>
          <w:rPr>
            <w:noProof/>
            <w:webHidden/>
          </w:rPr>
          <w:instrText xml:space="preserve"> PAGEREF _Toc464718892 \h </w:instrText>
        </w:r>
        <w:r>
          <w:rPr>
            <w:noProof/>
            <w:webHidden/>
          </w:rPr>
        </w:r>
        <w:r>
          <w:rPr>
            <w:noProof/>
            <w:webHidden/>
          </w:rPr>
          <w:fldChar w:fldCharType="separate"/>
        </w:r>
        <w:r>
          <w:rPr>
            <w:noProof/>
            <w:webHidden/>
          </w:rPr>
          <w:t>10</w:t>
        </w:r>
        <w:r>
          <w:rPr>
            <w:noProof/>
            <w:webHidden/>
          </w:rPr>
          <w:fldChar w:fldCharType="end"/>
        </w:r>
      </w:hyperlink>
    </w:p>
    <w:p w14:paraId="2530F8E2" w14:textId="31FB5683" w:rsidR="00B17E93" w:rsidRDefault="00B17E93">
      <w:pPr>
        <w:pStyle w:val="TOC1"/>
        <w:rPr>
          <w:rFonts w:asciiTheme="minorHAnsi" w:eastAsiaTheme="minorEastAsia" w:hAnsiTheme="minorHAnsi" w:cstheme="minorBidi"/>
          <w:noProof/>
          <w:sz w:val="22"/>
          <w:szCs w:val="22"/>
        </w:rPr>
      </w:pPr>
      <w:hyperlink w:anchor="_Toc464718893" w:history="1">
        <w:r w:rsidRPr="001C441B">
          <w:rPr>
            <w:rStyle w:val="Hyperlink"/>
            <w:noProof/>
          </w:rPr>
          <w:t>6</w:t>
        </w:r>
        <w:r>
          <w:rPr>
            <w:rFonts w:asciiTheme="minorHAnsi" w:eastAsiaTheme="minorEastAsia" w:hAnsiTheme="minorHAnsi" w:cstheme="minorBidi"/>
            <w:noProof/>
            <w:sz w:val="22"/>
            <w:szCs w:val="22"/>
          </w:rPr>
          <w:tab/>
        </w:r>
        <w:r w:rsidRPr="001C441B">
          <w:rPr>
            <w:rStyle w:val="Hyperlink"/>
            <w:noProof/>
          </w:rPr>
          <w:t>Data Plane interfaces and the Architecture Model</w:t>
        </w:r>
        <w:r>
          <w:rPr>
            <w:noProof/>
            <w:webHidden/>
          </w:rPr>
          <w:tab/>
        </w:r>
        <w:r>
          <w:rPr>
            <w:noProof/>
            <w:webHidden/>
          </w:rPr>
          <w:fldChar w:fldCharType="begin"/>
        </w:r>
        <w:r>
          <w:rPr>
            <w:noProof/>
            <w:webHidden/>
          </w:rPr>
          <w:instrText xml:space="preserve"> PAGEREF _Toc464718893 \h </w:instrText>
        </w:r>
        <w:r>
          <w:rPr>
            <w:noProof/>
            <w:webHidden/>
          </w:rPr>
        </w:r>
        <w:r>
          <w:rPr>
            <w:noProof/>
            <w:webHidden/>
          </w:rPr>
          <w:fldChar w:fldCharType="separate"/>
        </w:r>
        <w:r>
          <w:rPr>
            <w:noProof/>
            <w:webHidden/>
          </w:rPr>
          <w:t>11</w:t>
        </w:r>
        <w:r>
          <w:rPr>
            <w:noProof/>
            <w:webHidden/>
          </w:rPr>
          <w:fldChar w:fldCharType="end"/>
        </w:r>
      </w:hyperlink>
    </w:p>
    <w:p w14:paraId="62C8C3F3" w14:textId="469D4048" w:rsidR="00B17E93" w:rsidRDefault="00B17E93">
      <w:pPr>
        <w:pStyle w:val="TOC2"/>
        <w:rPr>
          <w:rFonts w:asciiTheme="minorHAnsi" w:eastAsiaTheme="minorEastAsia" w:hAnsiTheme="minorHAnsi" w:cstheme="minorBidi"/>
          <w:noProof/>
          <w:sz w:val="22"/>
          <w:szCs w:val="22"/>
        </w:rPr>
      </w:pPr>
      <w:hyperlink w:anchor="_Toc464718894" w:history="1">
        <w:r w:rsidRPr="001C441B">
          <w:rPr>
            <w:rStyle w:val="Hyperlink"/>
            <w:noProof/>
          </w:rPr>
          <w:t>6.1</w:t>
        </w:r>
        <w:r>
          <w:rPr>
            <w:rFonts w:asciiTheme="minorHAnsi" w:eastAsiaTheme="minorEastAsia" w:hAnsiTheme="minorHAnsi" w:cstheme="minorBidi"/>
            <w:noProof/>
            <w:sz w:val="22"/>
            <w:szCs w:val="22"/>
          </w:rPr>
          <w:tab/>
        </w:r>
        <w:r w:rsidRPr="001C441B">
          <w:rPr>
            <w:rStyle w:val="Hyperlink"/>
            <w:noProof/>
          </w:rPr>
          <w:t>The architecture</w:t>
        </w:r>
        <w:r>
          <w:rPr>
            <w:noProof/>
            <w:webHidden/>
          </w:rPr>
          <w:tab/>
        </w:r>
        <w:r>
          <w:rPr>
            <w:noProof/>
            <w:webHidden/>
          </w:rPr>
          <w:fldChar w:fldCharType="begin"/>
        </w:r>
        <w:r>
          <w:rPr>
            <w:noProof/>
            <w:webHidden/>
          </w:rPr>
          <w:instrText xml:space="preserve"> PAGEREF _Toc464718894 \h </w:instrText>
        </w:r>
        <w:r>
          <w:rPr>
            <w:noProof/>
            <w:webHidden/>
          </w:rPr>
        </w:r>
        <w:r>
          <w:rPr>
            <w:noProof/>
            <w:webHidden/>
          </w:rPr>
          <w:fldChar w:fldCharType="separate"/>
        </w:r>
        <w:r>
          <w:rPr>
            <w:noProof/>
            <w:webHidden/>
          </w:rPr>
          <w:t>11</w:t>
        </w:r>
        <w:r>
          <w:rPr>
            <w:noProof/>
            <w:webHidden/>
          </w:rPr>
          <w:fldChar w:fldCharType="end"/>
        </w:r>
      </w:hyperlink>
    </w:p>
    <w:p w14:paraId="4B1236EA" w14:textId="72A01F90" w:rsidR="00B17E93" w:rsidRDefault="00B17E93">
      <w:pPr>
        <w:pStyle w:val="TOC2"/>
        <w:rPr>
          <w:rFonts w:asciiTheme="minorHAnsi" w:eastAsiaTheme="minorEastAsia" w:hAnsiTheme="minorHAnsi" w:cstheme="minorBidi"/>
          <w:noProof/>
          <w:sz w:val="22"/>
          <w:szCs w:val="22"/>
        </w:rPr>
      </w:pPr>
      <w:hyperlink w:anchor="_Toc464718895" w:history="1">
        <w:r w:rsidRPr="001C441B">
          <w:rPr>
            <w:rStyle w:val="Hyperlink"/>
            <w:noProof/>
          </w:rPr>
          <w:t>6.2</w:t>
        </w:r>
        <w:r>
          <w:rPr>
            <w:rFonts w:asciiTheme="minorHAnsi" w:eastAsiaTheme="minorEastAsia" w:hAnsiTheme="minorHAnsi" w:cstheme="minorBidi"/>
            <w:noProof/>
            <w:sz w:val="22"/>
            <w:szCs w:val="22"/>
          </w:rPr>
          <w:tab/>
        </w:r>
        <w:r w:rsidRPr="001C441B">
          <w:rPr>
            <w:rStyle w:val="Hyperlink"/>
            <w:noProof/>
          </w:rPr>
          <w:t>The P4 standard architecture</w:t>
        </w:r>
        <w:r>
          <w:rPr>
            <w:noProof/>
            <w:webHidden/>
          </w:rPr>
          <w:tab/>
        </w:r>
        <w:r>
          <w:rPr>
            <w:noProof/>
            <w:webHidden/>
          </w:rPr>
          <w:fldChar w:fldCharType="begin"/>
        </w:r>
        <w:r>
          <w:rPr>
            <w:noProof/>
            <w:webHidden/>
          </w:rPr>
          <w:instrText xml:space="preserve"> PAGEREF _Toc464718895 \h </w:instrText>
        </w:r>
        <w:r>
          <w:rPr>
            <w:noProof/>
            <w:webHidden/>
          </w:rPr>
        </w:r>
        <w:r>
          <w:rPr>
            <w:noProof/>
            <w:webHidden/>
          </w:rPr>
          <w:fldChar w:fldCharType="separate"/>
        </w:r>
        <w:r>
          <w:rPr>
            <w:noProof/>
            <w:webHidden/>
          </w:rPr>
          <w:t>13</w:t>
        </w:r>
        <w:r>
          <w:rPr>
            <w:noProof/>
            <w:webHidden/>
          </w:rPr>
          <w:fldChar w:fldCharType="end"/>
        </w:r>
      </w:hyperlink>
    </w:p>
    <w:p w14:paraId="14D18F98" w14:textId="2937E49F" w:rsidR="00B17E93" w:rsidRDefault="00B17E93">
      <w:pPr>
        <w:pStyle w:val="TOC2"/>
        <w:rPr>
          <w:rFonts w:asciiTheme="minorHAnsi" w:eastAsiaTheme="minorEastAsia" w:hAnsiTheme="minorHAnsi" w:cstheme="minorBidi"/>
          <w:noProof/>
          <w:sz w:val="22"/>
          <w:szCs w:val="22"/>
        </w:rPr>
      </w:pPr>
      <w:hyperlink w:anchor="_Toc464718896" w:history="1">
        <w:r w:rsidRPr="001C441B">
          <w:rPr>
            <w:rStyle w:val="Hyperlink"/>
            <w:noProof/>
          </w:rPr>
          <w:t>6.3</w:t>
        </w:r>
        <w:r>
          <w:rPr>
            <w:rFonts w:asciiTheme="minorHAnsi" w:eastAsiaTheme="minorEastAsia" w:hAnsiTheme="minorHAnsi" w:cstheme="minorBidi"/>
            <w:noProof/>
            <w:sz w:val="22"/>
            <w:szCs w:val="22"/>
          </w:rPr>
          <w:tab/>
        </w:r>
        <w:r w:rsidRPr="001C441B">
          <w:rPr>
            <w:rStyle w:val="Hyperlink"/>
            <w:noProof/>
          </w:rPr>
          <w:t>P4 program data plane interfaces</w:t>
        </w:r>
        <w:r>
          <w:rPr>
            <w:noProof/>
            <w:webHidden/>
          </w:rPr>
          <w:tab/>
        </w:r>
        <w:r>
          <w:rPr>
            <w:noProof/>
            <w:webHidden/>
          </w:rPr>
          <w:fldChar w:fldCharType="begin"/>
        </w:r>
        <w:r>
          <w:rPr>
            <w:noProof/>
            <w:webHidden/>
          </w:rPr>
          <w:instrText xml:space="preserve"> PAGEREF _Toc464718896 \h </w:instrText>
        </w:r>
        <w:r>
          <w:rPr>
            <w:noProof/>
            <w:webHidden/>
          </w:rPr>
        </w:r>
        <w:r>
          <w:rPr>
            <w:noProof/>
            <w:webHidden/>
          </w:rPr>
          <w:fldChar w:fldCharType="separate"/>
        </w:r>
        <w:r>
          <w:rPr>
            <w:noProof/>
            <w:webHidden/>
          </w:rPr>
          <w:t>13</w:t>
        </w:r>
        <w:r>
          <w:rPr>
            <w:noProof/>
            <w:webHidden/>
          </w:rPr>
          <w:fldChar w:fldCharType="end"/>
        </w:r>
      </w:hyperlink>
    </w:p>
    <w:p w14:paraId="467E72DD" w14:textId="473AF10B" w:rsidR="00B17E93" w:rsidRDefault="00B17E93">
      <w:pPr>
        <w:pStyle w:val="TOC2"/>
        <w:rPr>
          <w:rFonts w:asciiTheme="minorHAnsi" w:eastAsiaTheme="minorEastAsia" w:hAnsiTheme="minorHAnsi" w:cstheme="minorBidi"/>
          <w:noProof/>
          <w:sz w:val="22"/>
          <w:szCs w:val="22"/>
        </w:rPr>
      </w:pPr>
      <w:hyperlink w:anchor="_Toc464718897" w:history="1">
        <w:r w:rsidRPr="001C441B">
          <w:rPr>
            <w:rStyle w:val="Hyperlink"/>
            <w:noProof/>
          </w:rPr>
          <w:t>6.4</w:t>
        </w:r>
        <w:r>
          <w:rPr>
            <w:rFonts w:asciiTheme="minorHAnsi" w:eastAsiaTheme="minorEastAsia" w:hAnsiTheme="minorHAnsi" w:cstheme="minorBidi"/>
            <w:noProof/>
            <w:sz w:val="22"/>
            <w:szCs w:val="22"/>
          </w:rPr>
          <w:tab/>
        </w:r>
        <w:r w:rsidRPr="001C441B">
          <w:rPr>
            <w:rStyle w:val="Hyperlink"/>
            <w:noProof/>
          </w:rPr>
          <w:t>External units with predefined functionality</w:t>
        </w:r>
        <w:r>
          <w:rPr>
            <w:noProof/>
            <w:webHidden/>
          </w:rPr>
          <w:tab/>
        </w:r>
        <w:r>
          <w:rPr>
            <w:noProof/>
            <w:webHidden/>
          </w:rPr>
          <w:fldChar w:fldCharType="begin"/>
        </w:r>
        <w:r>
          <w:rPr>
            <w:noProof/>
            <w:webHidden/>
          </w:rPr>
          <w:instrText xml:space="preserve"> PAGEREF _Toc464718897 \h </w:instrText>
        </w:r>
        <w:r>
          <w:rPr>
            <w:noProof/>
            <w:webHidden/>
          </w:rPr>
        </w:r>
        <w:r>
          <w:rPr>
            <w:noProof/>
            <w:webHidden/>
          </w:rPr>
          <w:fldChar w:fldCharType="separate"/>
        </w:r>
        <w:r>
          <w:rPr>
            <w:noProof/>
            <w:webHidden/>
          </w:rPr>
          <w:t>13</w:t>
        </w:r>
        <w:r>
          <w:rPr>
            <w:noProof/>
            <w:webHidden/>
          </w:rPr>
          <w:fldChar w:fldCharType="end"/>
        </w:r>
      </w:hyperlink>
    </w:p>
    <w:p w14:paraId="7C096E69" w14:textId="0A2941A1" w:rsidR="00B17E93" w:rsidRDefault="00B17E93">
      <w:pPr>
        <w:pStyle w:val="TOC1"/>
        <w:rPr>
          <w:rFonts w:asciiTheme="minorHAnsi" w:eastAsiaTheme="minorEastAsia" w:hAnsiTheme="minorHAnsi" w:cstheme="minorBidi"/>
          <w:noProof/>
          <w:sz w:val="22"/>
          <w:szCs w:val="22"/>
        </w:rPr>
      </w:pPr>
      <w:hyperlink w:anchor="_Toc464718898" w:history="1">
        <w:r w:rsidRPr="001C441B">
          <w:rPr>
            <w:rStyle w:val="Hyperlink"/>
            <w:noProof/>
          </w:rPr>
          <w:t>7</w:t>
        </w:r>
        <w:r>
          <w:rPr>
            <w:rFonts w:asciiTheme="minorHAnsi" w:eastAsiaTheme="minorEastAsia" w:hAnsiTheme="minorHAnsi" w:cstheme="minorBidi"/>
            <w:noProof/>
            <w:sz w:val="22"/>
            <w:szCs w:val="22"/>
          </w:rPr>
          <w:tab/>
        </w:r>
        <w:r w:rsidRPr="001C441B">
          <w:rPr>
            <w:rStyle w:val="Hyperlink"/>
            <w:noProof/>
          </w:rPr>
          <w:t>Example: programming a very simple switch</w:t>
        </w:r>
        <w:r>
          <w:rPr>
            <w:noProof/>
            <w:webHidden/>
          </w:rPr>
          <w:tab/>
        </w:r>
        <w:r>
          <w:rPr>
            <w:noProof/>
            <w:webHidden/>
          </w:rPr>
          <w:fldChar w:fldCharType="begin"/>
        </w:r>
        <w:r>
          <w:rPr>
            <w:noProof/>
            <w:webHidden/>
          </w:rPr>
          <w:instrText xml:space="preserve"> PAGEREF _Toc464718898 \h </w:instrText>
        </w:r>
        <w:r>
          <w:rPr>
            <w:noProof/>
            <w:webHidden/>
          </w:rPr>
        </w:r>
        <w:r>
          <w:rPr>
            <w:noProof/>
            <w:webHidden/>
          </w:rPr>
          <w:fldChar w:fldCharType="separate"/>
        </w:r>
        <w:r>
          <w:rPr>
            <w:noProof/>
            <w:webHidden/>
          </w:rPr>
          <w:t>14</w:t>
        </w:r>
        <w:r>
          <w:rPr>
            <w:noProof/>
            <w:webHidden/>
          </w:rPr>
          <w:fldChar w:fldCharType="end"/>
        </w:r>
      </w:hyperlink>
    </w:p>
    <w:p w14:paraId="10DDA217" w14:textId="2BFDA4B5" w:rsidR="00B17E93" w:rsidRDefault="00B17E93">
      <w:pPr>
        <w:pStyle w:val="TOC2"/>
        <w:rPr>
          <w:rFonts w:asciiTheme="minorHAnsi" w:eastAsiaTheme="minorEastAsia" w:hAnsiTheme="minorHAnsi" w:cstheme="minorBidi"/>
          <w:noProof/>
          <w:sz w:val="22"/>
          <w:szCs w:val="22"/>
        </w:rPr>
      </w:pPr>
      <w:hyperlink w:anchor="_Toc464718899" w:history="1">
        <w:r w:rsidRPr="001C441B">
          <w:rPr>
            <w:rStyle w:val="Hyperlink"/>
            <w:noProof/>
          </w:rPr>
          <w:t>7.1</w:t>
        </w:r>
        <w:r>
          <w:rPr>
            <w:rFonts w:asciiTheme="minorHAnsi" w:eastAsiaTheme="minorEastAsia" w:hAnsiTheme="minorHAnsi" w:cstheme="minorBidi"/>
            <w:noProof/>
            <w:sz w:val="22"/>
            <w:szCs w:val="22"/>
          </w:rPr>
          <w:tab/>
        </w:r>
        <w:r w:rsidRPr="001C441B">
          <w:rPr>
            <w:rStyle w:val="Hyperlink"/>
            <w:noProof/>
          </w:rPr>
          <w:t>Very Simple Switch architecture declaration</w:t>
        </w:r>
        <w:r>
          <w:rPr>
            <w:noProof/>
            <w:webHidden/>
          </w:rPr>
          <w:tab/>
        </w:r>
        <w:r>
          <w:rPr>
            <w:noProof/>
            <w:webHidden/>
          </w:rPr>
          <w:fldChar w:fldCharType="begin"/>
        </w:r>
        <w:r>
          <w:rPr>
            <w:noProof/>
            <w:webHidden/>
          </w:rPr>
          <w:instrText xml:space="preserve"> PAGEREF _Toc464718899 \h </w:instrText>
        </w:r>
        <w:r>
          <w:rPr>
            <w:noProof/>
            <w:webHidden/>
          </w:rPr>
        </w:r>
        <w:r>
          <w:rPr>
            <w:noProof/>
            <w:webHidden/>
          </w:rPr>
          <w:fldChar w:fldCharType="separate"/>
        </w:r>
        <w:r>
          <w:rPr>
            <w:noProof/>
            <w:webHidden/>
          </w:rPr>
          <w:t>15</w:t>
        </w:r>
        <w:r>
          <w:rPr>
            <w:noProof/>
            <w:webHidden/>
          </w:rPr>
          <w:fldChar w:fldCharType="end"/>
        </w:r>
      </w:hyperlink>
    </w:p>
    <w:p w14:paraId="21A00E38" w14:textId="3441E96C" w:rsidR="00B17E93" w:rsidRDefault="00B17E93">
      <w:pPr>
        <w:pStyle w:val="TOC2"/>
        <w:rPr>
          <w:rFonts w:asciiTheme="minorHAnsi" w:eastAsiaTheme="minorEastAsia" w:hAnsiTheme="minorHAnsi" w:cstheme="minorBidi"/>
          <w:noProof/>
          <w:sz w:val="22"/>
          <w:szCs w:val="22"/>
        </w:rPr>
      </w:pPr>
      <w:hyperlink w:anchor="_Toc464718900" w:history="1">
        <w:r w:rsidRPr="001C441B">
          <w:rPr>
            <w:rStyle w:val="Hyperlink"/>
            <w:noProof/>
          </w:rPr>
          <w:t>7.2</w:t>
        </w:r>
        <w:r>
          <w:rPr>
            <w:rFonts w:asciiTheme="minorHAnsi" w:eastAsiaTheme="minorEastAsia" w:hAnsiTheme="minorHAnsi" w:cstheme="minorBidi"/>
            <w:noProof/>
            <w:sz w:val="22"/>
            <w:szCs w:val="22"/>
          </w:rPr>
          <w:tab/>
        </w:r>
        <w:r w:rsidRPr="001C441B">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_Toc464718900 \h </w:instrText>
        </w:r>
        <w:r>
          <w:rPr>
            <w:noProof/>
            <w:webHidden/>
          </w:rPr>
        </w:r>
        <w:r>
          <w:rPr>
            <w:noProof/>
            <w:webHidden/>
          </w:rPr>
          <w:fldChar w:fldCharType="separate"/>
        </w:r>
        <w:r>
          <w:rPr>
            <w:noProof/>
            <w:webHidden/>
          </w:rPr>
          <w:t>18</w:t>
        </w:r>
        <w:r>
          <w:rPr>
            <w:noProof/>
            <w:webHidden/>
          </w:rPr>
          <w:fldChar w:fldCharType="end"/>
        </w:r>
      </w:hyperlink>
    </w:p>
    <w:p w14:paraId="144E4739" w14:textId="52FA19AE" w:rsidR="00B17E93" w:rsidRDefault="00B17E93">
      <w:pPr>
        <w:pStyle w:val="TOC3"/>
        <w:rPr>
          <w:rFonts w:asciiTheme="minorHAnsi" w:eastAsiaTheme="minorEastAsia" w:hAnsiTheme="minorHAnsi" w:cstheme="minorBidi"/>
          <w:noProof/>
          <w:sz w:val="22"/>
          <w:szCs w:val="22"/>
        </w:rPr>
      </w:pPr>
      <w:hyperlink w:anchor="_Toc464718901" w:history="1">
        <w:r w:rsidRPr="001C441B">
          <w:rPr>
            <w:rStyle w:val="Hyperlink"/>
            <w:noProof/>
          </w:rPr>
          <w:t>7.2.1</w:t>
        </w:r>
        <w:r>
          <w:rPr>
            <w:rFonts w:asciiTheme="minorHAnsi" w:eastAsiaTheme="minorEastAsia" w:hAnsiTheme="minorHAnsi" w:cstheme="minorBidi"/>
            <w:noProof/>
            <w:sz w:val="22"/>
            <w:szCs w:val="22"/>
          </w:rPr>
          <w:tab/>
        </w:r>
        <w:r w:rsidRPr="001C441B">
          <w:rPr>
            <w:rStyle w:val="Hyperlink"/>
            <w:noProof/>
          </w:rPr>
          <w:t>The arbiter block</w:t>
        </w:r>
        <w:r>
          <w:rPr>
            <w:noProof/>
            <w:webHidden/>
          </w:rPr>
          <w:tab/>
        </w:r>
        <w:r>
          <w:rPr>
            <w:noProof/>
            <w:webHidden/>
          </w:rPr>
          <w:fldChar w:fldCharType="begin"/>
        </w:r>
        <w:r>
          <w:rPr>
            <w:noProof/>
            <w:webHidden/>
          </w:rPr>
          <w:instrText xml:space="preserve"> PAGEREF _Toc464718901 \h </w:instrText>
        </w:r>
        <w:r>
          <w:rPr>
            <w:noProof/>
            <w:webHidden/>
          </w:rPr>
        </w:r>
        <w:r>
          <w:rPr>
            <w:noProof/>
            <w:webHidden/>
          </w:rPr>
          <w:fldChar w:fldCharType="separate"/>
        </w:r>
        <w:r>
          <w:rPr>
            <w:noProof/>
            <w:webHidden/>
          </w:rPr>
          <w:t>18</w:t>
        </w:r>
        <w:r>
          <w:rPr>
            <w:noProof/>
            <w:webHidden/>
          </w:rPr>
          <w:fldChar w:fldCharType="end"/>
        </w:r>
      </w:hyperlink>
    </w:p>
    <w:p w14:paraId="1A0F171F" w14:textId="4081E5CA" w:rsidR="00B17E93" w:rsidRDefault="00B17E93">
      <w:pPr>
        <w:pStyle w:val="TOC3"/>
        <w:rPr>
          <w:rFonts w:asciiTheme="minorHAnsi" w:eastAsiaTheme="minorEastAsia" w:hAnsiTheme="minorHAnsi" w:cstheme="minorBidi"/>
          <w:noProof/>
          <w:sz w:val="22"/>
          <w:szCs w:val="22"/>
        </w:rPr>
      </w:pPr>
      <w:hyperlink w:anchor="_Toc464718902" w:history="1">
        <w:r w:rsidRPr="001C441B">
          <w:rPr>
            <w:rStyle w:val="Hyperlink"/>
            <w:noProof/>
          </w:rPr>
          <w:t>7.2.2</w:t>
        </w:r>
        <w:r>
          <w:rPr>
            <w:rFonts w:asciiTheme="minorHAnsi" w:eastAsiaTheme="minorEastAsia" w:hAnsiTheme="minorHAnsi" w:cstheme="minorBidi"/>
            <w:noProof/>
            <w:sz w:val="22"/>
            <w:szCs w:val="22"/>
          </w:rPr>
          <w:tab/>
        </w:r>
        <w:r w:rsidRPr="001C441B">
          <w:rPr>
            <w:rStyle w:val="Hyperlink"/>
            <w:noProof/>
          </w:rPr>
          <w:t>The parser runtime block</w:t>
        </w:r>
        <w:r>
          <w:rPr>
            <w:noProof/>
            <w:webHidden/>
          </w:rPr>
          <w:tab/>
        </w:r>
        <w:r>
          <w:rPr>
            <w:noProof/>
            <w:webHidden/>
          </w:rPr>
          <w:fldChar w:fldCharType="begin"/>
        </w:r>
        <w:r>
          <w:rPr>
            <w:noProof/>
            <w:webHidden/>
          </w:rPr>
          <w:instrText xml:space="preserve"> PAGEREF _Toc464718902 \h </w:instrText>
        </w:r>
        <w:r>
          <w:rPr>
            <w:noProof/>
            <w:webHidden/>
          </w:rPr>
        </w:r>
        <w:r>
          <w:rPr>
            <w:noProof/>
            <w:webHidden/>
          </w:rPr>
          <w:fldChar w:fldCharType="separate"/>
        </w:r>
        <w:r>
          <w:rPr>
            <w:noProof/>
            <w:webHidden/>
          </w:rPr>
          <w:t>18</w:t>
        </w:r>
        <w:r>
          <w:rPr>
            <w:noProof/>
            <w:webHidden/>
          </w:rPr>
          <w:fldChar w:fldCharType="end"/>
        </w:r>
      </w:hyperlink>
    </w:p>
    <w:p w14:paraId="4FF6C9B1" w14:textId="727B9BD3" w:rsidR="00B17E93" w:rsidRDefault="00B17E93">
      <w:pPr>
        <w:pStyle w:val="TOC3"/>
        <w:rPr>
          <w:rFonts w:asciiTheme="minorHAnsi" w:eastAsiaTheme="minorEastAsia" w:hAnsiTheme="minorHAnsi" w:cstheme="minorBidi"/>
          <w:noProof/>
          <w:sz w:val="22"/>
          <w:szCs w:val="22"/>
        </w:rPr>
      </w:pPr>
      <w:hyperlink w:anchor="_Toc464718903" w:history="1">
        <w:r w:rsidRPr="001C441B">
          <w:rPr>
            <w:rStyle w:val="Hyperlink"/>
            <w:noProof/>
          </w:rPr>
          <w:t>7.2.3</w:t>
        </w:r>
        <w:r>
          <w:rPr>
            <w:rFonts w:asciiTheme="minorHAnsi" w:eastAsiaTheme="minorEastAsia" w:hAnsiTheme="minorHAnsi" w:cstheme="minorBidi"/>
            <w:noProof/>
            <w:sz w:val="22"/>
            <w:szCs w:val="22"/>
          </w:rPr>
          <w:tab/>
        </w:r>
        <w:r w:rsidRPr="001C441B">
          <w:rPr>
            <w:rStyle w:val="Hyperlink"/>
            <w:noProof/>
          </w:rPr>
          <w:t>The demux block</w:t>
        </w:r>
        <w:r>
          <w:rPr>
            <w:noProof/>
            <w:webHidden/>
          </w:rPr>
          <w:tab/>
        </w:r>
        <w:r>
          <w:rPr>
            <w:noProof/>
            <w:webHidden/>
          </w:rPr>
          <w:fldChar w:fldCharType="begin"/>
        </w:r>
        <w:r>
          <w:rPr>
            <w:noProof/>
            <w:webHidden/>
          </w:rPr>
          <w:instrText xml:space="preserve"> PAGEREF _Toc464718903 \h </w:instrText>
        </w:r>
        <w:r>
          <w:rPr>
            <w:noProof/>
            <w:webHidden/>
          </w:rPr>
        </w:r>
        <w:r>
          <w:rPr>
            <w:noProof/>
            <w:webHidden/>
          </w:rPr>
          <w:fldChar w:fldCharType="separate"/>
        </w:r>
        <w:r>
          <w:rPr>
            <w:noProof/>
            <w:webHidden/>
          </w:rPr>
          <w:t>18</w:t>
        </w:r>
        <w:r>
          <w:rPr>
            <w:noProof/>
            <w:webHidden/>
          </w:rPr>
          <w:fldChar w:fldCharType="end"/>
        </w:r>
      </w:hyperlink>
    </w:p>
    <w:p w14:paraId="49A46570" w14:textId="5DE21CDE" w:rsidR="00B17E93" w:rsidRDefault="00B17E93">
      <w:pPr>
        <w:pStyle w:val="TOC3"/>
        <w:rPr>
          <w:rFonts w:asciiTheme="minorHAnsi" w:eastAsiaTheme="minorEastAsia" w:hAnsiTheme="minorHAnsi" w:cstheme="minorBidi"/>
          <w:noProof/>
          <w:sz w:val="22"/>
          <w:szCs w:val="22"/>
        </w:rPr>
      </w:pPr>
      <w:hyperlink w:anchor="_Toc464718904" w:history="1">
        <w:r w:rsidRPr="001C441B">
          <w:rPr>
            <w:rStyle w:val="Hyperlink"/>
            <w:noProof/>
          </w:rPr>
          <w:t>7.2.4</w:t>
        </w:r>
        <w:r>
          <w:rPr>
            <w:rFonts w:asciiTheme="minorHAnsi" w:eastAsiaTheme="minorEastAsia" w:hAnsiTheme="minorHAnsi" w:cstheme="minorBidi"/>
            <w:noProof/>
            <w:sz w:val="22"/>
            <w:szCs w:val="22"/>
          </w:rPr>
          <w:tab/>
        </w:r>
        <w:r w:rsidRPr="001C441B">
          <w:rPr>
            <w:rStyle w:val="Hyperlink"/>
            <w:noProof/>
          </w:rPr>
          <w:t>Available extern blocks</w:t>
        </w:r>
        <w:r>
          <w:rPr>
            <w:noProof/>
            <w:webHidden/>
          </w:rPr>
          <w:tab/>
        </w:r>
        <w:r>
          <w:rPr>
            <w:noProof/>
            <w:webHidden/>
          </w:rPr>
          <w:fldChar w:fldCharType="begin"/>
        </w:r>
        <w:r>
          <w:rPr>
            <w:noProof/>
            <w:webHidden/>
          </w:rPr>
          <w:instrText xml:space="preserve"> PAGEREF _Toc464718904 \h </w:instrText>
        </w:r>
        <w:r>
          <w:rPr>
            <w:noProof/>
            <w:webHidden/>
          </w:rPr>
        </w:r>
        <w:r>
          <w:rPr>
            <w:noProof/>
            <w:webHidden/>
          </w:rPr>
          <w:fldChar w:fldCharType="separate"/>
        </w:r>
        <w:r>
          <w:rPr>
            <w:noProof/>
            <w:webHidden/>
          </w:rPr>
          <w:t>19</w:t>
        </w:r>
        <w:r>
          <w:rPr>
            <w:noProof/>
            <w:webHidden/>
          </w:rPr>
          <w:fldChar w:fldCharType="end"/>
        </w:r>
      </w:hyperlink>
    </w:p>
    <w:p w14:paraId="42D4673C" w14:textId="18541D38" w:rsidR="00B17E93" w:rsidRDefault="00B17E93">
      <w:pPr>
        <w:pStyle w:val="TOC2"/>
        <w:rPr>
          <w:rFonts w:asciiTheme="minorHAnsi" w:eastAsiaTheme="minorEastAsia" w:hAnsiTheme="minorHAnsi" w:cstheme="minorBidi"/>
          <w:noProof/>
          <w:sz w:val="22"/>
          <w:szCs w:val="22"/>
        </w:rPr>
      </w:pPr>
      <w:hyperlink w:anchor="_Toc464718905" w:history="1">
        <w:r w:rsidRPr="001C441B">
          <w:rPr>
            <w:rStyle w:val="Hyperlink"/>
            <w:noProof/>
          </w:rPr>
          <w:t>7.3</w:t>
        </w:r>
        <w:r>
          <w:rPr>
            <w:rFonts w:asciiTheme="minorHAnsi" w:eastAsiaTheme="minorEastAsia" w:hAnsiTheme="minorHAnsi" w:cstheme="minorBidi"/>
            <w:noProof/>
            <w:sz w:val="22"/>
            <w:szCs w:val="22"/>
          </w:rPr>
          <w:tab/>
        </w:r>
        <w:r w:rsidRPr="001C441B">
          <w:rPr>
            <w:rStyle w:val="Hyperlink"/>
            <w:noProof/>
          </w:rPr>
          <w:t>A complete program for the Very Simple Switch</w:t>
        </w:r>
        <w:r>
          <w:rPr>
            <w:noProof/>
            <w:webHidden/>
          </w:rPr>
          <w:tab/>
        </w:r>
        <w:r>
          <w:rPr>
            <w:noProof/>
            <w:webHidden/>
          </w:rPr>
          <w:fldChar w:fldCharType="begin"/>
        </w:r>
        <w:r>
          <w:rPr>
            <w:noProof/>
            <w:webHidden/>
          </w:rPr>
          <w:instrText xml:space="preserve"> PAGEREF _Toc464718905 \h </w:instrText>
        </w:r>
        <w:r>
          <w:rPr>
            <w:noProof/>
            <w:webHidden/>
          </w:rPr>
        </w:r>
        <w:r>
          <w:rPr>
            <w:noProof/>
            <w:webHidden/>
          </w:rPr>
          <w:fldChar w:fldCharType="separate"/>
        </w:r>
        <w:r>
          <w:rPr>
            <w:noProof/>
            <w:webHidden/>
          </w:rPr>
          <w:t>19</w:t>
        </w:r>
        <w:r>
          <w:rPr>
            <w:noProof/>
            <w:webHidden/>
          </w:rPr>
          <w:fldChar w:fldCharType="end"/>
        </w:r>
      </w:hyperlink>
    </w:p>
    <w:p w14:paraId="698931B3" w14:textId="2024973F" w:rsidR="00B17E93" w:rsidRDefault="00B17E93">
      <w:pPr>
        <w:pStyle w:val="TOC1"/>
        <w:rPr>
          <w:rFonts w:asciiTheme="minorHAnsi" w:eastAsiaTheme="minorEastAsia" w:hAnsiTheme="minorHAnsi" w:cstheme="minorBidi"/>
          <w:noProof/>
          <w:sz w:val="22"/>
          <w:szCs w:val="22"/>
        </w:rPr>
      </w:pPr>
      <w:hyperlink w:anchor="_Toc464718906" w:history="1">
        <w:r w:rsidRPr="001C441B">
          <w:rPr>
            <w:rStyle w:val="Hyperlink"/>
            <w:noProof/>
          </w:rPr>
          <w:t>8</w:t>
        </w:r>
        <w:r>
          <w:rPr>
            <w:rFonts w:asciiTheme="minorHAnsi" w:eastAsiaTheme="minorEastAsia" w:hAnsiTheme="minorHAnsi" w:cstheme="minorBidi"/>
            <w:noProof/>
            <w:sz w:val="22"/>
            <w:szCs w:val="22"/>
          </w:rPr>
          <w:tab/>
        </w:r>
        <w:r w:rsidRPr="001C441B">
          <w:rPr>
            <w:rStyle w:val="Hyperlink"/>
            <w:noProof/>
          </w:rPr>
          <w:t>P4 Language definition</w:t>
        </w:r>
        <w:r>
          <w:rPr>
            <w:noProof/>
            <w:webHidden/>
          </w:rPr>
          <w:tab/>
        </w:r>
        <w:r>
          <w:rPr>
            <w:noProof/>
            <w:webHidden/>
          </w:rPr>
          <w:fldChar w:fldCharType="begin"/>
        </w:r>
        <w:r>
          <w:rPr>
            <w:noProof/>
            <w:webHidden/>
          </w:rPr>
          <w:instrText xml:space="preserve"> PAGEREF _Toc464718906 \h </w:instrText>
        </w:r>
        <w:r>
          <w:rPr>
            <w:noProof/>
            <w:webHidden/>
          </w:rPr>
        </w:r>
        <w:r>
          <w:rPr>
            <w:noProof/>
            <w:webHidden/>
          </w:rPr>
          <w:fldChar w:fldCharType="separate"/>
        </w:r>
        <w:r>
          <w:rPr>
            <w:noProof/>
            <w:webHidden/>
          </w:rPr>
          <w:t>24</w:t>
        </w:r>
        <w:r>
          <w:rPr>
            <w:noProof/>
            <w:webHidden/>
          </w:rPr>
          <w:fldChar w:fldCharType="end"/>
        </w:r>
      </w:hyperlink>
    </w:p>
    <w:p w14:paraId="4F44961D" w14:textId="3CBA9A92" w:rsidR="00B17E93" w:rsidRDefault="00B17E93">
      <w:pPr>
        <w:pStyle w:val="TOC2"/>
        <w:rPr>
          <w:rFonts w:asciiTheme="minorHAnsi" w:eastAsiaTheme="minorEastAsia" w:hAnsiTheme="minorHAnsi" w:cstheme="minorBidi"/>
          <w:noProof/>
          <w:sz w:val="22"/>
          <w:szCs w:val="22"/>
        </w:rPr>
      </w:pPr>
      <w:hyperlink w:anchor="_Toc464718907" w:history="1">
        <w:r w:rsidRPr="001C441B">
          <w:rPr>
            <w:rStyle w:val="Hyperlink"/>
            <w:noProof/>
          </w:rPr>
          <w:t>8.1</w:t>
        </w:r>
        <w:r>
          <w:rPr>
            <w:rFonts w:asciiTheme="minorHAnsi" w:eastAsiaTheme="minorEastAsia" w:hAnsiTheme="minorHAnsi" w:cstheme="minorBidi"/>
            <w:noProof/>
            <w:sz w:val="22"/>
            <w:szCs w:val="22"/>
          </w:rPr>
          <w:tab/>
        </w:r>
        <w:r w:rsidRPr="001C441B">
          <w:rPr>
            <w:rStyle w:val="Hyperlink"/>
            <w:noProof/>
          </w:rPr>
          <w:t>Syntax and semantics</w:t>
        </w:r>
        <w:r>
          <w:rPr>
            <w:noProof/>
            <w:webHidden/>
          </w:rPr>
          <w:tab/>
        </w:r>
        <w:r>
          <w:rPr>
            <w:noProof/>
            <w:webHidden/>
          </w:rPr>
          <w:fldChar w:fldCharType="begin"/>
        </w:r>
        <w:r>
          <w:rPr>
            <w:noProof/>
            <w:webHidden/>
          </w:rPr>
          <w:instrText xml:space="preserve"> PAGEREF _Toc464718907 \h </w:instrText>
        </w:r>
        <w:r>
          <w:rPr>
            <w:noProof/>
            <w:webHidden/>
          </w:rPr>
        </w:r>
        <w:r>
          <w:rPr>
            <w:noProof/>
            <w:webHidden/>
          </w:rPr>
          <w:fldChar w:fldCharType="separate"/>
        </w:r>
        <w:r>
          <w:rPr>
            <w:noProof/>
            <w:webHidden/>
          </w:rPr>
          <w:t>24</w:t>
        </w:r>
        <w:r>
          <w:rPr>
            <w:noProof/>
            <w:webHidden/>
          </w:rPr>
          <w:fldChar w:fldCharType="end"/>
        </w:r>
      </w:hyperlink>
    </w:p>
    <w:p w14:paraId="153FBA91" w14:textId="0D98B8D4" w:rsidR="00B17E93" w:rsidRDefault="00B17E93">
      <w:pPr>
        <w:pStyle w:val="TOC3"/>
        <w:rPr>
          <w:rFonts w:asciiTheme="minorHAnsi" w:eastAsiaTheme="minorEastAsia" w:hAnsiTheme="minorHAnsi" w:cstheme="minorBidi"/>
          <w:noProof/>
          <w:sz w:val="22"/>
          <w:szCs w:val="22"/>
        </w:rPr>
      </w:pPr>
      <w:hyperlink w:anchor="_Toc464718908" w:history="1">
        <w:r w:rsidRPr="001C441B">
          <w:rPr>
            <w:rStyle w:val="Hyperlink"/>
            <w:noProof/>
          </w:rPr>
          <w:t>8.1.1</w:t>
        </w:r>
        <w:r>
          <w:rPr>
            <w:rFonts w:asciiTheme="minorHAnsi" w:eastAsiaTheme="minorEastAsia" w:hAnsiTheme="minorHAnsi" w:cstheme="minorBidi"/>
            <w:noProof/>
            <w:sz w:val="22"/>
            <w:szCs w:val="22"/>
          </w:rPr>
          <w:tab/>
        </w:r>
        <w:r w:rsidRPr="001C441B">
          <w:rPr>
            <w:rStyle w:val="Hyperlink"/>
            <w:noProof/>
          </w:rPr>
          <w:t>Grammar</w:t>
        </w:r>
        <w:r>
          <w:rPr>
            <w:noProof/>
            <w:webHidden/>
          </w:rPr>
          <w:tab/>
        </w:r>
        <w:r>
          <w:rPr>
            <w:noProof/>
            <w:webHidden/>
          </w:rPr>
          <w:fldChar w:fldCharType="begin"/>
        </w:r>
        <w:r>
          <w:rPr>
            <w:noProof/>
            <w:webHidden/>
          </w:rPr>
          <w:instrText xml:space="preserve"> PAGEREF _Toc464718908 \h </w:instrText>
        </w:r>
        <w:r>
          <w:rPr>
            <w:noProof/>
            <w:webHidden/>
          </w:rPr>
        </w:r>
        <w:r>
          <w:rPr>
            <w:noProof/>
            <w:webHidden/>
          </w:rPr>
          <w:fldChar w:fldCharType="separate"/>
        </w:r>
        <w:r>
          <w:rPr>
            <w:noProof/>
            <w:webHidden/>
          </w:rPr>
          <w:t>24</w:t>
        </w:r>
        <w:r>
          <w:rPr>
            <w:noProof/>
            <w:webHidden/>
          </w:rPr>
          <w:fldChar w:fldCharType="end"/>
        </w:r>
      </w:hyperlink>
    </w:p>
    <w:p w14:paraId="48E512F5" w14:textId="7829DFF2" w:rsidR="00B17E93" w:rsidRDefault="00B17E93">
      <w:pPr>
        <w:pStyle w:val="TOC3"/>
        <w:rPr>
          <w:rFonts w:asciiTheme="minorHAnsi" w:eastAsiaTheme="minorEastAsia" w:hAnsiTheme="minorHAnsi" w:cstheme="minorBidi"/>
          <w:noProof/>
          <w:sz w:val="22"/>
          <w:szCs w:val="22"/>
        </w:rPr>
      </w:pPr>
      <w:hyperlink w:anchor="_Toc464718909" w:history="1">
        <w:r w:rsidRPr="001C441B">
          <w:rPr>
            <w:rStyle w:val="Hyperlink"/>
            <w:noProof/>
          </w:rPr>
          <w:t>8.1.2</w:t>
        </w:r>
        <w:r>
          <w:rPr>
            <w:rFonts w:asciiTheme="minorHAnsi" w:eastAsiaTheme="minorEastAsia" w:hAnsiTheme="minorHAnsi" w:cstheme="minorBidi"/>
            <w:noProof/>
            <w:sz w:val="22"/>
            <w:szCs w:val="22"/>
          </w:rPr>
          <w:tab/>
        </w:r>
        <w:r w:rsidRPr="001C441B">
          <w:rPr>
            <w:rStyle w:val="Hyperlink"/>
            <w:noProof/>
          </w:rPr>
          <w:t>Semantics and the P4 abstract machines</w:t>
        </w:r>
        <w:r>
          <w:rPr>
            <w:noProof/>
            <w:webHidden/>
          </w:rPr>
          <w:tab/>
        </w:r>
        <w:r>
          <w:rPr>
            <w:noProof/>
            <w:webHidden/>
          </w:rPr>
          <w:fldChar w:fldCharType="begin"/>
        </w:r>
        <w:r>
          <w:rPr>
            <w:noProof/>
            <w:webHidden/>
          </w:rPr>
          <w:instrText xml:space="preserve"> PAGEREF _Toc464718909 \h </w:instrText>
        </w:r>
        <w:r>
          <w:rPr>
            <w:noProof/>
            <w:webHidden/>
          </w:rPr>
        </w:r>
        <w:r>
          <w:rPr>
            <w:noProof/>
            <w:webHidden/>
          </w:rPr>
          <w:fldChar w:fldCharType="separate"/>
        </w:r>
        <w:r>
          <w:rPr>
            <w:noProof/>
            <w:webHidden/>
          </w:rPr>
          <w:t>25</w:t>
        </w:r>
        <w:r>
          <w:rPr>
            <w:noProof/>
            <w:webHidden/>
          </w:rPr>
          <w:fldChar w:fldCharType="end"/>
        </w:r>
      </w:hyperlink>
    </w:p>
    <w:p w14:paraId="17152962" w14:textId="3C843DF1" w:rsidR="00B17E93" w:rsidRDefault="00B17E93">
      <w:pPr>
        <w:pStyle w:val="TOC2"/>
        <w:rPr>
          <w:rFonts w:asciiTheme="minorHAnsi" w:eastAsiaTheme="minorEastAsia" w:hAnsiTheme="minorHAnsi" w:cstheme="minorBidi"/>
          <w:noProof/>
          <w:sz w:val="22"/>
          <w:szCs w:val="22"/>
        </w:rPr>
      </w:pPr>
      <w:hyperlink w:anchor="_Toc464718910" w:history="1">
        <w:r w:rsidRPr="001C441B">
          <w:rPr>
            <w:rStyle w:val="Hyperlink"/>
            <w:noProof/>
          </w:rPr>
          <w:t>8.2</w:t>
        </w:r>
        <w:r>
          <w:rPr>
            <w:rFonts w:asciiTheme="minorHAnsi" w:eastAsiaTheme="minorEastAsia" w:hAnsiTheme="minorHAnsi" w:cstheme="minorBidi"/>
            <w:noProof/>
            <w:sz w:val="22"/>
            <w:szCs w:val="22"/>
          </w:rPr>
          <w:tab/>
        </w:r>
        <w:r w:rsidRPr="001C441B">
          <w:rPr>
            <w:rStyle w:val="Hyperlink"/>
            <w:noProof/>
          </w:rPr>
          <w:t>Preprocessing</w:t>
        </w:r>
        <w:r>
          <w:rPr>
            <w:noProof/>
            <w:webHidden/>
          </w:rPr>
          <w:tab/>
        </w:r>
        <w:r>
          <w:rPr>
            <w:noProof/>
            <w:webHidden/>
          </w:rPr>
          <w:fldChar w:fldCharType="begin"/>
        </w:r>
        <w:r>
          <w:rPr>
            <w:noProof/>
            <w:webHidden/>
          </w:rPr>
          <w:instrText xml:space="preserve"> PAGEREF _Toc464718910 \h </w:instrText>
        </w:r>
        <w:r>
          <w:rPr>
            <w:noProof/>
            <w:webHidden/>
          </w:rPr>
        </w:r>
        <w:r>
          <w:rPr>
            <w:noProof/>
            <w:webHidden/>
          </w:rPr>
          <w:fldChar w:fldCharType="separate"/>
        </w:r>
        <w:r>
          <w:rPr>
            <w:noProof/>
            <w:webHidden/>
          </w:rPr>
          <w:t>25</w:t>
        </w:r>
        <w:r>
          <w:rPr>
            <w:noProof/>
            <w:webHidden/>
          </w:rPr>
          <w:fldChar w:fldCharType="end"/>
        </w:r>
      </w:hyperlink>
    </w:p>
    <w:p w14:paraId="21E1490E" w14:textId="4922AE53" w:rsidR="00B17E93" w:rsidRDefault="00B17E93">
      <w:pPr>
        <w:pStyle w:val="TOC3"/>
        <w:rPr>
          <w:rFonts w:asciiTheme="minorHAnsi" w:eastAsiaTheme="minorEastAsia" w:hAnsiTheme="minorHAnsi" w:cstheme="minorBidi"/>
          <w:noProof/>
          <w:sz w:val="22"/>
          <w:szCs w:val="22"/>
        </w:rPr>
      </w:pPr>
      <w:hyperlink w:anchor="_Toc464718911" w:history="1">
        <w:r w:rsidRPr="001C441B">
          <w:rPr>
            <w:rStyle w:val="Hyperlink"/>
            <w:noProof/>
          </w:rPr>
          <w:t>8.2.1</w:t>
        </w:r>
        <w:r>
          <w:rPr>
            <w:rFonts w:asciiTheme="minorHAnsi" w:eastAsiaTheme="minorEastAsia" w:hAnsiTheme="minorHAnsi" w:cstheme="minorBidi"/>
            <w:noProof/>
            <w:sz w:val="22"/>
            <w:szCs w:val="22"/>
          </w:rPr>
          <w:tab/>
        </w:r>
        <w:r w:rsidRPr="001C441B">
          <w:rPr>
            <w:rStyle w:val="Hyperlink"/>
            <w:noProof/>
          </w:rPr>
          <w:t>P4 core library</w:t>
        </w:r>
        <w:r>
          <w:rPr>
            <w:noProof/>
            <w:webHidden/>
          </w:rPr>
          <w:tab/>
        </w:r>
        <w:r>
          <w:rPr>
            <w:noProof/>
            <w:webHidden/>
          </w:rPr>
          <w:fldChar w:fldCharType="begin"/>
        </w:r>
        <w:r>
          <w:rPr>
            <w:noProof/>
            <w:webHidden/>
          </w:rPr>
          <w:instrText xml:space="preserve"> PAGEREF _Toc464718911 \h </w:instrText>
        </w:r>
        <w:r>
          <w:rPr>
            <w:noProof/>
            <w:webHidden/>
          </w:rPr>
        </w:r>
        <w:r>
          <w:rPr>
            <w:noProof/>
            <w:webHidden/>
          </w:rPr>
          <w:fldChar w:fldCharType="separate"/>
        </w:r>
        <w:r>
          <w:rPr>
            <w:noProof/>
            <w:webHidden/>
          </w:rPr>
          <w:t>26</w:t>
        </w:r>
        <w:r>
          <w:rPr>
            <w:noProof/>
            <w:webHidden/>
          </w:rPr>
          <w:fldChar w:fldCharType="end"/>
        </w:r>
      </w:hyperlink>
    </w:p>
    <w:p w14:paraId="5ABC5741" w14:textId="2D7BFB92" w:rsidR="00B17E93" w:rsidRDefault="00B17E93">
      <w:pPr>
        <w:pStyle w:val="TOC2"/>
        <w:rPr>
          <w:rFonts w:asciiTheme="minorHAnsi" w:eastAsiaTheme="minorEastAsia" w:hAnsiTheme="minorHAnsi" w:cstheme="minorBidi"/>
          <w:noProof/>
          <w:sz w:val="22"/>
          <w:szCs w:val="22"/>
        </w:rPr>
      </w:pPr>
      <w:hyperlink w:anchor="_Toc464718912" w:history="1">
        <w:r w:rsidRPr="001C441B">
          <w:rPr>
            <w:rStyle w:val="Hyperlink"/>
            <w:noProof/>
          </w:rPr>
          <w:t>8.3</w:t>
        </w:r>
        <w:r>
          <w:rPr>
            <w:rFonts w:asciiTheme="minorHAnsi" w:eastAsiaTheme="minorEastAsia" w:hAnsiTheme="minorHAnsi" w:cstheme="minorBidi"/>
            <w:noProof/>
            <w:sz w:val="22"/>
            <w:szCs w:val="22"/>
          </w:rPr>
          <w:tab/>
        </w:r>
        <w:r w:rsidRPr="001C441B">
          <w:rPr>
            <w:rStyle w:val="Hyperlink"/>
            <w:noProof/>
          </w:rPr>
          <w:t>Lexical constructs</w:t>
        </w:r>
        <w:r>
          <w:rPr>
            <w:noProof/>
            <w:webHidden/>
          </w:rPr>
          <w:tab/>
        </w:r>
        <w:r>
          <w:rPr>
            <w:noProof/>
            <w:webHidden/>
          </w:rPr>
          <w:fldChar w:fldCharType="begin"/>
        </w:r>
        <w:r>
          <w:rPr>
            <w:noProof/>
            <w:webHidden/>
          </w:rPr>
          <w:instrText xml:space="preserve"> PAGEREF _Toc464718912 \h </w:instrText>
        </w:r>
        <w:r>
          <w:rPr>
            <w:noProof/>
            <w:webHidden/>
          </w:rPr>
        </w:r>
        <w:r>
          <w:rPr>
            <w:noProof/>
            <w:webHidden/>
          </w:rPr>
          <w:fldChar w:fldCharType="separate"/>
        </w:r>
        <w:r>
          <w:rPr>
            <w:noProof/>
            <w:webHidden/>
          </w:rPr>
          <w:t>26</w:t>
        </w:r>
        <w:r>
          <w:rPr>
            <w:noProof/>
            <w:webHidden/>
          </w:rPr>
          <w:fldChar w:fldCharType="end"/>
        </w:r>
      </w:hyperlink>
    </w:p>
    <w:p w14:paraId="066C4929" w14:textId="31B274A3" w:rsidR="00B17E93" w:rsidRDefault="00B17E93">
      <w:pPr>
        <w:pStyle w:val="TOC3"/>
        <w:rPr>
          <w:rFonts w:asciiTheme="minorHAnsi" w:eastAsiaTheme="minorEastAsia" w:hAnsiTheme="minorHAnsi" w:cstheme="minorBidi"/>
          <w:noProof/>
          <w:sz w:val="22"/>
          <w:szCs w:val="22"/>
        </w:rPr>
      </w:pPr>
      <w:hyperlink w:anchor="_Toc464718913" w:history="1">
        <w:r w:rsidRPr="001C441B">
          <w:rPr>
            <w:rStyle w:val="Hyperlink"/>
            <w:noProof/>
          </w:rPr>
          <w:t>8.3.1</w:t>
        </w:r>
        <w:r>
          <w:rPr>
            <w:rFonts w:asciiTheme="minorHAnsi" w:eastAsiaTheme="minorEastAsia" w:hAnsiTheme="minorHAnsi" w:cstheme="minorBidi"/>
            <w:noProof/>
            <w:sz w:val="22"/>
            <w:szCs w:val="22"/>
          </w:rPr>
          <w:tab/>
        </w:r>
        <w:r w:rsidRPr="001C441B">
          <w:rPr>
            <w:rStyle w:val="Hyperlink"/>
            <w:noProof/>
          </w:rPr>
          <w:t>Comments</w:t>
        </w:r>
        <w:r>
          <w:rPr>
            <w:noProof/>
            <w:webHidden/>
          </w:rPr>
          <w:tab/>
        </w:r>
        <w:r>
          <w:rPr>
            <w:noProof/>
            <w:webHidden/>
          </w:rPr>
          <w:fldChar w:fldCharType="begin"/>
        </w:r>
        <w:r>
          <w:rPr>
            <w:noProof/>
            <w:webHidden/>
          </w:rPr>
          <w:instrText xml:space="preserve"> PAGEREF _Toc464718913 \h </w:instrText>
        </w:r>
        <w:r>
          <w:rPr>
            <w:noProof/>
            <w:webHidden/>
          </w:rPr>
        </w:r>
        <w:r>
          <w:rPr>
            <w:noProof/>
            <w:webHidden/>
          </w:rPr>
          <w:fldChar w:fldCharType="separate"/>
        </w:r>
        <w:r>
          <w:rPr>
            <w:noProof/>
            <w:webHidden/>
          </w:rPr>
          <w:t>26</w:t>
        </w:r>
        <w:r>
          <w:rPr>
            <w:noProof/>
            <w:webHidden/>
          </w:rPr>
          <w:fldChar w:fldCharType="end"/>
        </w:r>
      </w:hyperlink>
    </w:p>
    <w:p w14:paraId="033F56A1" w14:textId="57181496" w:rsidR="00B17E93" w:rsidRDefault="00B17E93">
      <w:pPr>
        <w:pStyle w:val="TOC3"/>
        <w:rPr>
          <w:rFonts w:asciiTheme="minorHAnsi" w:eastAsiaTheme="minorEastAsia" w:hAnsiTheme="minorHAnsi" w:cstheme="minorBidi"/>
          <w:noProof/>
          <w:sz w:val="22"/>
          <w:szCs w:val="22"/>
        </w:rPr>
      </w:pPr>
      <w:hyperlink w:anchor="_Toc464718914" w:history="1">
        <w:r w:rsidRPr="001C441B">
          <w:rPr>
            <w:rStyle w:val="Hyperlink"/>
            <w:noProof/>
          </w:rPr>
          <w:t>8.3.2</w:t>
        </w:r>
        <w:r>
          <w:rPr>
            <w:rFonts w:asciiTheme="minorHAnsi" w:eastAsiaTheme="minorEastAsia" w:hAnsiTheme="minorHAnsi" w:cstheme="minorBidi"/>
            <w:noProof/>
            <w:sz w:val="22"/>
            <w:szCs w:val="22"/>
          </w:rPr>
          <w:tab/>
        </w:r>
        <w:r w:rsidRPr="001C441B">
          <w:rPr>
            <w:rStyle w:val="Hyperlink"/>
            <w:noProof/>
          </w:rPr>
          <w:t>Literal constants</w:t>
        </w:r>
        <w:r>
          <w:rPr>
            <w:noProof/>
            <w:webHidden/>
          </w:rPr>
          <w:tab/>
        </w:r>
        <w:r>
          <w:rPr>
            <w:noProof/>
            <w:webHidden/>
          </w:rPr>
          <w:fldChar w:fldCharType="begin"/>
        </w:r>
        <w:r>
          <w:rPr>
            <w:noProof/>
            <w:webHidden/>
          </w:rPr>
          <w:instrText xml:space="preserve"> PAGEREF _Toc464718914 \h </w:instrText>
        </w:r>
        <w:r>
          <w:rPr>
            <w:noProof/>
            <w:webHidden/>
          </w:rPr>
        </w:r>
        <w:r>
          <w:rPr>
            <w:noProof/>
            <w:webHidden/>
          </w:rPr>
          <w:fldChar w:fldCharType="separate"/>
        </w:r>
        <w:r>
          <w:rPr>
            <w:noProof/>
            <w:webHidden/>
          </w:rPr>
          <w:t>27</w:t>
        </w:r>
        <w:r>
          <w:rPr>
            <w:noProof/>
            <w:webHidden/>
          </w:rPr>
          <w:fldChar w:fldCharType="end"/>
        </w:r>
      </w:hyperlink>
    </w:p>
    <w:p w14:paraId="2FEB22D3" w14:textId="30EC35BA" w:rsidR="00B17E93" w:rsidRDefault="00B17E93">
      <w:pPr>
        <w:pStyle w:val="TOC2"/>
        <w:rPr>
          <w:rFonts w:asciiTheme="minorHAnsi" w:eastAsiaTheme="minorEastAsia" w:hAnsiTheme="minorHAnsi" w:cstheme="minorBidi"/>
          <w:noProof/>
          <w:sz w:val="22"/>
          <w:szCs w:val="22"/>
        </w:rPr>
      </w:pPr>
      <w:hyperlink w:anchor="_Toc464718915" w:history="1">
        <w:r w:rsidRPr="001C441B">
          <w:rPr>
            <w:rStyle w:val="Hyperlink"/>
            <w:noProof/>
          </w:rPr>
          <w:t>8.4</w:t>
        </w:r>
        <w:r>
          <w:rPr>
            <w:rFonts w:asciiTheme="minorHAnsi" w:eastAsiaTheme="minorEastAsia" w:hAnsiTheme="minorHAnsi" w:cstheme="minorBidi"/>
            <w:noProof/>
            <w:sz w:val="22"/>
            <w:szCs w:val="22"/>
          </w:rPr>
          <w:tab/>
        </w:r>
        <w:r w:rsidRPr="001C441B">
          <w:rPr>
            <w:rStyle w:val="Hyperlink"/>
            <w:noProof/>
          </w:rPr>
          <w:t>Naming conventions</w:t>
        </w:r>
        <w:r>
          <w:rPr>
            <w:noProof/>
            <w:webHidden/>
          </w:rPr>
          <w:tab/>
        </w:r>
        <w:r>
          <w:rPr>
            <w:noProof/>
            <w:webHidden/>
          </w:rPr>
          <w:fldChar w:fldCharType="begin"/>
        </w:r>
        <w:r>
          <w:rPr>
            <w:noProof/>
            <w:webHidden/>
          </w:rPr>
          <w:instrText xml:space="preserve"> PAGEREF _Toc464718915 \h </w:instrText>
        </w:r>
        <w:r>
          <w:rPr>
            <w:noProof/>
            <w:webHidden/>
          </w:rPr>
        </w:r>
        <w:r>
          <w:rPr>
            <w:noProof/>
            <w:webHidden/>
          </w:rPr>
          <w:fldChar w:fldCharType="separate"/>
        </w:r>
        <w:r>
          <w:rPr>
            <w:noProof/>
            <w:webHidden/>
          </w:rPr>
          <w:t>28</w:t>
        </w:r>
        <w:r>
          <w:rPr>
            <w:noProof/>
            <w:webHidden/>
          </w:rPr>
          <w:fldChar w:fldCharType="end"/>
        </w:r>
      </w:hyperlink>
    </w:p>
    <w:p w14:paraId="6AA3C54E" w14:textId="5633F1A7" w:rsidR="00B17E93" w:rsidRDefault="00B17E93">
      <w:pPr>
        <w:pStyle w:val="TOC2"/>
        <w:rPr>
          <w:rFonts w:asciiTheme="minorHAnsi" w:eastAsiaTheme="minorEastAsia" w:hAnsiTheme="minorHAnsi" w:cstheme="minorBidi"/>
          <w:noProof/>
          <w:sz w:val="22"/>
          <w:szCs w:val="22"/>
        </w:rPr>
      </w:pPr>
      <w:hyperlink w:anchor="_Toc464718916" w:history="1">
        <w:r w:rsidRPr="001C441B">
          <w:rPr>
            <w:rStyle w:val="Hyperlink"/>
            <w:noProof/>
          </w:rPr>
          <w:t>8.5</w:t>
        </w:r>
        <w:r>
          <w:rPr>
            <w:rFonts w:asciiTheme="minorHAnsi" w:eastAsiaTheme="minorEastAsia" w:hAnsiTheme="minorHAnsi" w:cstheme="minorBidi"/>
            <w:noProof/>
            <w:sz w:val="22"/>
            <w:szCs w:val="22"/>
          </w:rPr>
          <w:tab/>
        </w:r>
        <w:r w:rsidRPr="001C441B">
          <w:rPr>
            <w:rStyle w:val="Hyperlink"/>
            <w:noProof/>
          </w:rPr>
          <w:t>P4 Program structure</w:t>
        </w:r>
        <w:r>
          <w:rPr>
            <w:noProof/>
            <w:webHidden/>
          </w:rPr>
          <w:tab/>
        </w:r>
        <w:r>
          <w:rPr>
            <w:noProof/>
            <w:webHidden/>
          </w:rPr>
          <w:fldChar w:fldCharType="begin"/>
        </w:r>
        <w:r>
          <w:rPr>
            <w:noProof/>
            <w:webHidden/>
          </w:rPr>
          <w:instrText xml:space="preserve"> PAGEREF _Toc464718916 \h </w:instrText>
        </w:r>
        <w:r>
          <w:rPr>
            <w:noProof/>
            <w:webHidden/>
          </w:rPr>
        </w:r>
        <w:r>
          <w:rPr>
            <w:noProof/>
            <w:webHidden/>
          </w:rPr>
          <w:fldChar w:fldCharType="separate"/>
        </w:r>
        <w:r>
          <w:rPr>
            <w:noProof/>
            <w:webHidden/>
          </w:rPr>
          <w:t>28</w:t>
        </w:r>
        <w:r>
          <w:rPr>
            <w:noProof/>
            <w:webHidden/>
          </w:rPr>
          <w:fldChar w:fldCharType="end"/>
        </w:r>
      </w:hyperlink>
    </w:p>
    <w:p w14:paraId="27D52B36" w14:textId="25F52937" w:rsidR="00B17E93" w:rsidRDefault="00B17E93">
      <w:pPr>
        <w:pStyle w:val="TOC3"/>
        <w:rPr>
          <w:rFonts w:asciiTheme="minorHAnsi" w:eastAsiaTheme="minorEastAsia" w:hAnsiTheme="minorHAnsi" w:cstheme="minorBidi"/>
          <w:noProof/>
          <w:sz w:val="22"/>
          <w:szCs w:val="22"/>
        </w:rPr>
      </w:pPr>
      <w:hyperlink w:anchor="_Toc464718917" w:history="1">
        <w:r w:rsidRPr="001C441B">
          <w:rPr>
            <w:rStyle w:val="Hyperlink"/>
            <w:noProof/>
          </w:rPr>
          <w:t>8.5.1</w:t>
        </w:r>
        <w:r>
          <w:rPr>
            <w:rFonts w:asciiTheme="minorHAnsi" w:eastAsiaTheme="minorEastAsia" w:hAnsiTheme="minorHAnsi" w:cstheme="minorBidi"/>
            <w:noProof/>
            <w:sz w:val="22"/>
            <w:szCs w:val="22"/>
          </w:rPr>
          <w:tab/>
        </w:r>
        <w:r w:rsidRPr="001C441B">
          <w:rPr>
            <w:rStyle w:val="Hyperlink"/>
            <w:noProof/>
          </w:rPr>
          <w:t>Scopes</w:t>
        </w:r>
        <w:r>
          <w:rPr>
            <w:noProof/>
            <w:webHidden/>
          </w:rPr>
          <w:tab/>
        </w:r>
        <w:r>
          <w:rPr>
            <w:noProof/>
            <w:webHidden/>
          </w:rPr>
          <w:fldChar w:fldCharType="begin"/>
        </w:r>
        <w:r>
          <w:rPr>
            <w:noProof/>
            <w:webHidden/>
          </w:rPr>
          <w:instrText xml:space="preserve"> PAGEREF _Toc464718917 \h </w:instrText>
        </w:r>
        <w:r>
          <w:rPr>
            <w:noProof/>
            <w:webHidden/>
          </w:rPr>
        </w:r>
        <w:r>
          <w:rPr>
            <w:noProof/>
            <w:webHidden/>
          </w:rPr>
          <w:fldChar w:fldCharType="separate"/>
        </w:r>
        <w:r>
          <w:rPr>
            <w:noProof/>
            <w:webHidden/>
          </w:rPr>
          <w:t>29</w:t>
        </w:r>
        <w:r>
          <w:rPr>
            <w:noProof/>
            <w:webHidden/>
          </w:rPr>
          <w:fldChar w:fldCharType="end"/>
        </w:r>
      </w:hyperlink>
    </w:p>
    <w:p w14:paraId="37E78358" w14:textId="25CE336F" w:rsidR="00B17E93" w:rsidRDefault="00B17E93">
      <w:pPr>
        <w:pStyle w:val="TOC3"/>
        <w:rPr>
          <w:rFonts w:asciiTheme="minorHAnsi" w:eastAsiaTheme="minorEastAsia" w:hAnsiTheme="minorHAnsi" w:cstheme="minorBidi"/>
          <w:noProof/>
          <w:sz w:val="22"/>
          <w:szCs w:val="22"/>
        </w:rPr>
      </w:pPr>
      <w:hyperlink w:anchor="_Toc464718918" w:history="1">
        <w:r w:rsidRPr="001C441B">
          <w:rPr>
            <w:rStyle w:val="Hyperlink"/>
            <w:noProof/>
          </w:rPr>
          <w:t>8.5.2</w:t>
        </w:r>
        <w:r>
          <w:rPr>
            <w:rFonts w:asciiTheme="minorHAnsi" w:eastAsiaTheme="minorEastAsia" w:hAnsiTheme="minorHAnsi" w:cstheme="minorBidi"/>
            <w:noProof/>
            <w:sz w:val="22"/>
            <w:szCs w:val="22"/>
          </w:rPr>
          <w:tab/>
        </w:r>
        <w:r w:rsidRPr="001C441B">
          <w:rPr>
            <w:rStyle w:val="Hyperlink"/>
            <w:noProof/>
          </w:rPr>
          <w:t>Stateful elements</w:t>
        </w:r>
        <w:r>
          <w:rPr>
            <w:noProof/>
            <w:webHidden/>
          </w:rPr>
          <w:tab/>
        </w:r>
        <w:r>
          <w:rPr>
            <w:noProof/>
            <w:webHidden/>
          </w:rPr>
          <w:fldChar w:fldCharType="begin"/>
        </w:r>
        <w:r>
          <w:rPr>
            <w:noProof/>
            <w:webHidden/>
          </w:rPr>
          <w:instrText xml:space="preserve"> PAGEREF _Toc464718918 \h </w:instrText>
        </w:r>
        <w:r>
          <w:rPr>
            <w:noProof/>
            <w:webHidden/>
          </w:rPr>
        </w:r>
        <w:r>
          <w:rPr>
            <w:noProof/>
            <w:webHidden/>
          </w:rPr>
          <w:fldChar w:fldCharType="separate"/>
        </w:r>
        <w:r>
          <w:rPr>
            <w:noProof/>
            <w:webHidden/>
          </w:rPr>
          <w:t>29</w:t>
        </w:r>
        <w:r>
          <w:rPr>
            <w:noProof/>
            <w:webHidden/>
          </w:rPr>
          <w:fldChar w:fldCharType="end"/>
        </w:r>
      </w:hyperlink>
    </w:p>
    <w:p w14:paraId="47A6A0CF" w14:textId="26C1ADE0" w:rsidR="00B17E93" w:rsidRDefault="00B17E93">
      <w:pPr>
        <w:pStyle w:val="TOC2"/>
        <w:rPr>
          <w:rFonts w:asciiTheme="minorHAnsi" w:eastAsiaTheme="minorEastAsia" w:hAnsiTheme="minorHAnsi" w:cstheme="minorBidi"/>
          <w:noProof/>
          <w:sz w:val="22"/>
          <w:szCs w:val="22"/>
        </w:rPr>
      </w:pPr>
      <w:hyperlink w:anchor="_Toc464718919" w:history="1">
        <w:r w:rsidRPr="001C441B">
          <w:rPr>
            <w:rStyle w:val="Hyperlink"/>
            <w:noProof/>
          </w:rPr>
          <w:t>8.6</w:t>
        </w:r>
        <w:r>
          <w:rPr>
            <w:rFonts w:asciiTheme="minorHAnsi" w:eastAsiaTheme="minorEastAsia" w:hAnsiTheme="minorHAnsi" w:cstheme="minorBidi"/>
            <w:noProof/>
            <w:sz w:val="22"/>
            <w:szCs w:val="22"/>
          </w:rPr>
          <w:tab/>
        </w:r>
        <w:r w:rsidRPr="001C441B">
          <w:rPr>
            <w:rStyle w:val="Hyperlink"/>
            <w:noProof/>
          </w:rPr>
          <w:t>L-values</w:t>
        </w:r>
        <w:r>
          <w:rPr>
            <w:noProof/>
            <w:webHidden/>
          </w:rPr>
          <w:tab/>
        </w:r>
        <w:r>
          <w:rPr>
            <w:noProof/>
            <w:webHidden/>
          </w:rPr>
          <w:fldChar w:fldCharType="begin"/>
        </w:r>
        <w:r>
          <w:rPr>
            <w:noProof/>
            <w:webHidden/>
          </w:rPr>
          <w:instrText xml:space="preserve"> PAGEREF _Toc464718919 \h </w:instrText>
        </w:r>
        <w:r>
          <w:rPr>
            <w:noProof/>
            <w:webHidden/>
          </w:rPr>
        </w:r>
        <w:r>
          <w:rPr>
            <w:noProof/>
            <w:webHidden/>
          </w:rPr>
          <w:fldChar w:fldCharType="separate"/>
        </w:r>
        <w:r>
          <w:rPr>
            <w:noProof/>
            <w:webHidden/>
          </w:rPr>
          <w:t>29</w:t>
        </w:r>
        <w:r>
          <w:rPr>
            <w:noProof/>
            <w:webHidden/>
          </w:rPr>
          <w:fldChar w:fldCharType="end"/>
        </w:r>
      </w:hyperlink>
    </w:p>
    <w:p w14:paraId="5E73F6DF" w14:textId="255FA6DD" w:rsidR="00B17E93" w:rsidRDefault="00B17E93">
      <w:pPr>
        <w:pStyle w:val="TOC2"/>
        <w:rPr>
          <w:rFonts w:asciiTheme="minorHAnsi" w:eastAsiaTheme="minorEastAsia" w:hAnsiTheme="minorHAnsi" w:cstheme="minorBidi"/>
          <w:noProof/>
          <w:sz w:val="22"/>
          <w:szCs w:val="22"/>
        </w:rPr>
      </w:pPr>
      <w:hyperlink w:anchor="_Toc464718920" w:history="1">
        <w:r w:rsidRPr="001C441B">
          <w:rPr>
            <w:rStyle w:val="Hyperlink"/>
            <w:noProof/>
          </w:rPr>
          <w:t>8.7</w:t>
        </w:r>
        <w:r>
          <w:rPr>
            <w:rFonts w:asciiTheme="minorHAnsi" w:eastAsiaTheme="minorEastAsia" w:hAnsiTheme="minorHAnsi" w:cstheme="minorBidi"/>
            <w:noProof/>
            <w:sz w:val="22"/>
            <w:szCs w:val="22"/>
          </w:rPr>
          <w:tab/>
        </w:r>
        <w:r w:rsidRPr="001C441B">
          <w:rPr>
            <w:rStyle w:val="Hyperlink"/>
            <w:noProof/>
          </w:rPr>
          <w:t>Calling convention: call by copy in/copy out</w:t>
        </w:r>
        <w:r>
          <w:rPr>
            <w:noProof/>
            <w:webHidden/>
          </w:rPr>
          <w:tab/>
        </w:r>
        <w:r>
          <w:rPr>
            <w:noProof/>
            <w:webHidden/>
          </w:rPr>
          <w:fldChar w:fldCharType="begin"/>
        </w:r>
        <w:r>
          <w:rPr>
            <w:noProof/>
            <w:webHidden/>
          </w:rPr>
          <w:instrText xml:space="preserve"> PAGEREF _Toc464718920 \h </w:instrText>
        </w:r>
        <w:r>
          <w:rPr>
            <w:noProof/>
            <w:webHidden/>
          </w:rPr>
        </w:r>
        <w:r>
          <w:rPr>
            <w:noProof/>
            <w:webHidden/>
          </w:rPr>
          <w:fldChar w:fldCharType="separate"/>
        </w:r>
        <w:r>
          <w:rPr>
            <w:noProof/>
            <w:webHidden/>
          </w:rPr>
          <w:t>30</w:t>
        </w:r>
        <w:r>
          <w:rPr>
            <w:noProof/>
            <w:webHidden/>
          </w:rPr>
          <w:fldChar w:fldCharType="end"/>
        </w:r>
      </w:hyperlink>
    </w:p>
    <w:p w14:paraId="21D2A267" w14:textId="1D24BF59" w:rsidR="00B17E93" w:rsidRDefault="00B17E93">
      <w:pPr>
        <w:pStyle w:val="TOC2"/>
        <w:rPr>
          <w:rFonts w:asciiTheme="minorHAnsi" w:eastAsiaTheme="minorEastAsia" w:hAnsiTheme="minorHAnsi" w:cstheme="minorBidi"/>
          <w:noProof/>
          <w:sz w:val="22"/>
          <w:szCs w:val="22"/>
        </w:rPr>
      </w:pPr>
      <w:hyperlink w:anchor="_Toc464718921" w:history="1">
        <w:r w:rsidRPr="001C441B">
          <w:rPr>
            <w:rStyle w:val="Hyperlink"/>
            <w:noProof/>
          </w:rPr>
          <w:t>8.8</w:t>
        </w:r>
        <w:r>
          <w:rPr>
            <w:rFonts w:asciiTheme="minorHAnsi" w:eastAsiaTheme="minorEastAsia" w:hAnsiTheme="minorHAnsi" w:cstheme="minorBidi"/>
            <w:noProof/>
            <w:sz w:val="22"/>
            <w:szCs w:val="22"/>
          </w:rPr>
          <w:tab/>
        </w:r>
        <w:r w:rsidRPr="001C441B">
          <w:rPr>
            <w:rStyle w:val="Hyperlink"/>
            <w:noProof/>
          </w:rPr>
          <w:t>Path prefixes</w:t>
        </w:r>
        <w:r>
          <w:rPr>
            <w:noProof/>
            <w:webHidden/>
          </w:rPr>
          <w:tab/>
        </w:r>
        <w:r>
          <w:rPr>
            <w:noProof/>
            <w:webHidden/>
          </w:rPr>
          <w:fldChar w:fldCharType="begin"/>
        </w:r>
        <w:r>
          <w:rPr>
            <w:noProof/>
            <w:webHidden/>
          </w:rPr>
          <w:instrText xml:space="preserve"> PAGEREF _Toc464718921 \h </w:instrText>
        </w:r>
        <w:r>
          <w:rPr>
            <w:noProof/>
            <w:webHidden/>
          </w:rPr>
        </w:r>
        <w:r>
          <w:rPr>
            <w:noProof/>
            <w:webHidden/>
          </w:rPr>
          <w:fldChar w:fldCharType="separate"/>
        </w:r>
        <w:r>
          <w:rPr>
            <w:noProof/>
            <w:webHidden/>
          </w:rPr>
          <w:t>32</w:t>
        </w:r>
        <w:r>
          <w:rPr>
            <w:noProof/>
            <w:webHidden/>
          </w:rPr>
          <w:fldChar w:fldCharType="end"/>
        </w:r>
      </w:hyperlink>
    </w:p>
    <w:p w14:paraId="28AD17A5" w14:textId="0E130380" w:rsidR="00B17E93" w:rsidRDefault="00B17E93">
      <w:pPr>
        <w:pStyle w:val="TOC3"/>
        <w:rPr>
          <w:rFonts w:asciiTheme="minorHAnsi" w:eastAsiaTheme="minorEastAsia" w:hAnsiTheme="minorHAnsi" w:cstheme="minorBidi"/>
          <w:noProof/>
          <w:sz w:val="22"/>
          <w:szCs w:val="22"/>
        </w:rPr>
      </w:pPr>
      <w:hyperlink w:anchor="_Toc464718922" w:history="1">
        <w:r w:rsidRPr="001C441B">
          <w:rPr>
            <w:rStyle w:val="Hyperlink"/>
            <w:noProof/>
          </w:rPr>
          <w:t>8.8.1</w:t>
        </w:r>
        <w:r>
          <w:rPr>
            <w:rFonts w:asciiTheme="minorHAnsi" w:eastAsiaTheme="minorEastAsia" w:hAnsiTheme="minorHAnsi" w:cstheme="minorBidi"/>
            <w:noProof/>
            <w:sz w:val="22"/>
            <w:szCs w:val="22"/>
          </w:rPr>
          <w:tab/>
        </w:r>
        <w:r w:rsidRPr="001C441B">
          <w:rPr>
            <w:rStyle w:val="Hyperlink"/>
            <w:noProof/>
          </w:rPr>
          <w:t>Name resolution rules</w:t>
        </w:r>
        <w:r>
          <w:rPr>
            <w:noProof/>
            <w:webHidden/>
          </w:rPr>
          <w:tab/>
        </w:r>
        <w:r>
          <w:rPr>
            <w:noProof/>
            <w:webHidden/>
          </w:rPr>
          <w:fldChar w:fldCharType="begin"/>
        </w:r>
        <w:r>
          <w:rPr>
            <w:noProof/>
            <w:webHidden/>
          </w:rPr>
          <w:instrText xml:space="preserve"> PAGEREF _Toc464718922 \h </w:instrText>
        </w:r>
        <w:r>
          <w:rPr>
            <w:noProof/>
            <w:webHidden/>
          </w:rPr>
        </w:r>
        <w:r>
          <w:rPr>
            <w:noProof/>
            <w:webHidden/>
          </w:rPr>
          <w:fldChar w:fldCharType="separate"/>
        </w:r>
        <w:r>
          <w:rPr>
            <w:noProof/>
            <w:webHidden/>
          </w:rPr>
          <w:t>33</w:t>
        </w:r>
        <w:r>
          <w:rPr>
            <w:noProof/>
            <w:webHidden/>
          </w:rPr>
          <w:fldChar w:fldCharType="end"/>
        </w:r>
      </w:hyperlink>
    </w:p>
    <w:p w14:paraId="1370E0B2" w14:textId="4165DC44" w:rsidR="00B17E93" w:rsidRDefault="00B17E93">
      <w:pPr>
        <w:pStyle w:val="TOC3"/>
        <w:rPr>
          <w:rFonts w:asciiTheme="minorHAnsi" w:eastAsiaTheme="minorEastAsia" w:hAnsiTheme="minorHAnsi" w:cstheme="minorBidi"/>
          <w:noProof/>
          <w:sz w:val="22"/>
          <w:szCs w:val="22"/>
        </w:rPr>
      </w:pPr>
      <w:hyperlink w:anchor="_Toc464718923" w:history="1">
        <w:r w:rsidRPr="001C441B">
          <w:rPr>
            <w:rStyle w:val="Hyperlink"/>
            <w:noProof/>
          </w:rPr>
          <w:t>8.8.2</w:t>
        </w:r>
        <w:r>
          <w:rPr>
            <w:rFonts w:asciiTheme="minorHAnsi" w:eastAsiaTheme="minorEastAsia" w:hAnsiTheme="minorHAnsi" w:cstheme="minorBidi"/>
            <w:noProof/>
            <w:sz w:val="22"/>
            <w:szCs w:val="22"/>
          </w:rPr>
          <w:tab/>
        </w:r>
        <w:r w:rsidRPr="001C441B">
          <w:rPr>
            <w:rStyle w:val="Hyperlink"/>
            <w:noProof/>
          </w:rPr>
          <w:t>Visibility</w:t>
        </w:r>
        <w:r>
          <w:rPr>
            <w:noProof/>
            <w:webHidden/>
          </w:rPr>
          <w:tab/>
        </w:r>
        <w:r>
          <w:rPr>
            <w:noProof/>
            <w:webHidden/>
          </w:rPr>
          <w:fldChar w:fldCharType="begin"/>
        </w:r>
        <w:r>
          <w:rPr>
            <w:noProof/>
            <w:webHidden/>
          </w:rPr>
          <w:instrText xml:space="preserve"> PAGEREF _Toc464718923 \h </w:instrText>
        </w:r>
        <w:r>
          <w:rPr>
            <w:noProof/>
            <w:webHidden/>
          </w:rPr>
        </w:r>
        <w:r>
          <w:rPr>
            <w:noProof/>
            <w:webHidden/>
          </w:rPr>
          <w:fldChar w:fldCharType="separate"/>
        </w:r>
        <w:r>
          <w:rPr>
            <w:noProof/>
            <w:webHidden/>
          </w:rPr>
          <w:t>33</w:t>
        </w:r>
        <w:r>
          <w:rPr>
            <w:noProof/>
            <w:webHidden/>
          </w:rPr>
          <w:fldChar w:fldCharType="end"/>
        </w:r>
      </w:hyperlink>
    </w:p>
    <w:p w14:paraId="6C68D8A4" w14:textId="4A9A63AB" w:rsidR="00B17E93" w:rsidRDefault="00B17E93">
      <w:pPr>
        <w:pStyle w:val="TOC1"/>
        <w:rPr>
          <w:rFonts w:asciiTheme="minorHAnsi" w:eastAsiaTheme="minorEastAsia" w:hAnsiTheme="minorHAnsi" w:cstheme="minorBidi"/>
          <w:noProof/>
          <w:sz w:val="22"/>
          <w:szCs w:val="22"/>
        </w:rPr>
      </w:pPr>
      <w:hyperlink w:anchor="_Toc464718924" w:history="1">
        <w:r w:rsidRPr="001C441B">
          <w:rPr>
            <w:rStyle w:val="Hyperlink"/>
            <w:noProof/>
          </w:rPr>
          <w:t>9</w:t>
        </w:r>
        <w:r>
          <w:rPr>
            <w:rFonts w:asciiTheme="minorHAnsi" w:eastAsiaTheme="minorEastAsia" w:hAnsiTheme="minorHAnsi" w:cstheme="minorBidi"/>
            <w:noProof/>
            <w:sz w:val="22"/>
            <w:szCs w:val="22"/>
          </w:rPr>
          <w:tab/>
        </w:r>
        <w:r w:rsidRPr="001C441B">
          <w:rPr>
            <w:rStyle w:val="Hyperlink"/>
            <w:noProof/>
          </w:rPr>
          <w:t>P4 data types</w:t>
        </w:r>
        <w:r>
          <w:rPr>
            <w:noProof/>
            <w:webHidden/>
          </w:rPr>
          <w:tab/>
        </w:r>
        <w:r>
          <w:rPr>
            <w:noProof/>
            <w:webHidden/>
          </w:rPr>
          <w:fldChar w:fldCharType="begin"/>
        </w:r>
        <w:r>
          <w:rPr>
            <w:noProof/>
            <w:webHidden/>
          </w:rPr>
          <w:instrText xml:space="preserve"> PAGEREF _Toc464718924 \h </w:instrText>
        </w:r>
        <w:r>
          <w:rPr>
            <w:noProof/>
            <w:webHidden/>
          </w:rPr>
        </w:r>
        <w:r>
          <w:rPr>
            <w:noProof/>
            <w:webHidden/>
          </w:rPr>
          <w:fldChar w:fldCharType="separate"/>
        </w:r>
        <w:r>
          <w:rPr>
            <w:noProof/>
            <w:webHidden/>
          </w:rPr>
          <w:t>33</w:t>
        </w:r>
        <w:r>
          <w:rPr>
            <w:noProof/>
            <w:webHidden/>
          </w:rPr>
          <w:fldChar w:fldCharType="end"/>
        </w:r>
      </w:hyperlink>
    </w:p>
    <w:p w14:paraId="0D4BEC77" w14:textId="1BEA0726" w:rsidR="00B17E93" w:rsidRDefault="00B17E93">
      <w:pPr>
        <w:pStyle w:val="TOC2"/>
        <w:rPr>
          <w:rFonts w:asciiTheme="minorHAnsi" w:eastAsiaTheme="minorEastAsia" w:hAnsiTheme="minorHAnsi" w:cstheme="minorBidi"/>
          <w:noProof/>
          <w:sz w:val="22"/>
          <w:szCs w:val="22"/>
        </w:rPr>
      </w:pPr>
      <w:hyperlink w:anchor="_Toc464718925" w:history="1">
        <w:r w:rsidRPr="001C441B">
          <w:rPr>
            <w:rStyle w:val="Hyperlink"/>
            <w:noProof/>
          </w:rPr>
          <w:t>9.1</w:t>
        </w:r>
        <w:r>
          <w:rPr>
            <w:rFonts w:asciiTheme="minorHAnsi" w:eastAsiaTheme="minorEastAsia" w:hAnsiTheme="minorHAnsi" w:cstheme="minorBidi"/>
            <w:noProof/>
            <w:sz w:val="22"/>
            <w:szCs w:val="22"/>
          </w:rPr>
          <w:tab/>
        </w:r>
        <w:r w:rsidRPr="001C441B">
          <w:rPr>
            <w:rStyle w:val="Hyperlink"/>
            <w:noProof/>
          </w:rPr>
          <w:t>Base types</w:t>
        </w:r>
        <w:r>
          <w:rPr>
            <w:noProof/>
            <w:webHidden/>
          </w:rPr>
          <w:tab/>
        </w:r>
        <w:r>
          <w:rPr>
            <w:noProof/>
            <w:webHidden/>
          </w:rPr>
          <w:fldChar w:fldCharType="begin"/>
        </w:r>
        <w:r>
          <w:rPr>
            <w:noProof/>
            <w:webHidden/>
          </w:rPr>
          <w:instrText xml:space="preserve"> PAGEREF _Toc464718925 \h </w:instrText>
        </w:r>
        <w:r>
          <w:rPr>
            <w:noProof/>
            <w:webHidden/>
          </w:rPr>
        </w:r>
        <w:r>
          <w:rPr>
            <w:noProof/>
            <w:webHidden/>
          </w:rPr>
          <w:fldChar w:fldCharType="separate"/>
        </w:r>
        <w:r>
          <w:rPr>
            <w:noProof/>
            <w:webHidden/>
          </w:rPr>
          <w:t>34</w:t>
        </w:r>
        <w:r>
          <w:rPr>
            <w:noProof/>
            <w:webHidden/>
          </w:rPr>
          <w:fldChar w:fldCharType="end"/>
        </w:r>
      </w:hyperlink>
    </w:p>
    <w:p w14:paraId="34BB3F76" w14:textId="53A12219" w:rsidR="00B17E93" w:rsidRDefault="00B17E93">
      <w:pPr>
        <w:pStyle w:val="TOC3"/>
        <w:rPr>
          <w:rFonts w:asciiTheme="minorHAnsi" w:eastAsiaTheme="minorEastAsia" w:hAnsiTheme="minorHAnsi" w:cstheme="minorBidi"/>
          <w:noProof/>
          <w:sz w:val="22"/>
          <w:szCs w:val="22"/>
        </w:rPr>
      </w:pPr>
      <w:hyperlink w:anchor="_Toc464718926" w:history="1">
        <w:r w:rsidRPr="001C441B">
          <w:rPr>
            <w:rStyle w:val="Hyperlink"/>
            <w:noProof/>
          </w:rPr>
          <w:t>9.1.1</w:t>
        </w:r>
        <w:r>
          <w:rPr>
            <w:rFonts w:asciiTheme="minorHAnsi" w:eastAsiaTheme="minorEastAsia" w:hAnsiTheme="minorHAnsi" w:cstheme="minorBidi"/>
            <w:noProof/>
            <w:sz w:val="22"/>
            <w:szCs w:val="22"/>
          </w:rPr>
          <w:tab/>
        </w:r>
        <w:r w:rsidRPr="001C441B">
          <w:rPr>
            <w:rStyle w:val="Hyperlink"/>
            <w:noProof/>
          </w:rPr>
          <w:t>The void type</w:t>
        </w:r>
        <w:r>
          <w:rPr>
            <w:noProof/>
            <w:webHidden/>
          </w:rPr>
          <w:tab/>
        </w:r>
        <w:r>
          <w:rPr>
            <w:noProof/>
            <w:webHidden/>
          </w:rPr>
          <w:fldChar w:fldCharType="begin"/>
        </w:r>
        <w:r>
          <w:rPr>
            <w:noProof/>
            <w:webHidden/>
          </w:rPr>
          <w:instrText xml:space="preserve"> PAGEREF _Toc464718926 \h </w:instrText>
        </w:r>
        <w:r>
          <w:rPr>
            <w:noProof/>
            <w:webHidden/>
          </w:rPr>
        </w:r>
        <w:r>
          <w:rPr>
            <w:noProof/>
            <w:webHidden/>
          </w:rPr>
          <w:fldChar w:fldCharType="separate"/>
        </w:r>
        <w:r>
          <w:rPr>
            <w:noProof/>
            <w:webHidden/>
          </w:rPr>
          <w:t>34</w:t>
        </w:r>
        <w:r>
          <w:rPr>
            <w:noProof/>
            <w:webHidden/>
          </w:rPr>
          <w:fldChar w:fldCharType="end"/>
        </w:r>
      </w:hyperlink>
    </w:p>
    <w:p w14:paraId="0E7E6E7B" w14:textId="6D2D4CE6" w:rsidR="00B17E93" w:rsidRDefault="00B17E93">
      <w:pPr>
        <w:pStyle w:val="TOC3"/>
        <w:rPr>
          <w:rFonts w:asciiTheme="minorHAnsi" w:eastAsiaTheme="minorEastAsia" w:hAnsiTheme="minorHAnsi" w:cstheme="minorBidi"/>
          <w:noProof/>
          <w:sz w:val="22"/>
          <w:szCs w:val="22"/>
        </w:rPr>
      </w:pPr>
      <w:hyperlink w:anchor="_Toc464718927" w:history="1">
        <w:r w:rsidRPr="001C441B">
          <w:rPr>
            <w:rStyle w:val="Hyperlink"/>
            <w:noProof/>
          </w:rPr>
          <w:t>9.1.2</w:t>
        </w:r>
        <w:r>
          <w:rPr>
            <w:rFonts w:asciiTheme="minorHAnsi" w:eastAsiaTheme="minorEastAsia" w:hAnsiTheme="minorHAnsi" w:cstheme="minorBidi"/>
            <w:noProof/>
            <w:sz w:val="22"/>
            <w:szCs w:val="22"/>
          </w:rPr>
          <w:tab/>
        </w:r>
        <w:r w:rsidRPr="001C441B">
          <w:rPr>
            <w:rStyle w:val="Hyperlink"/>
            <w:noProof/>
          </w:rPr>
          <w:t>The error type</w:t>
        </w:r>
        <w:r>
          <w:rPr>
            <w:noProof/>
            <w:webHidden/>
          </w:rPr>
          <w:tab/>
        </w:r>
        <w:r>
          <w:rPr>
            <w:noProof/>
            <w:webHidden/>
          </w:rPr>
          <w:fldChar w:fldCharType="begin"/>
        </w:r>
        <w:r>
          <w:rPr>
            <w:noProof/>
            <w:webHidden/>
          </w:rPr>
          <w:instrText xml:space="preserve"> PAGEREF _Toc464718927 \h </w:instrText>
        </w:r>
        <w:r>
          <w:rPr>
            <w:noProof/>
            <w:webHidden/>
          </w:rPr>
        </w:r>
        <w:r>
          <w:rPr>
            <w:noProof/>
            <w:webHidden/>
          </w:rPr>
          <w:fldChar w:fldCharType="separate"/>
        </w:r>
        <w:r>
          <w:rPr>
            <w:noProof/>
            <w:webHidden/>
          </w:rPr>
          <w:t>34</w:t>
        </w:r>
        <w:r>
          <w:rPr>
            <w:noProof/>
            <w:webHidden/>
          </w:rPr>
          <w:fldChar w:fldCharType="end"/>
        </w:r>
      </w:hyperlink>
    </w:p>
    <w:p w14:paraId="23612BA5" w14:textId="248FF372" w:rsidR="00B17E93" w:rsidRDefault="00B17E93">
      <w:pPr>
        <w:pStyle w:val="TOC3"/>
        <w:rPr>
          <w:rFonts w:asciiTheme="minorHAnsi" w:eastAsiaTheme="minorEastAsia" w:hAnsiTheme="minorHAnsi" w:cstheme="minorBidi"/>
          <w:noProof/>
          <w:sz w:val="22"/>
          <w:szCs w:val="22"/>
        </w:rPr>
      </w:pPr>
      <w:hyperlink w:anchor="_Toc464718928" w:history="1">
        <w:r w:rsidRPr="001C441B">
          <w:rPr>
            <w:rStyle w:val="Hyperlink"/>
            <w:noProof/>
          </w:rPr>
          <w:t>9.1.3</w:t>
        </w:r>
        <w:r>
          <w:rPr>
            <w:rFonts w:asciiTheme="minorHAnsi" w:eastAsiaTheme="minorEastAsia" w:hAnsiTheme="minorHAnsi" w:cstheme="minorBidi"/>
            <w:noProof/>
            <w:sz w:val="22"/>
            <w:szCs w:val="22"/>
          </w:rPr>
          <w:tab/>
        </w:r>
        <w:r w:rsidRPr="001C441B">
          <w:rPr>
            <w:rStyle w:val="Hyperlink"/>
            <w:noProof/>
          </w:rPr>
          <w:t>The match_kind type</w:t>
        </w:r>
        <w:r>
          <w:rPr>
            <w:noProof/>
            <w:webHidden/>
          </w:rPr>
          <w:tab/>
        </w:r>
        <w:r>
          <w:rPr>
            <w:noProof/>
            <w:webHidden/>
          </w:rPr>
          <w:fldChar w:fldCharType="begin"/>
        </w:r>
        <w:r>
          <w:rPr>
            <w:noProof/>
            <w:webHidden/>
          </w:rPr>
          <w:instrText xml:space="preserve"> PAGEREF _Toc464718928 \h </w:instrText>
        </w:r>
        <w:r>
          <w:rPr>
            <w:noProof/>
            <w:webHidden/>
          </w:rPr>
        </w:r>
        <w:r>
          <w:rPr>
            <w:noProof/>
            <w:webHidden/>
          </w:rPr>
          <w:fldChar w:fldCharType="separate"/>
        </w:r>
        <w:r>
          <w:rPr>
            <w:noProof/>
            <w:webHidden/>
          </w:rPr>
          <w:t>34</w:t>
        </w:r>
        <w:r>
          <w:rPr>
            <w:noProof/>
            <w:webHidden/>
          </w:rPr>
          <w:fldChar w:fldCharType="end"/>
        </w:r>
      </w:hyperlink>
    </w:p>
    <w:p w14:paraId="61D40CF1" w14:textId="5BE5AC53" w:rsidR="00B17E93" w:rsidRDefault="00B17E93">
      <w:pPr>
        <w:pStyle w:val="TOC3"/>
        <w:rPr>
          <w:rFonts w:asciiTheme="minorHAnsi" w:eastAsiaTheme="minorEastAsia" w:hAnsiTheme="minorHAnsi" w:cstheme="minorBidi"/>
          <w:noProof/>
          <w:sz w:val="22"/>
          <w:szCs w:val="22"/>
        </w:rPr>
      </w:pPr>
      <w:hyperlink w:anchor="_Toc464718929" w:history="1">
        <w:r w:rsidRPr="001C441B">
          <w:rPr>
            <w:rStyle w:val="Hyperlink"/>
            <w:noProof/>
          </w:rPr>
          <w:t>9.1.4</w:t>
        </w:r>
        <w:r>
          <w:rPr>
            <w:rFonts w:asciiTheme="minorHAnsi" w:eastAsiaTheme="minorEastAsia" w:hAnsiTheme="minorHAnsi" w:cstheme="minorBidi"/>
            <w:noProof/>
            <w:sz w:val="22"/>
            <w:szCs w:val="22"/>
          </w:rPr>
          <w:tab/>
        </w:r>
        <w:r w:rsidRPr="001C441B">
          <w:rPr>
            <w:rStyle w:val="Hyperlink"/>
            <w:noProof/>
          </w:rPr>
          <w:t>Boolean</w:t>
        </w:r>
        <w:r>
          <w:rPr>
            <w:noProof/>
            <w:webHidden/>
          </w:rPr>
          <w:tab/>
        </w:r>
        <w:r>
          <w:rPr>
            <w:noProof/>
            <w:webHidden/>
          </w:rPr>
          <w:fldChar w:fldCharType="begin"/>
        </w:r>
        <w:r>
          <w:rPr>
            <w:noProof/>
            <w:webHidden/>
          </w:rPr>
          <w:instrText xml:space="preserve"> PAGEREF _Toc464718929 \h </w:instrText>
        </w:r>
        <w:r>
          <w:rPr>
            <w:noProof/>
            <w:webHidden/>
          </w:rPr>
        </w:r>
        <w:r>
          <w:rPr>
            <w:noProof/>
            <w:webHidden/>
          </w:rPr>
          <w:fldChar w:fldCharType="separate"/>
        </w:r>
        <w:r>
          <w:rPr>
            <w:noProof/>
            <w:webHidden/>
          </w:rPr>
          <w:t>35</w:t>
        </w:r>
        <w:r>
          <w:rPr>
            <w:noProof/>
            <w:webHidden/>
          </w:rPr>
          <w:fldChar w:fldCharType="end"/>
        </w:r>
      </w:hyperlink>
    </w:p>
    <w:p w14:paraId="1F0155A4" w14:textId="766BA7AC" w:rsidR="00B17E93" w:rsidRDefault="00B17E93">
      <w:pPr>
        <w:pStyle w:val="TOC3"/>
        <w:rPr>
          <w:rFonts w:asciiTheme="minorHAnsi" w:eastAsiaTheme="minorEastAsia" w:hAnsiTheme="minorHAnsi" w:cstheme="minorBidi"/>
          <w:noProof/>
          <w:sz w:val="22"/>
          <w:szCs w:val="22"/>
        </w:rPr>
      </w:pPr>
      <w:hyperlink w:anchor="_Toc464718930" w:history="1">
        <w:r w:rsidRPr="001C441B">
          <w:rPr>
            <w:rStyle w:val="Hyperlink"/>
            <w:noProof/>
          </w:rPr>
          <w:t>9.1.5</w:t>
        </w:r>
        <w:r>
          <w:rPr>
            <w:rFonts w:asciiTheme="minorHAnsi" w:eastAsiaTheme="minorEastAsia" w:hAnsiTheme="minorHAnsi" w:cstheme="minorBidi"/>
            <w:noProof/>
            <w:sz w:val="22"/>
            <w:szCs w:val="22"/>
          </w:rPr>
          <w:tab/>
        </w:r>
        <w:r w:rsidRPr="001C441B">
          <w:rPr>
            <w:rStyle w:val="Hyperlink"/>
            <w:noProof/>
          </w:rPr>
          <w:t>Strings</w:t>
        </w:r>
        <w:r>
          <w:rPr>
            <w:noProof/>
            <w:webHidden/>
          </w:rPr>
          <w:tab/>
        </w:r>
        <w:r>
          <w:rPr>
            <w:noProof/>
            <w:webHidden/>
          </w:rPr>
          <w:fldChar w:fldCharType="begin"/>
        </w:r>
        <w:r>
          <w:rPr>
            <w:noProof/>
            <w:webHidden/>
          </w:rPr>
          <w:instrText xml:space="preserve"> PAGEREF _Toc464718930 \h </w:instrText>
        </w:r>
        <w:r>
          <w:rPr>
            <w:noProof/>
            <w:webHidden/>
          </w:rPr>
        </w:r>
        <w:r>
          <w:rPr>
            <w:noProof/>
            <w:webHidden/>
          </w:rPr>
          <w:fldChar w:fldCharType="separate"/>
        </w:r>
        <w:r>
          <w:rPr>
            <w:noProof/>
            <w:webHidden/>
          </w:rPr>
          <w:t>35</w:t>
        </w:r>
        <w:r>
          <w:rPr>
            <w:noProof/>
            <w:webHidden/>
          </w:rPr>
          <w:fldChar w:fldCharType="end"/>
        </w:r>
      </w:hyperlink>
    </w:p>
    <w:p w14:paraId="113F3120" w14:textId="3CF2A877" w:rsidR="00B17E93" w:rsidRDefault="00B17E93">
      <w:pPr>
        <w:pStyle w:val="TOC3"/>
        <w:rPr>
          <w:rFonts w:asciiTheme="minorHAnsi" w:eastAsiaTheme="minorEastAsia" w:hAnsiTheme="minorHAnsi" w:cstheme="minorBidi"/>
          <w:noProof/>
          <w:sz w:val="22"/>
          <w:szCs w:val="22"/>
        </w:rPr>
      </w:pPr>
      <w:hyperlink w:anchor="_Toc464718931" w:history="1">
        <w:r w:rsidRPr="001C441B">
          <w:rPr>
            <w:rStyle w:val="Hyperlink"/>
            <w:noProof/>
          </w:rPr>
          <w:t>9.1.6</w:t>
        </w:r>
        <w:r>
          <w:rPr>
            <w:rFonts w:asciiTheme="minorHAnsi" w:eastAsiaTheme="minorEastAsia" w:hAnsiTheme="minorHAnsi" w:cstheme="minorBidi"/>
            <w:noProof/>
            <w:sz w:val="22"/>
            <w:szCs w:val="22"/>
          </w:rPr>
          <w:tab/>
        </w:r>
        <w:r w:rsidRPr="001C441B">
          <w:rPr>
            <w:rStyle w:val="Hyperlink"/>
            <w:noProof/>
          </w:rPr>
          <w:t>Integers (signed and unsigned)</w:t>
        </w:r>
        <w:r>
          <w:rPr>
            <w:noProof/>
            <w:webHidden/>
          </w:rPr>
          <w:tab/>
        </w:r>
        <w:r>
          <w:rPr>
            <w:noProof/>
            <w:webHidden/>
          </w:rPr>
          <w:fldChar w:fldCharType="begin"/>
        </w:r>
        <w:r>
          <w:rPr>
            <w:noProof/>
            <w:webHidden/>
          </w:rPr>
          <w:instrText xml:space="preserve"> PAGEREF _Toc464718931 \h </w:instrText>
        </w:r>
        <w:r>
          <w:rPr>
            <w:noProof/>
            <w:webHidden/>
          </w:rPr>
        </w:r>
        <w:r>
          <w:rPr>
            <w:noProof/>
            <w:webHidden/>
          </w:rPr>
          <w:fldChar w:fldCharType="separate"/>
        </w:r>
        <w:r>
          <w:rPr>
            <w:noProof/>
            <w:webHidden/>
          </w:rPr>
          <w:t>35</w:t>
        </w:r>
        <w:r>
          <w:rPr>
            <w:noProof/>
            <w:webHidden/>
          </w:rPr>
          <w:fldChar w:fldCharType="end"/>
        </w:r>
      </w:hyperlink>
    </w:p>
    <w:p w14:paraId="404C431C" w14:textId="4F610ADD" w:rsidR="00B17E93" w:rsidRDefault="00B17E93">
      <w:pPr>
        <w:pStyle w:val="TOC2"/>
        <w:rPr>
          <w:rFonts w:asciiTheme="minorHAnsi" w:eastAsiaTheme="minorEastAsia" w:hAnsiTheme="minorHAnsi" w:cstheme="minorBidi"/>
          <w:noProof/>
          <w:sz w:val="22"/>
          <w:szCs w:val="22"/>
        </w:rPr>
      </w:pPr>
      <w:hyperlink w:anchor="_Toc464718932" w:history="1">
        <w:r w:rsidRPr="001C441B">
          <w:rPr>
            <w:rStyle w:val="Hyperlink"/>
            <w:noProof/>
          </w:rPr>
          <w:t>9.2</w:t>
        </w:r>
        <w:r>
          <w:rPr>
            <w:rFonts w:asciiTheme="minorHAnsi" w:eastAsiaTheme="minorEastAsia" w:hAnsiTheme="minorHAnsi" w:cstheme="minorBidi"/>
            <w:noProof/>
            <w:sz w:val="22"/>
            <w:szCs w:val="22"/>
          </w:rPr>
          <w:tab/>
        </w:r>
        <w:r w:rsidRPr="001C441B">
          <w:rPr>
            <w:rStyle w:val="Hyperlink"/>
            <w:noProof/>
          </w:rPr>
          <w:t>Derived types</w:t>
        </w:r>
        <w:r>
          <w:rPr>
            <w:noProof/>
            <w:webHidden/>
          </w:rPr>
          <w:tab/>
        </w:r>
        <w:r>
          <w:rPr>
            <w:noProof/>
            <w:webHidden/>
          </w:rPr>
          <w:fldChar w:fldCharType="begin"/>
        </w:r>
        <w:r>
          <w:rPr>
            <w:noProof/>
            <w:webHidden/>
          </w:rPr>
          <w:instrText xml:space="preserve"> PAGEREF _Toc464718932 \h </w:instrText>
        </w:r>
        <w:r>
          <w:rPr>
            <w:noProof/>
            <w:webHidden/>
          </w:rPr>
        </w:r>
        <w:r>
          <w:rPr>
            <w:noProof/>
            <w:webHidden/>
          </w:rPr>
          <w:fldChar w:fldCharType="separate"/>
        </w:r>
        <w:r>
          <w:rPr>
            <w:noProof/>
            <w:webHidden/>
          </w:rPr>
          <w:t>37</w:t>
        </w:r>
        <w:r>
          <w:rPr>
            <w:noProof/>
            <w:webHidden/>
          </w:rPr>
          <w:fldChar w:fldCharType="end"/>
        </w:r>
      </w:hyperlink>
    </w:p>
    <w:p w14:paraId="48B762A3" w14:textId="5B1BD93B" w:rsidR="00B17E93" w:rsidRDefault="00B17E93">
      <w:pPr>
        <w:pStyle w:val="TOC3"/>
        <w:rPr>
          <w:rFonts w:asciiTheme="minorHAnsi" w:eastAsiaTheme="minorEastAsia" w:hAnsiTheme="minorHAnsi" w:cstheme="minorBidi"/>
          <w:noProof/>
          <w:sz w:val="22"/>
          <w:szCs w:val="22"/>
        </w:rPr>
      </w:pPr>
      <w:hyperlink w:anchor="_Toc464718933" w:history="1">
        <w:r w:rsidRPr="001C441B">
          <w:rPr>
            <w:rStyle w:val="Hyperlink"/>
            <w:noProof/>
          </w:rPr>
          <w:t>9.2.1</w:t>
        </w:r>
        <w:r>
          <w:rPr>
            <w:rFonts w:asciiTheme="minorHAnsi" w:eastAsiaTheme="minorEastAsia" w:hAnsiTheme="minorHAnsi" w:cstheme="minorBidi"/>
            <w:noProof/>
            <w:sz w:val="22"/>
            <w:szCs w:val="22"/>
          </w:rPr>
          <w:tab/>
        </w:r>
        <w:r w:rsidRPr="001C441B">
          <w:rPr>
            <w:rStyle w:val="Hyperlink"/>
            <w:noProof/>
          </w:rPr>
          <w:t>Enumeration types</w:t>
        </w:r>
        <w:r>
          <w:rPr>
            <w:noProof/>
            <w:webHidden/>
          </w:rPr>
          <w:tab/>
        </w:r>
        <w:r>
          <w:rPr>
            <w:noProof/>
            <w:webHidden/>
          </w:rPr>
          <w:fldChar w:fldCharType="begin"/>
        </w:r>
        <w:r>
          <w:rPr>
            <w:noProof/>
            <w:webHidden/>
          </w:rPr>
          <w:instrText xml:space="preserve"> PAGEREF _Toc464718933 \h </w:instrText>
        </w:r>
        <w:r>
          <w:rPr>
            <w:noProof/>
            <w:webHidden/>
          </w:rPr>
        </w:r>
        <w:r>
          <w:rPr>
            <w:noProof/>
            <w:webHidden/>
          </w:rPr>
          <w:fldChar w:fldCharType="separate"/>
        </w:r>
        <w:r>
          <w:rPr>
            <w:noProof/>
            <w:webHidden/>
          </w:rPr>
          <w:t>38</w:t>
        </w:r>
        <w:r>
          <w:rPr>
            <w:noProof/>
            <w:webHidden/>
          </w:rPr>
          <w:fldChar w:fldCharType="end"/>
        </w:r>
      </w:hyperlink>
    </w:p>
    <w:p w14:paraId="3E4FDC69" w14:textId="42387E4A" w:rsidR="00B17E93" w:rsidRDefault="00B17E93">
      <w:pPr>
        <w:pStyle w:val="TOC3"/>
        <w:rPr>
          <w:rFonts w:asciiTheme="minorHAnsi" w:eastAsiaTheme="minorEastAsia" w:hAnsiTheme="minorHAnsi" w:cstheme="minorBidi"/>
          <w:noProof/>
          <w:sz w:val="22"/>
          <w:szCs w:val="22"/>
        </w:rPr>
      </w:pPr>
      <w:hyperlink w:anchor="_Toc464718934" w:history="1">
        <w:r w:rsidRPr="001C441B">
          <w:rPr>
            <w:rStyle w:val="Hyperlink"/>
            <w:noProof/>
          </w:rPr>
          <w:t>9.2.2</w:t>
        </w:r>
        <w:r>
          <w:rPr>
            <w:rFonts w:asciiTheme="minorHAnsi" w:eastAsiaTheme="minorEastAsia" w:hAnsiTheme="minorHAnsi" w:cstheme="minorBidi"/>
            <w:noProof/>
            <w:sz w:val="22"/>
            <w:szCs w:val="22"/>
          </w:rPr>
          <w:tab/>
        </w:r>
        <w:r w:rsidRPr="001C441B">
          <w:rPr>
            <w:rStyle w:val="Hyperlink"/>
            <w:noProof/>
          </w:rPr>
          <w:t>Header types</w:t>
        </w:r>
        <w:r>
          <w:rPr>
            <w:noProof/>
            <w:webHidden/>
          </w:rPr>
          <w:tab/>
        </w:r>
        <w:r>
          <w:rPr>
            <w:noProof/>
            <w:webHidden/>
          </w:rPr>
          <w:fldChar w:fldCharType="begin"/>
        </w:r>
        <w:r>
          <w:rPr>
            <w:noProof/>
            <w:webHidden/>
          </w:rPr>
          <w:instrText xml:space="preserve"> PAGEREF _Toc464718934 \h </w:instrText>
        </w:r>
        <w:r>
          <w:rPr>
            <w:noProof/>
            <w:webHidden/>
          </w:rPr>
        </w:r>
        <w:r>
          <w:rPr>
            <w:noProof/>
            <w:webHidden/>
          </w:rPr>
          <w:fldChar w:fldCharType="separate"/>
        </w:r>
        <w:r>
          <w:rPr>
            <w:noProof/>
            <w:webHidden/>
          </w:rPr>
          <w:t>38</w:t>
        </w:r>
        <w:r>
          <w:rPr>
            <w:noProof/>
            <w:webHidden/>
          </w:rPr>
          <w:fldChar w:fldCharType="end"/>
        </w:r>
      </w:hyperlink>
    </w:p>
    <w:p w14:paraId="18C76FC7" w14:textId="200C947F" w:rsidR="00B17E93" w:rsidRDefault="00B17E93">
      <w:pPr>
        <w:pStyle w:val="TOC3"/>
        <w:rPr>
          <w:rFonts w:asciiTheme="minorHAnsi" w:eastAsiaTheme="minorEastAsia" w:hAnsiTheme="minorHAnsi" w:cstheme="minorBidi"/>
          <w:noProof/>
          <w:sz w:val="22"/>
          <w:szCs w:val="22"/>
        </w:rPr>
      </w:pPr>
      <w:hyperlink w:anchor="_Toc464718935" w:history="1">
        <w:r w:rsidRPr="001C441B">
          <w:rPr>
            <w:rStyle w:val="Hyperlink"/>
            <w:noProof/>
          </w:rPr>
          <w:t>9.2.3</w:t>
        </w:r>
        <w:r>
          <w:rPr>
            <w:rFonts w:asciiTheme="minorHAnsi" w:eastAsiaTheme="minorEastAsia" w:hAnsiTheme="minorHAnsi" w:cstheme="minorBidi"/>
            <w:noProof/>
            <w:sz w:val="22"/>
            <w:szCs w:val="22"/>
          </w:rPr>
          <w:tab/>
        </w:r>
        <w:r w:rsidRPr="001C441B">
          <w:rPr>
            <w:rStyle w:val="Hyperlink"/>
            <w:noProof/>
          </w:rPr>
          <w:t>Header stacks</w:t>
        </w:r>
        <w:r>
          <w:rPr>
            <w:noProof/>
            <w:webHidden/>
          </w:rPr>
          <w:tab/>
        </w:r>
        <w:r>
          <w:rPr>
            <w:noProof/>
            <w:webHidden/>
          </w:rPr>
          <w:fldChar w:fldCharType="begin"/>
        </w:r>
        <w:r>
          <w:rPr>
            <w:noProof/>
            <w:webHidden/>
          </w:rPr>
          <w:instrText xml:space="preserve"> PAGEREF _Toc464718935 \h </w:instrText>
        </w:r>
        <w:r>
          <w:rPr>
            <w:noProof/>
            <w:webHidden/>
          </w:rPr>
        </w:r>
        <w:r>
          <w:rPr>
            <w:noProof/>
            <w:webHidden/>
          </w:rPr>
          <w:fldChar w:fldCharType="separate"/>
        </w:r>
        <w:r>
          <w:rPr>
            <w:noProof/>
            <w:webHidden/>
          </w:rPr>
          <w:t>40</w:t>
        </w:r>
        <w:r>
          <w:rPr>
            <w:noProof/>
            <w:webHidden/>
          </w:rPr>
          <w:fldChar w:fldCharType="end"/>
        </w:r>
      </w:hyperlink>
    </w:p>
    <w:p w14:paraId="3617F1A5" w14:textId="70DFE32F" w:rsidR="00B17E93" w:rsidRDefault="00B17E93">
      <w:pPr>
        <w:pStyle w:val="TOC3"/>
        <w:rPr>
          <w:rFonts w:asciiTheme="minorHAnsi" w:eastAsiaTheme="minorEastAsia" w:hAnsiTheme="minorHAnsi" w:cstheme="minorBidi"/>
          <w:noProof/>
          <w:sz w:val="22"/>
          <w:szCs w:val="22"/>
        </w:rPr>
      </w:pPr>
      <w:hyperlink w:anchor="_Toc464718936" w:history="1">
        <w:r w:rsidRPr="001C441B">
          <w:rPr>
            <w:rStyle w:val="Hyperlink"/>
            <w:noProof/>
          </w:rPr>
          <w:t>9.2.4</w:t>
        </w:r>
        <w:r>
          <w:rPr>
            <w:rFonts w:asciiTheme="minorHAnsi" w:eastAsiaTheme="minorEastAsia" w:hAnsiTheme="minorHAnsi" w:cstheme="minorBidi"/>
            <w:noProof/>
            <w:sz w:val="22"/>
            <w:szCs w:val="22"/>
          </w:rPr>
          <w:tab/>
        </w:r>
        <w:r w:rsidRPr="001C441B">
          <w:rPr>
            <w:rStyle w:val="Hyperlink"/>
            <w:noProof/>
          </w:rPr>
          <w:t>Struct types</w:t>
        </w:r>
        <w:r>
          <w:rPr>
            <w:noProof/>
            <w:webHidden/>
          </w:rPr>
          <w:tab/>
        </w:r>
        <w:r>
          <w:rPr>
            <w:noProof/>
            <w:webHidden/>
          </w:rPr>
          <w:fldChar w:fldCharType="begin"/>
        </w:r>
        <w:r>
          <w:rPr>
            <w:noProof/>
            <w:webHidden/>
          </w:rPr>
          <w:instrText xml:space="preserve"> PAGEREF _Toc464718936 \h </w:instrText>
        </w:r>
        <w:r>
          <w:rPr>
            <w:noProof/>
            <w:webHidden/>
          </w:rPr>
        </w:r>
        <w:r>
          <w:rPr>
            <w:noProof/>
            <w:webHidden/>
          </w:rPr>
          <w:fldChar w:fldCharType="separate"/>
        </w:r>
        <w:r>
          <w:rPr>
            <w:noProof/>
            <w:webHidden/>
          </w:rPr>
          <w:t>40</w:t>
        </w:r>
        <w:r>
          <w:rPr>
            <w:noProof/>
            <w:webHidden/>
          </w:rPr>
          <w:fldChar w:fldCharType="end"/>
        </w:r>
      </w:hyperlink>
    </w:p>
    <w:p w14:paraId="4F9E244D" w14:textId="774539CA" w:rsidR="00B17E93" w:rsidRDefault="00B17E93">
      <w:pPr>
        <w:pStyle w:val="TOC3"/>
        <w:rPr>
          <w:rFonts w:asciiTheme="minorHAnsi" w:eastAsiaTheme="minorEastAsia" w:hAnsiTheme="minorHAnsi" w:cstheme="minorBidi"/>
          <w:noProof/>
          <w:sz w:val="22"/>
          <w:szCs w:val="22"/>
        </w:rPr>
      </w:pPr>
      <w:hyperlink w:anchor="_Toc464718937" w:history="1">
        <w:r w:rsidRPr="001C441B">
          <w:rPr>
            <w:rStyle w:val="Hyperlink"/>
            <w:noProof/>
          </w:rPr>
          <w:t>9.2.5</w:t>
        </w:r>
        <w:r>
          <w:rPr>
            <w:rFonts w:asciiTheme="minorHAnsi" w:eastAsiaTheme="minorEastAsia" w:hAnsiTheme="minorHAnsi" w:cstheme="minorBidi"/>
            <w:noProof/>
            <w:sz w:val="22"/>
            <w:szCs w:val="22"/>
          </w:rPr>
          <w:tab/>
        </w:r>
        <w:r w:rsidRPr="001C441B">
          <w:rPr>
            <w:rStyle w:val="Hyperlink"/>
            <w:noProof/>
          </w:rPr>
          <w:t>Tuple types</w:t>
        </w:r>
        <w:r>
          <w:rPr>
            <w:noProof/>
            <w:webHidden/>
          </w:rPr>
          <w:tab/>
        </w:r>
        <w:r>
          <w:rPr>
            <w:noProof/>
            <w:webHidden/>
          </w:rPr>
          <w:fldChar w:fldCharType="begin"/>
        </w:r>
        <w:r>
          <w:rPr>
            <w:noProof/>
            <w:webHidden/>
          </w:rPr>
          <w:instrText xml:space="preserve"> PAGEREF _Toc464718937 \h </w:instrText>
        </w:r>
        <w:r>
          <w:rPr>
            <w:noProof/>
            <w:webHidden/>
          </w:rPr>
        </w:r>
        <w:r>
          <w:rPr>
            <w:noProof/>
            <w:webHidden/>
          </w:rPr>
          <w:fldChar w:fldCharType="separate"/>
        </w:r>
        <w:r>
          <w:rPr>
            <w:noProof/>
            <w:webHidden/>
          </w:rPr>
          <w:t>41</w:t>
        </w:r>
        <w:r>
          <w:rPr>
            <w:noProof/>
            <w:webHidden/>
          </w:rPr>
          <w:fldChar w:fldCharType="end"/>
        </w:r>
      </w:hyperlink>
    </w:p>
    <w:p w14:paraId="00E38441" w14:textId="3CC0B8FF" w:rsidR="00B17E93" w:rsidRDefault="00B17E93">
      <w:pPr>
        <w:pStyle w:val="TOC3"/>
        <w:rPr>
          <w:rFonts w:asciiTheme="minorHAnsi" w:eastAsiaTheme="minorEastAsia" w:hAnsiTheme="minorHAnsi" w:cstheme="minorBidi"/>
          <w:noProof/>
          <w:sz w:val="22"/>
          <w:szCs w:val="22"/>
        </w:rPr>
      </w:pPr>
      <w:hyperlink w:anchor="_Toc464718938" w:history="1">
        <w:r w:rsidRPr="001C441B">
          <w:rPr>
            <w:rStyle w:val="Hyperlink"/>
            <w:noProof/>
          </w:rPr>
          <w:t>9.2.6</w:t>
        </w:r>
        <w:r>
          <w:rPr>
            <w:rFonts w:asciiTheme="minorHAnsi" w:eastAsiaTheme="minorEastAsia" w:hAnsiTheme="minorHAnsi" w:cstheme="minorBidi"/>
            <w:noProof/>
            <w:sz w:val="22"/>
            <w:szCs w:val="22"/>
          </w:rPr>
          <w:tab/>
        </w:r>
        <w:r w:rsidRPr="001C441B">
          <w:rPr>
            <w:rStyle w:val="Hyperlink"/>
            <w:noProof/>
          </w:rPr>
          <w:t>Synthesized data types</w:t>
        </w:r>
        <w:r>
          <w:rPr>
            <w:noProof/>
            <w:webHidden/>
          </w:rPr>
          <w:tab/>
        </w:r>
        <w:r>
          <w:rPr>
            <w:noProof/>
            <w:webHidden/>
          </w:rPr>
          <w:fldChar w:fldCharType="begin"/>
        </w:r>
        <w:r>
          <w:rPr>
            <w:noProof/>
            <w:webHidden/>
          </w:rPr>
          <w:instrText xml:space="preserve"> PAGEREF _Toc464718938 \h </w:instrText>
        </w:r>
        <w:r>
          <w:rPr>
            <w:noProof/>
            <w:webHidden/>
          </w:rPr>
        </w:r>
        <w:r>
          <w:rPr>
            <w:noProof/>
            <w:webHidden/>
          </w:rPr>
          <w:fldChar w:fldCharType="separate"/>
        </w:r>
        <w:r>
          <w:rPr>
            <w:noProof/>
            <w:webHidden/>
          </w:rPr>
          <w:t>41</w:t>
        </w:r>
        <w:r>
          <w:rPr>
            <w:noProof/>
            <w:webHidden/>
          </w:rPr>
          <w:fldChar w:fldCharType="end"/>
        </w:r>
      </w:hyperlink>
    </w:p>
    <w:p w14:paraId="335562C4" w14:textId="2ED56468" w:rsidR="00B17E93" w:rsidRDefault="00B17E93">
      <w:pPr>
        <w:pStyle w:val="TOC3"/>
        <w:rPr>
          <w:rFonts w:asciiTheme="minorHAnsi" w:eastAsiaTheme="minorEastAsia" w:hAnsiTheme="minorHAnsi" w:cstheme="minorBidi"/>
          <w:noProof/>
          <w:sz w:val="22"/>
          <w:szCs w:val="22"/>
        </w:rPr>
      </w:pPr>
      <w:hyperlink w:anchor="_Toc464718939" w:history="1">
        <w:r w:rsidRPr="001C441B">
          <w:rPr>
            <w:rStyle w:val="Hyperlink"/>
            <w:noProof/>
          </w:rPr>
          <w:t>9.2.7</w:t>
        </w:r>
        <w:r>
          <w:rPr>
            <w:rFonts w:asciiTheme="minorHAnsi" w:eastAsiaTheme="minorEastAsia" w:hAnsiTheme="minorHAnsi" w:cstheme="minorBidi"/>
            <w:noProof/>
            <w:sz w:val="22"/>
            <w:szCs w:val="22"/>
          </w:rPr>
          <w:tab/>
        </w:r>
        <w:r w:rsidRPr="001C441B">
          <w:rPr>
            <w:rStyle w:val="Hyperlink"/>
            <w:rFonts w:ascii="Consolas" w:hAnsi="Consolas" w:cs="Consolas"/>
            <w:noProof/>
          </w:rPr>
          <w:t>extern</w:t>
        </w:r>
        <w:r w:rsidRPr="001C441B">
          <w:rPr>
            <w:rStyle w:val="Hyperlink"/>
            <w:noProof/>
          </w:rPr>
          <w:t xml:space="preserve"> types</w:t>
        </w:r>
        <w:r>
          <w:rPr>
            <w:noProof/>
            <w:webHidden/>
          </w:rPr>
          <w:tab/>
        </w:r>
        <w:r>
          <w:rPr>
            <w:noProof/>
            <w:webHidden/>
          </w:rPr>
          <w:fldChar w:fldCharType="begin"/>
        </w:r>
        <w:r>
          <w:rPr>
            <w:noProof/>
            <w:webHidden/>
          </w:rPr>
          <w:instrText xml:space="preserve"> PAGEREF _Toc464718939 \h </w:instrText>
        </w:r>
        <w:r>
          <w:rPr>
            <w:noProof/>
            <w:webHidden/>
          </w:rPr>
        </w:r>
        <w:r>
          <w:rPr>
            <w:noProof/>
            <w:webHidden/>
          </w:rPr>
          <w:fldChar w:fldCharType="separate"/>
        </w:r>
        <w:r>
          <w:rPr>
            <w:noProof/>
            <w:webHidden/>
          </w:rPr>
          <w:t>42</w:t>
        </w:r>
        <w:r>
          <w:rPr>
            <w:noProof/>
            <w:webHidden/>
          </w:rPr>
          <w:fldChar w:fldCharType="end"/>
        </w:r>
      </w:hyperlink>
    </w:p>
    <w:p w14:paraId="6DBAD909" w14:textId="564C50D8" w:rsidR="00B17E93" w:rsidRDefault="00B17E93">
      <w:pPr>
        <w:pStyle w:val="TOC3"/>
        <w:rPr>
          <w:rFonts w:asciiTheme="minorHAnsi" w:eastAsiaTheme="minorEastAsia" w:hAnsiTheme="minorHAnsi" w:cstheme="minorBidi"/>
          <w:noProof/>
          <w:sz w:val="22"/>
          <w:szCs w:val="22"/>
        </w:rPr>
      </w:pPr>
      <w:hyperlink w:anchor="_Toc464718940" w:history="1">
        <w:r w:rsidRPr="001C441B">
          <w:rPr>
            <w:rStyle w:val="Hyperlink"/>
            <w:noProof/>
          </w:rPr>
          <w:t>9.2.8</w:t>
        </w:r>
        <w:r>
          <w:rPr>
            <w:rFonts w:asciiTheme="minorHAnsi" w:eastAsiaTheme="minorEastAsia" w:hAnsiTheme="minorHAnsi" w:cstheme="minorBidi"/>
            <w:noProof/>
            <w:sz w:val="22"/>
            <w:szCs w:val="22"/>
          </w:rPr>
          <w:tab/>
        </w:r>
        <w:r w:rsidRPr="001C441B">
          <w:rPr>
            <w:rStyle w:val="Hyperlink"/>
            <w:noProof/>
          </w:rPr>
          <w:t>Type specialization</w:t>
        </w:r>
        <w:r>
          <w:rPr>
            <w:noProof/>
            <w:webHidden/>
          </w:rPr>
          <w:tab/>
        </w:r>
        <w:r>
          <w:rPr>
            <w:noProof/>
            <w:webHidden/>
          </w:rPr>
          <w:fldChar w:fldCharType="begin"/>
        </w:r>
        <w:r>
          <w:rPr>
            <w:noProof/>
            <w:webHidden/>
          </w:rPr>
          <w:instrText xml:space="preserve"> PAGEREF _Toc464718940 \h </w:instrText>
        </w:r>
        <w:r>
          <w:rPr>
            <w:noProof/>
            <w:webHidden/>
          </w:rPr>
        </w:r>
        <w:r>
          <w:rPr>
            <w:noProof/>
            <w:webHidden/>
          </w:rPr>
          <w:fldChar w:fldCharType="separate"/>
        </w:r>
        <w:r>
          <w:rPr>
            <w:noProof/>
            <w:webHidden/>
          </w:rPr>
          <w:t>43</w:t>
        </w:r>
        <w:r>
          <w:rPr>
            <w:noProof/>
            <w:webHidden/>
          </w:rPr>
          <w:fldChar w:fldCharType="end"/>
        </w:r>
      </w:hyperlink>
    </w:p>
    <w:p w14:paraId="34251FD3" w14:textId="65CF766E" w:rsidR="00B17E93" w:rsidRDefault="00B17E93">
      <w:pPr>
        <w:pStyle w:val="TOC3"/>
        <w:rPr>
          <w:rFonts w:asciiTheme="minorHAnsi" w:eastAsiaTheme="minorEastAsia" w:hAnsiTheme="minorHAnsi" w:cstheme="minorBidi"/>
          <w:noProof/>
          <w:sz w:val="22"/>
          <w:szCs w:val="22"/>
        </w:rPr>
      </w:pPr>
      <w:hyperlink w:anchor="_Toc464718941" w:history="1">
        <w:r w:rsidRPr="001C441B">
          <w:rPr>
            <w:rStyle w:val="Hyperlink"/>
            <w:noProof/>
          </w:rPr>
          <w:t>9.2.9</w:t>
        </w:r>
        <w:r>
          <w:rPr>
            <w:rFonts w:asciiTheme="minorHAnsi" w:eastAsiaTheme="minorEastAsia" w:hAnsiTheme="minorHAnsi" w:cstheme="minorBidi"/>
            <w:noProof/>
            <w:sz w:val="22"/>
            <w:szCs w:val="22"/>
          </w:rPr>
          <w:tab/>
        </w:r>
        <w:r w:rsidRPr="001C441B">
          <w:rPr>
            <w:rStyle w:val="Hyperlink"/>
            <w:noProof/>
          </w:rPr>
          <w:t>Parser and control blocks types</w:t>
        </w:r>
        <w:r>
          <w:rPr>
            <w:noProof/>
            <w:webHidden/>
          </w:rPr>
          <w:tab/>
        </w:r>
        <w:r>
          <w:rPr>
            <w:noProof/>
            <w:webHidden/>
          </w:rPr>
          <w:fldChar w:fldCharType="begin"/>
        </w:r>
        <w:r>
          <w:rPr>
            <w:noProof/>
            <w:webHidden/>
          </w:rPr>
          <w:instrText xml:space="preserve"> PAGEREF _Toc464718941 \h </w:instrText>
        </w:r>
        <w:r>
          <w:rPr>
            <w:noProof/>
            <w:webHidden/>
          </w:rPr>
        </w:r>
        <w:r>
          <w:rPr>
            <w:noProof/>
            <w:webHidden/>
          </w:rPr>
          <w:fldChar w:fldCharType="separate"/>
        </w:r>
        <w:r>
          <w:rPr>
            <w:noProof/>
            <w:webHidden/>
          </w:rPr>
          <w:t>44</w:t>
        </w:r>
        <w:r>
          <w:rPr>
            <w:noProof/>
            <w:webHidden/>
          </w:rPr>
          <w:fldChar w:fldCharType="end"/>
        </w:r>
      </w:hyperlink>
    </w:p>
    <w:p w14:paraId="0F42B2F4" w14:textId="481D9BAE" w:rsidR="00B17E93" w:rsidRDefault="00B17E93">
      <w:pPr>
        <w:pStyle w:val="TOC3"/>
        <w:rPr>
          <w:rFonts w:asciiTheme="minorHAnsi" w:eastAsiaTheme="minorEastAsia" w:hAnsiTheme="minorHAnsi" w:cstheme="minorBidi"/>
          <w:noProof/>
          <w:sz w:val="22"/>
          <w:szCs w:val="22"/>
        </w:rPr>
      </w:pPr>
      <w:hyperlink w:anchor="_Toc464718942" w:history="1">
        <w:r w:rsidRPr="001C441B">
          <w:rPr>
            <w:rStyle w:val="Hyperlink"/>
            <w:noProof/>
          </w:rPr>
          <w:t>9.2.10</w:t>
        </w:r>
        <w:r>
          <w:rPr>
            <w:rFonts w:asciiTheme="minorHAnsi" w:eastAsiaTheme="minorEastAsia" w:hAnsiTheme="minorHAnsi" w:cstheme="minorBidi"/>
            <w:noProof/>
            <w:sz w:val="22"/>
            <w:szCs w:val="22"/>
          </w:rPr>
          <w:tab/>
        </w:r>
        <w:r w:rsidRPr="001C441B">
          <w:rPr>
            <w:rStyle w:val="Hyperlink"/>
            <w:noProof/>
          </w:rPr>
          <w:t>Package types</w:t>
        </w:r>
        <w:r>
          <w:rPr>
            <w:noProof/>
            <w:webHidden/>
          </w:rPr>
          <w:tab/>
        </w:r>
        <w:r>
          <w:rPr>
            <w:noProof/>
            <w:webHidden/>
          </w:rPr>
          <w:fldChar w:fldCharType="begin"/>
        </w:r>
        <w:r>
          <w:rPr>
            <w:noProof/>
            <w:webHidden/>
          </w:rPr>
          <w:instrText xml:space="preserve"> PAGEREF _Toc464718942 \h </w:instrText>
        </w:r>
        <w:r>
          <w:rPr>
            <w:noProof/>
            <w:webHidden/>
          </w:rPr>
        </w:r>
        <w:r>
          <w:rPr>
            <w:noProof/>
            <w:webHidden/>
          </w:rPr>
          <w:fldChar w:fldCharType="separate"/>
        </w:r>
        <w:r>
          <w:rPr>
            <w:noProof/>
            <w:webHidden/>
          </w:rPr>
          <w:t>45</w:t>
        </w:r>
        <w:r>
          <w:rPr>
            <w:noProof/>
            <w:webHidden/>
          </w:rPr>
          <w:fldChar w:fldCharType="end"/>
        </w:r>
      </w:hyperlink>
    </w:p>
    <w:p w14:paraId="0CD7F131" w14:textId="25D552C0" w:rsidR="00B17E93" w:rsidRDefault="00B17E93">
      <w:pPr>
        <w:pStyle w:val="TOC2"/>
        <w:rPr>
          <w:rFonts w:asciiTheme="minorHAnsi" w:eastAsiaTheme="minorEastAsia" w:hAnsiTheme="minorHAnsi" w:cstheme="minorBidi"/>
          <w:noProof/>
          <w:sz w:val="22"/>
          <w:szCs w:val="22"/>
        </w:rPr>
      </w:pPr>
      <w:hyperlink w:anchor="_Toc464718943" w:history="1">
        <w:r w:rsidRPr="001C441B">
          <w:rPr>
            <w:rStyle w:val="Hyperlink"/>
            <w:noProof/>
          </w:rPr>
          <w:t>9.3</w:t>
        </w:r>
        <w:r>
          <w:rPr>
            <w:rFonts w:asciiTheme="minorHAnsi" w:eastAsiaTheme="minorEastAsia" w:hAnsiTheme="minorHAnsi" w:cstheme="minorBidi"/>
            <w:noProof/>
            <w:sz w:val="22"/>
            <w:szCs w:val="22"/>
          </w:rPr>
          <w:tab/>
        </w:r>
        <w:r w:rsidRPr="001C441B">
          <w:rPr>
            <w:rStyle w:val="Hyperlink"/>
            <w:noProof/>
          </w:rPr>
          <w:t>typedef</w:t>
        </w:r>
        <w:r>
          <w:rPr>
            <w:noProof/>
            <w:webHidden/>
          </w:rPr>
          <w:tab/>
        </w:r>
        <w:r>
          <w:rPr>
            <w:noProof/>
            <w:webHidden/>
          </w:rPr>
          <w:fldChar w:fldCharType="begin"/>
        </w:r>
        <w:r>
          <w:rPr>
            <w:noProof/>
            <w:webHidden/>
          </w:rPr>
          <w:instrText xml:space="preserve"> PAGEREF _Toc464718943 \h </w:instrText>
        </w:r>
        <w:r>
          <w:rPr>
            <w:noProof/>
            <w:webHidden/>
          </w:rPr>
        </w:r>
        <w:r>
          <w:rPr>
            <w:noProof/>
            <w:webHidden/>
          </w:rPr>
          <w:fldChar w:fldCharType="separate"/>
        </w:r>
        <w:r>
          <w:rPr>
            <w:noProof/>
            <w:webHidden/>
          </w:rPr>
          <w:t>45</w:t>
        </w:r>
        <w:r>
          <w:rPr>
            <w:noProof/>
            <w:webHidden/>
          </w:rPr>
          <w:fldChar w:fldCharType="end"/>
        </w:r>
      </w:hyperlink>
    </w:p>
    <w:p w14:paraId="534CA144" w14:textId="4E249C3A" w:rsidR="00B17E93" w:rsidRDefault="00B17E93">
      <w:pPr>
        <w:pStyle w:val="TOC1"/>
        <w:rPr>
          <w:rFonts w:asciiTheme="minorHAnsi" w:eastAsiaTheme="minorEastAsia" w:hAnsiTheme="minorHAnsi" w:cstheme="minorBidi"/>
          <w:noProof/>
          <w:sz w:val="22"/>
          <w:szCs w:val="22"/>
        </w:rPr>
      </w:pPr>
      <w:hyperlink w:anchor="_Toc464718944" w:history="1">
        <w:r w:rsidRPr="001C441B">
          <w:rPr>
            <w:rStyle w:val="Hyperlink"/>
            <w:noProof/>
          </w:rPr>
          <w:t>10</w:t>
        </w:r>
        <w:r>
          <w:rPr>
            <w:rFonts w:asciiTheme="minorHAnsi" w:eastAsiaTheme="minorEastAsia" w:hAnsiTheme="minorHAnsi" w:cstheme="minorBidi"/>
            <w:noProof/>
            <w:sz w:val="22"/>
            <w:szCs w:val="22"/>
          </w:rPr>
          <w:tab/>
        </w:r>
        <w:r w:rsidRPr="001C441B">
          <w:rPr>
            <w:rStyle w:val="Hyperlink"/>
            <w:noProof/>
          </w:rPr>
          <w:t>Expressions</w:t>
        </w:r>
        <w:r>
          <w:rPr>
            <w:noProof/>
            <w:webHidden/>
          </w:rPr>
          <w:tab/>
        </w:r>
        <w:r>
          <w:rPr>
            <w:noProof/>
            <w:webHidden/>
          </w:rPr>
          <w:fldChar w:fldCharType="begin"/>
        </w:r>
        <w:r>
          <w:rPr>
            <w:noProof/>
            <w:webHidden/>
          </w:rPr>
          <w:instrText xml:space="preserve"> PAGEREF _Toc464718944 \h </w:instrText>
        </w:r>
        <w:r>
          <w:rPr>
            <w:noProof/>
            <w:webHidden/>
          </w:rPr>
        </w:r>
        <w:r>
          <w:rPr>
            <w:noProof/>
            <w:webHidden/>
          </w:rPr>
          <w:fldChar w:fldCharType="separate"/>
        </w:r>
        <w:r>
          <w:rPr>
            <w:noProof/>
            <w:webHidden/>
          </w:rPr>
          <w:t>45</w:t>
        </w:r>
        <w:r>
          <w:rPr>
            <w:noProof/>
            <w:webHidden/>
          </w:rPr>
          <w:fldChar w:fldCharType="end"/>
        </w:r>
      </w:hyperlink>
    </w:p>
    <w:p w14:paraId="3DD39DF2" w14:textId="0CD89A5A" w:rsidR="00B17E93" w:rsidRDefault="00B17E93">
      <w:pPr>
        <w:pStyle w:val="TOC2"/>
        <w:rPr>
          <w:rFonts w:asciiTheme="minorHAnsi" w:eastAsiaTheme="minorEastAsia" w:hAnsiTheme="minorHAnsi" w:cstheme="minorBidi"/>
          <w:noProof/>
          <w:sz w:val="22"/>
          <w:szCs w:val="22"/>
        </w:rPr>
      </w:pPr>
      <w:hyperlink w:anchor="_Toc464718945" w:history="1">
        <w:r w:rsidRPr="001C441B">
          <w:rPr>
            <w:rStyle w:val="Hyperlink"/>
            <w:noProof/>
          </w:rPr>
          <w:t>10.1</w:t>
        </w:r>
        <w:r>
          <w:rPr>
            <w:rFonts w:asciiTheme="minorHAnsi" w:eastAsiaTheme="minorEastAsia" w:hAnsiTheme="minorHAnsi" w:cstheme="minorBidi"/>
            <w:noProof/>
            <w:sz w:val="22"/>
            <w:szCs w:val="22"/>
          </w:rPr>
          <w:tab/>
        </w:r>
        <w:r w:rsidRPr="001C441B">
          <w:rPr>
            <w:rStyle w:val="Hyperlink"/>
            <w:noProof/>
          </w:rPr>
          <w:t>Expression evaluation order</w:t>
        </w:r>
        <w:r>
          <w:rPr>
            <w:noProof/>
            <w:webHidden/>
          </w:rPr>
          <w:tab/>
        </w:r>
        <w:r>
          <w:rPr>
            <w:noProof/>
            <w:webHidden/>
          </w:rPr>
          <w:fldChar w:fldCharType="begin"/>
        </w:r>
        <w:r>
          <w:rPr>
            <w:noProof/>
            <w:webHidden/>
          </w:rPr>
          <w:instrText xml:space="preserve"> PAGEREF _Toc464718945 \h </w:instrText>
        </w:r>
        <w:r>
          <w:rPr>
            <w:noProof/>
            <w:webHidden/>
          </w:rPr>
        </w:r>
        <w:r>
          <w:rPr>
            <w:noProof/>
            <w:webHidden/>
          </w:rPr>
          <w:fldChar w:fldCharType="separate"/>
        </w:r>
        <w:r>
          <w:rPr>
            <w:noProof/>
            <w:webHidden/>
          </w:rPr>
          <w:t>47</w:t>
        </w:r>
        <w:r>
          <w:rPr>
            <w:noProof/>
            <w:webHidden/>
          </w:rPr>
          <w:fldChar w:fldCharType="end"/>
        </w:r>
      </w:hyperlink>
    </w:p>
    <w:p w14:paraId="7A5F2A7F" w14:textId="534CD4D4" w:rsidR="00B17E93" w:rsidRDefault="00B17E93">
      <w:pPr>
        <w:pStyle w:val="TOC2"/>
        <w:rPr>
          <w:rFonts w:asciiTheme="minorHAnsi" w:eastAsiaTheme="minorEastAsia" w:hAnsiTheme="minorHAnsi" w:cstheme="minorBidi"/>
          <w:noProof/>
          <w:sz w:val="22"/>
          <w:szCs w:val="22"/>
        </w:rPr>
      </w:pPr>
      <w:hyperlink w:anchor="_Toc464718946" w:history="1">
        <w:r w:rsidRPr="001C441B">
          <w:rPr>
            <w:rStyle w:val="Hyperlink"/>
            <w:noProof/>
          </w:rPr>
          <w:t>10.2</w:t>
        </w:r>
        <w:r>
          <w:rPr>
            <w:rFonts w:asciiTheme="minorHAnsi" w:eastAsiaTheme="minorEastAsia" w:hAnsiTheme="minorHAnsi" w:cstheme="minorBidi"/>
            <w:noProof/>
            <w:sz w:val="22"/>
            <w:szCs w:val="22"/>
          </w:rPr>
          <w:tab/>
        </w:r>
        <w:r w:rsidRPr="001C441B">
          <w:rPr>
            <w:rStyle w:val="Hyperlink"/>
            <w:noProof/>
          </w:rPr>
          <w:t xml:space="preserve">Expression on </w:t>
        </w:r>
        <w:r w:rsidRPr="001C441B">
          <w:rPr>
            <w:rStyle w:val="Hyperlink"/>
            <w:rFonts w:ascii="Consolas" w:hAnsi="Consolas"/>
            <w:noProof/>
          </w:rPr>
          <w:t>error</w:t>
        </w:r>
        <w:r w:rsidRPr="001C441B">
          <w:rPr>
            <w:rStyle w:val="Hyperlink"/>
            <w:noProof/>
          </w:rPr>
          <w:t xml:space="preserve"> values</w:t>
        </w:r>
        <w:r>
          <w:rPr>
            <w:noProof/>
            <w:webHidden/>
          </w:rPr>
          <w:tab/>
        </w:r>
        <w:r>
          <w:rPr>
            <w:noProof/>
            <w:webHidden/>
          </w:rPr>
          <w:fldChar w:fldCharType="begin"/>
        </w:r>
        <w:r>
          <w:rPr>
            <w:noProof/>
            <w:webHidden/>
          </w:rPr>
          <w:instrText xml:space="preserve"> PAGEREF _Toc464718946 \h </w:instrText>
        </w:r>
        <w:r>
          <w:rPr>
            <w:noProof/>
            <w:webHidden/>
          </w:rPr>
        </w:r>
        <w:r>
          <w:rPr>
            <w:noProof/>
            <w:webHidden/>
          </w:rPr>
          <w:fldChar w:fldCharType="separate"/>
        </w:r>
        <w:r>
          <w:rPr>
            <w:noProof/>
            <w:webHidden/>
          </w:rPr>
          <w:t>47</w:t>
        </w:r>
        <w:r>
          <w:rPr>
            <w:noProof/>
            <w:webHidden/>
          </w:rPr>
          <w:fldChar w:fldCharType="end"/>
        </w:r>
      </w:hyperlink>
    </w:p>
    <w:p w14:paraId="2FEE4552" w14:textId="08D813B7" w:rsidR="00B17E93" w:rsidRDefault="00B17E93">
      <w:pPr>
        <w:pStyle w:val="TOC2"/>
        <w:rPr>
          <w:rFonts w:asciiTheme="minorHAnsi" w:eastAsiaTheme="minorEastAsia" w:hAnsiTheme="minorHAnsi" w:cstheme="minorBidi"/>
          <w:noProof/>
          <w:sz w:val="22"/>
          <w:szCs w:val="22"/>
        </w:rPr>
      </w:pPr>
      <w:hyperlink w:anchor="_Toc464718947" w:history="1">
        <w:r w:rsidRPr="001C441B">
          <w:rPr>
            <w:rStyle w:val="Hyperlink"/>
            <w:noProof/>
          </w:rPr>
          <w:t>10.3</w:t>
        </w:r>
        <w:r>
          <w:rPr>
            <w:rFonts w:asciiTheme="minorHAnsi" w:eastAsiaTheme="minorEastAsia" w:hAnsiTheme="minorHAnsi" w:cstheme="minorBidi"/>
            <w:noProof/>
            <w:sz w:val="22"/>
            <w:szCs w:val="22"/>
          </w:rPr>
          <w:tab/>
        </w:r>
        <w:r w:rsidRPr="001C441B">
          <w:rPr>
            <w:rStyle w:val="Hyperlink"/>
            <w:noProof/>
          </w:rPr>
          <w:t xml:space="preserve">Expressions on </w:t>
        </w:r>
        <w:r w:rsidRPr="001C441B">
          <w:rPr>
            <w:rStyle w:val="Hyperlink"/>
            <w:rFonts w:ascii="Consolas" w:hAnsi="Consolas"/>
            <w:noProof/>
          </w:rPr>
          <w:t>enum</w:t>
        </w:r>
        <w:r w:rsidRPr="001C441B">
          <w:rPr>
            <w:rStyle w:val="Hyperlink"/>
            <w:noProof/>
          </w:rPr>
          <w:t xml:space="preserve"> values</w:t>
        </w:r>
        <w:r>
          <w:rPr>
            <w:noProof/>
            <w:webHidden/>
          </w:rPr>
          <w:tab/>
        </w:r>
        <w:r>
          <w:rPr>
            <w:noProof/>
            <w:webHidden/>
          </w:rPr>
          <w:fldChar w:fldCharType="begin"/>
        </w:r>
        <w:r>
          <w:rPr>
            <w:noProof/>
            <w:webHidden/>
          </w:rPr>
          <w:instrText xml:space="preserve"> PAGEREF _Toc464718947 \h </w:instrText>
        </w:r>
        <w:r>
          <w:rPr>
            <w:noProof/>
            <w:webHidden/>
          </w:rPr>
        </w:r>
        <w:r>
          <w:rPr>
            <w:noProof/>
            <w:webHidden/>
          </w:rPr>
          <w:fldChar w:fldCharType="separate"/>
        </w:r>
        <w:r>
          <w:rPr>
            <w:noProof/>
            <w:webHidden/>
          </w:rPr>
          <w:t>48</w:t>
        </w:r>
        <w:r>
          <w:rPr>
            <w:noProof/>
            <w:webHidden/>
          </w:rPr>
          <w:fldChar w:fldCharType="end"/>
        </w:r>
      </w:hyperlink>
    </w:p>
    <w:p w14:paraId="62E625F1" w14:textId="6837F16D" w:rsidR="00B17E93" w:rsidRDefault="00B17E93">
      <w:pPr>
        <w:pStyle w:val="TOC2"/>
        <w:rPr>
          <w:rFonts w:asciiTheme="minorHAnsi" w:eastAsiaTheme="minorEastAsia" w:hAnsiTheme="minorHAnsi" w:cstheme="minorBidi"/>
          <w:noProof/>
          <w:sz w:val="22"/>
          <w:szCs w:val="22"/>
        </w:rPr>
      </w:pPr>
      <w:hyperlink w:anchor="_Toc464718948" w:history="1">
        <w:r w:rsidRPr="001C441B">
          <w:rPr>
            <w:rStyle w:val="Hyperlink"/>
            <w:noProof/>
          </w:rPr>
          <w:t>10.4</w:t>
        </w:r>
        <w:r>
          <w:rPr>
            <w:rFonts w:asciiTheme="minorHAnsi" w:eastAsiaTheme="minorEastAsia" w:hAnsiTheme="minorHAnsi" w:cstheme="minorBidi"/>
            <w:noProof/>
            <w:sz w:val="22"/>
            <w:szCs w:val="22"/>
          </w:rPr>
          <w:tab/>
        </w:r>
        <w:r w:rsidRPr="001C441B">
          <w:rPr>
            <w:rStyle w:val="Hyperlink"/>
            <w:noProof/>
          </w:rPr>
          <w:t>Expressions on Boolean values</w:t>
        </w:r>
        <w:r>
          <w:rPr>
            <w:noProof/>
            <w:webHidden/>
          </w:rPr>
          <w:tab/>
        </w:r>
        <w:r>
          <w:rPr>
            <w:noProof/>
            <w:webHidden/>
          </w:rPr>
          <w:fldChar w:fldCharType="begin"/>
        </w:r>
        <w:r>
          <w:rPr>
            <w:noProof/>
            <w:webHidden/>
          </w:rPr>
          <w:instrText xml:space="preserve"> PAGEREF _Toc464718948 \h </w:instrText>
        </w:r>
        <w:r>
          <w:rPr>
            <w:noProof/>
            <w:webHidden/>
          </w:rPr>
        </w:r>
        <w:r>
          <w:rPr>
            <w:noProof/>
            <w:webHidden/>
          </w:rPr>
          <w:fldChar w:fldCharType="separate"/>
        </w:r>
        <w:r>
          <w:rPr>
            <w:noProof/>
            <w:webHidden/>
          </w:rPr>
          <w:t>48</w:t>
        </w:r>
        <w:r>
          <w:rPr>
            <w:noProof/>
            <w:webHidden/>
          </w:rPr>
          <w:fldChar w:fldCharType="end"/>
        </w:r>
      </w:hyperlink>
    </w:p>
    <w:p w14:paraId="324A6F82" w14:textId="63D5891F" w:rsidR="00B17E93" w:rsidRDefault="00B17E93">
      <w:pPr>
        <w:pStyle w:val="TOC3"/>
        <w:rPr>
          <w:rFonts w:asciiTheme="minorHAnsi" w:eastAsiaTheme="minorEastAsia" w:hAnsiTheme="minorHAnsi" w:cstheme="minorBidi"/>
          <w:noProof/>
          <w:sz w:val="22"/>
          <w:szCs w:val="22"/>
        </w:rPr>
      </w:pPr>
      <w:hyperlink w:anchor="_Toc464718949" w:history="1">
        <w:r w:rsidRPr="001C441B">
          <w:rPr>
            <w:rStyle w:val="Hyperlink"/>
            <w:noProof/>
          </w:rPr>
          <w:t>10.4.1</w:t>
        </w:r>
        <w:r>
          <w:rPr>
            <w:rFonts w:asciiTheme="minorHAnsi" w:eastAsiaTheme="minorEastAsia" w:hAnsiTheme="minorHAnsi" w:cstheme="minorBidi"/>
            <w:noProof/>
            <w:sz w:val="22"/>
            <w:szCs w:val="22"/>
          </w:rPr>
          <w:tab/>
        </w:r>
        <w:r w:rsidRPr="001C441B">
          <w:rPr>
            <w:rStyle w:val="Hyperlink"/>
            <w:noProof/>
          </w:rPr>
          <w:t>The conditional operator</w:t>
        </w:r>
        <w:r>
          <w:rPr>
            <w:noProof/>
            <w:webHidden/>
          </w:rPr>
          <w:tab/>
        </w:r>
        <w:r>
          <w:rPr>
            <w:noProof/>
            <w:webHidden/>
          </w:rPr>
          <w:fldChar w:fldCharType="begin"/>
        </w:r>
        <w:r>
          <w:rPr>
            <w:noProof/>
            <w:webHidden/>
          </w:rPr>
          <w:instrText xml:space="preserve"> PAGEREF _Toc464718949 \h </w:instrText>
        </w:r>
        <w:r>
          <w:rPr>
            <w:noProof/>
            <w:webHidden/>
          </w:rPr>
        </w:r>
        <w:r>
          <w:rPr>
            <w:noProof/>
            <w:webHidden/>
          </w:rPr>
          <w:fldChar w:fldCharType="separate"/>
        </w:r>
        <w:r>
          <w:rPr>
            <w:noProof/>
            <w:webHidden/>
          </w:rPr>
          <w:t>48</w:t>
        </w:r>
        <w:r>
          <w:rPr>
            <w:noProof/>
            <w:webHidden/>
          </w:rPr>
          <w:fldChar w:fldCharType="end"/>
        </w:r>
      </w:hyperlink>
    </w:p>
    <w:p w14:paraId="6CA4A9B6" w14:textId="3BF97C38" w:rsidR="00B17E93" w:rsidRDefault="00B17E93">
      <w:pPr>
        <w:pStyle w:val="TOC2"/>
        <w:rPr>
          <w:rFonts w:asciiTheme="minorHAnsi" w:eastAsiaTheme="minorEastAsia" w:hAnsiTheme="minorHAnsi" w:cstheme="minorBidi"/>
          <w:noProof/>
          <w:sz w:val="22"/>
          <w:szCs w:val="22"/>
        </w:rPr>
      </w:pPr>
      <w:hyperlink w:anchor="_Toc464718950" w:history="1">
        <w:r w:rsidRPr="001C441B">
          <w:rPr>
            <w:rStyle w:val="Hyperlink"/>
            <w:noProof/>
          </w:rPr>
          <w:t>10.5</w:t>
        </w:r>
        <w:r>
          <w:rPr>
            <w:rFonts w:asciiTheme="minorHAnsi" w:eastAsiaTheme="minorEastAsia" w:hAnsiTheme="minorHAnsi" w:cstheme="minorBidi"/>
            <w:noProof/>
            <w:sz w:val="22"/>
            <w:szCs w:val="22"/>
          </w:rPr>
          <w:tab/>
        </w:r>
        <w:r w:rsidRPr="001C441B">
          <w:rPr>
            <w:rStyle w:val="Hyperlink"/>
            <w:noProof/>
          </w:rPr>
          <w:t>Bit-string (unsigned integer) operations</w:t>
        </w:r>
        <w:r>
          <w:rPr>
            <w:noProof/>
            <w:webHidden/>
          </w:rPr>
          <w:tab/>
        </w:r>
        <w:r>
          <w:rPr>
            <w:noProof/>
            <w:webHidden/>
          </w:rPr>
          <w:fldChar w:fldCharType="begin"/>
        </w:r>
        <w:r>
          <w:rPr>
            <w:noProof/>
            <w:webHidden/>
          </w:rPr>
          <w:instrText xml:space="preserve"> PAGEREF _Toc464718950 \h </w:instrText>
        </w:r>
        <w:r>
          <w:rPr>
            <w:noProof/>
            <w:webHidden/>
          </w:rPr>
        </w:r>
        <w:r>
          <w:rPr>
            <w:noProof/>
            <w:webHidden/>
          </w:rPr>
          <w:fldChar w:fldCharType="separate"/>
        </w:r>
        <w:r>
          <w:rPr>
            <w:noProof/>
            <w:webHidden/>
          </w:rPr>
          <w:t>49</w:t>
        </w:r>
        <w:r>
          <w:rPr>
            <w:noProof/>
            <w:webHidden/>
          </w:rPr>
          <w:fldChar w:fldCharType="end"/>
        </w:r>
      </w:hyperlink>
    </w:p>
    <w:p w14:paraId="040FA302" w14:textId="22129B68" w:rsidR="00B17E93" w:rsidRDefault="00B17E93">
      <w:pPr>
        <w:pStyle w:val="TOC2"/>
        <w:rPr>
          <w:rFonts w:asciiTheme="minorHAnsi" w:eastAsiaTheme="minorEastAsia" w:hAnsiTheme="minorHAnsi" w:cstheme="minorBidi"/>
          <w:noProof/>
          <w:sz w:val="22"/>
          <w:szCs w:val="22"/>
        </w:rPr>
      </w:pPr>
      <w:hyperlink w:anchor="_Toc464718951" w:history="1">
        <w:r w:rsidRPr="001C441B">
          <w:rPr>
            <w:rStyle w:val="Hyperlink"/>
            <w:noProof/>
          </w:rPr>
          <w:t>10.6</w:t>
        </w:r>
        <w:r>
          <w:rPr>
            <w:rFonts w:asciiTheme="minorHAnsi" w:eastAsiaTheme="minorEastAsia" w:hAnsiTheme="minorHAnsi" w:cstheme="minorBidi"/>
            <w:noProof/>
            <w:sz w:val="22"/>
            <w:szCs w:val="22"/>
          </w:rPr>
          <w:tab/>
        </w:r>
        <w:r w:rsidRPr="001C441B">
          <w:rPr>
            <w:rStyle w:val="Hyperlink"/>
            <w:noProof/>
          </w:rPr>
          <w:t>Operations on fixed-width signed integers</w:t>
        </w:r>
        <w:r>
          <w:rPr>
            <w:noProof/>
            <w:webHidden/>
          </w:rPr>
          <w:tab/>
        </w:r>
        <w:r>
          <w:rPr>
            <w:noProof/>
            <w:webHidden/>
          </w:rPr>
          <w:fldChar w:fldCharType="begin"/>
        </w:r>
        <w:r>
          <w:rPr>
            <w:noProof/>
            <w:webHidden/>
          </w:rPr>
          <w:instrText xml:space="preserve"> PAGEREF _Toc464718951 \h </w:instrText>
        </w:r>
        <w:r>
          <w:rPr>
            <w:noProof/>
            <w:webHidden/>
          </w:rPr>
        </w:r>
        <w:r>
          <w:rPr>
            <w:noProof/>
            <w:webHidden/>
          </w:rPr>
          <w:fldChar w:fldCharType="separate"/>
        </w:r>
        <w:r>
          <w:rPr>
            <w:noProof/>
            <w:webHidden/>
          </w:rPr>
          <w:t>50</w:t>
        </w:r>
        <w:r>
          <w:rPr>
            <w:noProof/>
            <w:webHidden/>
          </w:rPr>
          <w:fldChar w:fldCharType="end"/>
        </w:r>
      </w:hyperlink>
    </w:p>
    <w:p w14:paraId="66ED28D0" w14:textId="3344CD5A" w:rsidR="00B17E93" w:rsidRDefault="00B17E93">
      <w:pPr>
        <w:pStyle w:val="TOC3"/>
        <w:rPr>
          <w:rFonts w:asciiTheme="minorHAnsi" w:eastAsiaTheme="minorEastAsia" w:hAnsiTheme="minorHAnsi" w:cstheme="minorBidi"/>
          <w:noProof/>
          <w:sz w:val="22"/>
          <w:szCs w:val="22"/>
        </w:rPr>
      </w:pPr>
      <w:hyperlink w:anchor="_Toc464718952" w:history="1">
        <w:r w:rsidRPr="001C441B">
          <w:rPr>
            <w:rStyle w:val="Hyperlink"/>
            <w:noProof/>
          </w:rPr>
          <w:t>10.6.1</w:t>
        </w:r>
        <w:r>
          <w:rPr>
            <w:rFonts w:asciiTheme="minorHAnsi" w:eastAsiaTheme="minorEastAsia" w:hAnsiTheme="minorHAnsi" w:cstheme="minorBidi"/>
            <w:noProof/>
            <w:sz w:val="22"/>
            <w:szCs w:val="22"/>
          </w:rPr>
          <w:tab/>
        </w:r>
        <w:r w:rsidRPr="001C441B">
          <w:rPr>
            <w:rStyle w:val="Hyperlink"/>
            <w:noProof/>
          </w:rPr>
          <w:t>A note about shifts</w:t>
        </w:r>
        <w:r>
          <w:rPr>
            <w:noProof/>
            <w:webHidden/>
          </w:rPr>
          <w:tab/>
        </w:r>
        <w:r>
          <w:rPr>
            <w:noProof/>
            <w:webHidden/>
          </w:rPr>
          <w:fldChar w:fldCharType="begin"/>
        </w:r>
        <w:r>
          <w:rPr>
            <w:noProof/>
            <w:webHidden/>
          </w:rPr>
          <w:instrText xml:space="preserve"> PAGEREF _Toc464718952 \h </w:instrText>
        </w:r>
        <w:r>
          <w:rPr>
            <w:noProof/>
            <w:webHidden/>
          </w:rPr>
        </w:r>
        <w:r>
          <w:rPr>
            <w:noProof/>
            <w:webHidden/>
          </w:rPr>
          <w:fldChar w:fldCharType="separate"/>
        </w:r>
        <w:r>
          <w:rPr>
            <w:noProof/>
            <w:webHidden/>
          </w:rPr>
          <w:t>50</w:t>
        </w:r>
        <w:r>
          <w:rPr>
            <w:noProof/>
            <w:webHidden/>
          </w:rPr>
          <w:fldChar w:fldCharType="end"/>
        </w:r>
      </w:hyperlink>
    </w:p>
    <w:p w14:paraId="3343B065" w14:textId="6E2DFCF3" w:rsidR="00B17E93" w:rsidRDefault="00B17E93">
      <w:pPr>
        <w:pStyle w:val="TOC2"/>
        <w:rPr>
          <w:rFonts w:asciiTheme="minorHAnsi" w:eastAsiaTheme="minorEastAsia" w:hAnsiTheme="minorHAnsi" w:cstheme="minorBidi"/>
          <w:noProof/>
          <w:sz w:val="22"/>
          <w:szCs w:val="22"/>
        </w:rPr>
      </w:pPr>
      <w:hyperlink w:anchor="_Toc464718953" w:history="1">
        <w:r w:rsidRPr="001C441B">
          <w:rPr>
            <w:rStyle w:val="Hyperlink"/>
            <w:noProof/>
          </w:rPr>
          <w:t>10.7</w:t>
        </w:r>
        <w:r>
          <w:rPr>
            <w:rFonts w:asciiTheme="minorHAnsi" w:eastAsiaTheme="minorEastAsia" w:hAnsiTheme="minorHAnsi" w:cstheme="minorBidi"/>
            <w:noProof/>
            <w:sz w:val="22"/>
            <w:szCs w:val="22"/>
          </w:rPr>
          <w:tab/>
        </w:r>
        <w:r w:rsidRPr="001C441B">
          <w:rPr>
            <w:rStyle w:val="Hyperlink"/>
            <w:noProof/>
          </w:rPr>
          <w:t>Operations on arbitrary-precision constant integers</w:t>
        </w:r>
        <w:r>
          <w:rPr>
            <w:noProof/>
            <w:webHidden/>
          </w:rPr>
          <w:tab/>
        </w:r>
        <w:r>
          <w:rPr>
            <w:noProof/>
            <w:webHidden/>
          </w:rPr>
          <w:fldChar w:fldCharType="begin"/>
        </w:r>
        <w:r>
          <w:rPr>
            <w:noProof/>
            <w:webHidden/>
          </w:rPr>
          <w:instrText xml:space="preserve"> PAGEREF _Toc464718953 \h </w:instrText>
        </w:r>
        <w:r>
          <w:rPr>
            <w:noProof/>
            <w:webHidden/>
          </w:rPr>
        </w:r>
        <w:r>
          <w:rPr>
            <w:noProof/>
            <w:webHidden/>
          </w:rPr>
          <w:fldChar w:fldCharType="separate"/>
        </w:r>
        <w:r>
          <w:rPr>
            <w:noProof/>
            <w:webHidden/>
          </w:rPr>
          <w:t>51</w:t>
        </w:r>
        <w:r>
          <w:rPr>
            <w:noProof/>
            <w:webHidden/>
          </w:rPr>
          <w:fldChar w:fldCharType="end"/>
        </w:r>
      </w:hyperlink>
    </w:p>
    <w:p w14:paraId="46D2DDB2" w14:textId="04C1A81B" w:rsidR="00B17E93" w:rsidRDefault="00B17E93">
      <w:pPr>
        <w:pStyle w:val="TOC2"/>
        <w:rPr>
          <w:rFonts w:asciiTheme="minorHAnsi" w:eastAsiaTheme="minorEastAsia" w:hAnsiTheme="minorHAnsi" w:cstheme="minorBidi"/>
          <w:noProof/>
          <w:sz w:val="22"/>
          <w:szCs w:val="22"/>
        </w:rPr>
      </w:pPr>
      <w:hyperlink w:anchor="_Toc464718954" w:history="1">
        <w:r w:rsidRPr="001C441B">
          <w:rPr>
            <w:rStyle w:val="Hyperlink"/>
            <w:noProof/>
          </w:rPr>
          <w:t>10.8</w:t>
        </w:r>
        <w:r>
          <w:rPr>
            <w:rFonts w:asciiTheme="minorHAnsi" w:eastAsiaTheme="minorEastAsia" w:hAnsiTheme="minorHAnsi" w:cstheme="minorBidi"/>
            <w:noProof/>
            <w:sz w:val="22"/>
            <w:szCs w:val="22"/>
          </w:rPr>
          <w:tab/>
        </w:r>
        <w:r w:rsidRPr="001C441B">
          <w:rPr>
            <w:rStyle w:val="Hyperlink"/>
            <w:noProof/>
          </w:rPr>
          <w:t>Variable bit-string operations</w:t>
        </w:r>
        <w:r>
          <w:rPr>
            <w:noProof/>
            <w:webHidden/>
          </w:rPr>
          <w:tab/>
        </w:r>
        <w:r>
          <w:rPr>
            <w:noProof/>
            <w:webHidden/>
          </w:rPr>
          <w:fldChar w:fldCharType="begin"/>
        </w:r>
        <w:r>
          <w:rPr>
            <w:noProof/>
            <w:webHidden/>
          </w:rPr>
          <w:instrText xml:space="preserve"> PAGEREF _Toc464718954 \h </w:instrText>
        </w:r>
        <w:r>
          <w:rPr>
            <w:noProof/>
            <w:webHidden/>
          </w:rPr>
        </w:r>
        <w:r>
          <w:rPr>
            <w:noProof/>
            <w:webHidden/>
          </w:rPr>
          <w:fldChar w:fldCharType="separate"/>
        </w:r>
        <w:r>
          <w:rPr>
            <w:noProof/>
            <w:webHidden/>
          </w:rPr>
          <w:t>51</w:t>
        </w:r>
        <w:r>
          <w:rPr>
            <w:noProof/>
            <w:webHidden/>
          </w:rPr>
          <w:fldChar w:fldCharType="end"/>
        </w:r>
      </w:hyperlink>
    </w:p>
    <w:p w14:paraId="228FC8B0" w14:textId="71DBFEE3" w:rsidR="00B17E93" w:rsidRDefault="00B17E93">
      <w:pPr>
        <w:pStyle w:val="TOC2"/>
        <w:rPr>
          <w:rFonts w:asciiTheme="minorHAnsi" w:eastAsiaTheme="minorEastAsia" w:hAnsiTheme="minorHAnsi" w:cstheme="minorBidi"/>
          <w:noProof/>
          <w:sz w:val="22"/>
          <w:szCs w:val="22"/>
        </w:rPr>
      </w:pPr>
      <w:hyperlink w:anchor="_Toc464718955" w:history="1">
        <w:r w:rsidRPr="001C441B">
          <w:rPr>
            <w:rStyle w:val="Hyperlink"/>
            <w:noProof/>
          </w:rPr>
          <w:t>10.9</w:t>
        </w:r>
        <w:r>
          <w:rPr>
            <w:rFonts w:asciiTheme="minorHAnsi" w:eastAsiaTheme="minorEastAsia" w:hAnsiTheme="minorHAnsi" w:cstheme="minorBidi"/>
            <w:noProof/>
            <w:sz w:val="22"/>
            <w:szCs w:val="22"/>
          </w:rPr>
          <w:tab/>
        </w:r>
        <w:r w:rsidRPr="001C441B">
          <w:rPr>
            <w:rStyle w:val="Hyperlink"/>
            <w:noProof/>
          </w:rPr>
          <w:t>Casts</w:t>
        </w:r>
        <w:r>
          <w:rPr>
            <w:noProof/>
            <w:webHidden/>
          </w:rPr>
          <w:tab/>
        </w:r>
        <w:r>
          <w:rPr>
            <w:noProof/>
            <w:webHidden/>
          </w:rPr>
          <w:fldChar w:fldCharType="begin"/>
        </w:r>
        <w:r>
          <w:rPr>
            <w:noProof/>
            <w:webHidden/>
          </w:rPr>
          <w:instrText xml:space="preserve"> PAGEREF _Toc464718955 \h </w:instrText>
        </w:r>
        <w:r>
          <w:rPr>
            <w:noProof/>
            <w:webHidden/>
          </w:rPr>
        </w:r>
        <w:r>
          <w:rPr>
            <w:noProof/>
            <w:webHidden/>
          </w:rPr>
          <w:fldChar w:fldCharType="separate"/>
        </w:r>
        <w:r>
          <w:rPr>
            <w:noProof/>
            <w:webHidden/>
          </w:rPr>
          <w:t>52</w:t>
        </w:r>
        <w:r>
          <w:rPr>
            <w:noProof/>
            <w:webHidden/>
          </w:rPr>
          <w:fldChar w:fldCharType="end"/>
        </w:r>
      </w:hyperlink>
    </w:p>
    <w:p w14:paraId="0112C54F" w14:textId="712A9A56" w:rsidR="00B17E93" w:rsidRDefault="00B17E93">
      <w:pPr>
        <w:pStyle w:val="TOC3"/>
        <w:rPr>
          <w:rFonts w:asciiTheme="minorHAnsi" w:eastAsiaTheme="minorEastAsia" w:hAnsiTheme="minorHAnsi" w:cstheme="minorBidi"/>
          <w:noProof/>
          <w:sz w:val="22"/>
          <w:szCs w:val="22"/>
        </w:rPr>
      </w:pPr>
      <w:hyperlink w:anchor="_Toc464718956" w:history="1">
        <w:r w:rsidRPr="001C441B">
          <w:rPr>
            <w:rStyle w:val="Hyperlink"/>
            <w:noProof/>
          </w:rPr>
          <w:t>10.9.1</w:t>
        </w:r>
        <w:r>
          <w:rPr>
            <w:rFonts w:asciiTheme="minorHAnsi" w:eastAsiaTheme="minorEastAsia" w:hAnsiTheme="minorHAnsi" w:cstheme="minorBidi"/>
            <w:noProof/>
            <w:sz w:val="22"/>
            <w:szCs w:val="22"/>
          </w:rPr>
          <w:tab/>
        </w:r>
        <w:r w:rsidRPr="001C441B">
          <w:rPr>
            <w:rStyle w:val="Hyperlink"/>
            <w:noProof/>
          </w:rPr>
          <w:t>Explicit casts</w:t>
        </w:r>
        <w:r>
          <w:rPr>
            <w:noProof/>
            <w:webHidden/>
          </w:rPr>
          <w:tab/>
        </w:r>
        <w:r>
          <w:rPr>
            <w:noProof/>
            <w:webHidden/>
          </w:rPr>
          <w:fldChar w:fldCharType="begin"/>
        </w:r>
        <w:r>
          <w:rPr>
            <w:noProof/>
            <w:webHidden/>
          </w:rPr>
          <w:instrText xml:space="preserve"> PAGEREF _Toc464718956 \h </w:instrText>
        </w:r>
        <w:r>
          <w:rPr>
            <w:noProof/>
            <w:webHidden/>
          </w:rPr>
        </w:r>
        <w:r>
          <w:rPr>
            <w:noProof/>
            <w:webHidden/>
          </w:rPr>
          <w:fldChar w:fldCharType="separate"/>
        </w:r>
        <w:r>
          <w:rPr>
            <w:noProof/>
            <w:webHidden/>
          </w:rPr>
          <w:t>52</w:t>
        </w:r>
        <w:r>
          <w:rPr>
            <w:noProof/>
            <w:webHidden/>
          </w:rPr>
          <w:fldChar w:fldCharType="end"/>
        </w:r>
      </w:hyperlink>
    </w:p>
    <w:p w14:paraId="4828121C" w14:textId="2DB2C7FF" w:rsidR="00B17E93" w:rsidRDefault="00B17E93">
      <w:pPr>
        <w:pStyle w:val="TOC3"/>
        <w:rPr>
          <w:rFonts w:asciiTheme="minorHAnsi" w:eastAsiaTheme="minorEastAsia" w:hAnsiTheme="minorHAnsi" w:cstheme="minorBidi"/>
          <w:noProof/>
          <w:sz w:val="22"/>
          <w:szCs w:val="22"/>
        </w:rPr>
      </w:pPr>
      <w:hyperlink w:anchor="_Toc464718957" w:history="1">
        <w:r w:rsidRPr="001C441B">
          <w:rPr>
            <w:rStyle w:val="Hyperlink"/>
            <w:noProof/>
          </w:rPr>
          <w:t>10.9.2</w:t>
        </w:r>
        <w:r>
          <w:rPr>
            <w:rFonts w:asciiTheme="minorHAnsi" w:eastAsiaTheme="minorEastAsia" w:hAnsiTheme="minorHAnsi" w:cstheme="minorBidi"/>
            <w:noProof/>
            <w:sz w:val="22"/>
            <w:szCs w:val="22"/>
          </w:rPr>
          <w:tab/>
        </w:r>
        <w:r w:rsidRPr="001C441B">
          <w:rPr>
            <w:rStyle w:val="Hyperlink"/>
            <w:noProof/>
          </w:rPr>
          <w:t>Implicit casts</w:t>
        </w:r>
        <w:r>
          <w:rPr>
            <w:noProof/>
            <w:webHidden/>
          </w:rPr>
          <w:tab/>
        </w:r>
        <w:r>
          <w:rPr>
            <w:noProof/>
            <w:webHidden/>
          </w:rPr>
          <w:fldChar w:fldCharType="begin"/>
        </w:r>
        <w:r>
          <w:rPr>
            <w:noProof/>
            <w:webHidden/>
          </w:rPr>
          <w:instrText xml:space="preserve"> PAGEREF _Toc464718957 \h </w:instrText>
        </w:r>
        <w:r>
          <w:rPr>
            <w:noProof/>
            <w:webHidden/>
          </w:rPr>
        </w:r>
        <w:r>
          <w:rPr>
            <w:noProof/>
            <w:webHidden/>
          </w:rPr>
          <w:fldChar w:fldCharType="separate"/>
        </w:r>
        <w:r>
          <w:rPr>
            <w:noProof/>
            <w:webHidden/>
          </w:rPr>
          <w:t>52</w:t>
        </w:r>
        <w:r>
          <w:rPr>
            <w:noProof/>
            <w:webHidden/>
          </w:rPr>
          <w:fldChar w:fldCharType="end"/>
        </w:r>
      </w:hyperlink>
    </w:p>
    <w:p w14:paraId="444B8EAB" w14:textId="6A4A648F" w:rsidR="00B17E93" w:rsidRDefault="00B17E93">
      <w:pPr>
        <w:pStyle w:val="TOC3"/>
        <w:rPr>
          <w:rFonts w:asciiTheme="minorHAnsi" w:eastAsiaTheme="minorEastAsia" w:hAnsiTheme="minorHAnsi" w:cstheme="minorBidi"/>
          <w:noProof/>
          <w:sz w:val="22"/>
          <w:szCs w:val="22"/>
        </w:rPr>
      </w:pPr>
      <w:hyperlink w:anchor="_Toc464718958" w:history="1">
        <w:r w:rsidRPr="001C441B">
          <w:rPr>
            <w:rStyle w:val="Hyperlink"/>
            <w:noProof/>
          </w:rPr>
          <w:t>10.9.3</w:t>
        </w:r>
        <w:r>
          <w:rPr>
            <w:rFonts w:asciiTheme="minorHAnsi" w:eastAsiaTheme="minorEastAsia" w:hAnsiTheme="minorHAnsi" w:cstheme="minorBidi"/>
            <w:noProof/>
            <w:sz w:val="22"/>
            <w:szCs w:val="22"/>
          </w:rPr>
          <w:tab/>
        </w:r>
        <w:r w:rsidRPr="001C441B">
          <w:rPr>
            <w:rStyle w:val="Hyperlink"/>
            <w:noProof/>
          </w:rPr>
          <w:t>Illegal arithmetic expressions</w:t>
        </w:r>
        <w:r>
          <w:rPr>
            <w:noProof/>
            <w:webHidden/>
          </w:rPr>
          <w:tab/>
        </w:r>
        <w:r>
          <w:rPr>
            <w:noProof/>
            <w:webHidden/>
          </w:rPr>
          <w:fldChar w:fldCharType="begin"/>
        </w:r>
        <w:r>
          <w:rPr>
            <w:noProof/>
            <w:webHidden/>
          </w:rPr>
          <w:instrText xml:space="preserve"> PAGEREF _Toc464718958 \h </w:instrText>
        </w:r>
        <w:r>
          <w:rPr>
            <w:noProof/>
            <w:webHidden/>
          </w:rPr>
        </w:r>
        <w:r>
          <w:rPr>
            <w:noProof/>
            <w:webHidden/>
          </w:rPr>
          <w:fldChar w:fldCharType="separate"/>
        </w:r>
        <w:r>
          <w:rPr>
            <w:noProof/>
            <w:webHidden/>
          </w:rPr>
          <w:t>53</w:t>
        </w:r>
        <w:r>
          <w:rPr>
            <w:noProof/>
            <w:webHidden/>
          </w:rPr>
          <w:fldChar w:fldCharType="end"/>
        </w:r>
      </w:hyperlink>
    </w:p>
    <w:p w14:paraId="21AD1AE7" w14:textId="5414D64B" w:rsidR="00B17E93" w:rsidRDefault="00B17E93">
      <w:pPr>
        <w:pStyle w:val="TOC2"/>
        <w:rPr>
          <w:rFonts w:asciiTheme="minorHAnsi" w:eastAsiaTheme="minorEastAsia" w:hAnsiTheme="minorHAnsi" w:cstheme="minorBidi"/>
          <w:noProof/>
          <w:sz w:val="22"/>
          <w:szCs w:val="22"/>
        </w:rPr>
      </w:pPr>
      <w:hyperlink w:anchor="_Toc464718960" w:history="1">
        <w:r w:rsidRPr="001C441B">
          <w:rPr>
            <w:rStyle w:val="Hyperlink"/>
            <w:noProof/>
          </w:rPr>
          <w:t>10.10</w:t>
        </w:r>
        <w:r>
          <w:rPr>
            <w:rFonts w:asciiTheme="minorHAnsi" w:eastAsiaTheme="minorEastAsia" w:hAnsiTheme="minorHAnsi" w:cstheme="minorBidi"/>
            <w:noProof/>
            <w:sz w:val="22"/>
            <w:szCs w:val="22"/>
          </w:rPr>
          <w:tab/>
        </w:r>
        <w:r w:rsidRPr="001C441B">
          <w:rPr>
            <w:rStyle w:val="Hyperlink"/>
            <w:noProof/>
          </w:rPr>
          <w:t>List expressions</w:t>
        </w:r>
        <w:r>
          <w:rPr>
            <w:noProof/>
            <w:webHidden/>
          </w:rPr>
          <w:tab/>
        </w:r>
        <w:r>
          <w:rPr>
            <w:noProof/>
            <w:webHidden/>
          </w:rPr>
          <w:fldChar w:fldCharType="begin"/>
        </w:r>
        <w:r>
          <w:rPr>
            <w:noProof/>
            <w:webHidden/>
          </w:rPr>
          <w:instrText xml:space="preserve"> PAGEREF _Toc464718960 \h </w:instrText>
        </w:r>
        <w:r>
          <w:rPr>
            <w:noProof/>
            <w:webHidden/>
          </w:rPr>
        </w:r>
        <w:r>
          <w:rPr>
            <w:noProof/>
            <w:webHidden/>
          </w:rPr>
          <w:fldChar w:fldCharType="separate"/>
        </w:r>
        <w:r>
          <w:rPr>
            <w:noProof/>
            <w:webHidden/>
          </w:rPr>
          <w:t>53</w:t>
        </w:r>
        <w:r>
          <w:rPr>
            <w:noProof/>
            <w:webHidden/>
          </w:rPr>
          <w:fldChar w:fldCharType="end"/>
        </w:r>
      </w:hyperlink>
    </w:p>
    <w:p w14:paraId="08EDCF29" w14:textId="657ADFD5" w:rsidR="00B17E93" w:rsidRDefault="00B17E93">
      <w:pPr>
        <w:pStyle w:val="TOC2"/>
        <w:rPr>
          <w:rFonts w:asciiTheme="minorHAnsi" w:eastAsiaTheme="minorEastAsia" w:hAnsiTheme="minorHAnsi" w:cstheme="minorBidi"/>
          <w:noProof/>
          <w:sz w:val="22"/>
          <w:szCs w:val="22"/>
        </w:rPr>
      </w:pPr>
      <w:hyperlink w:anchor="_Toc464718961" w:history="1">
        <w:r w:rsidRPr="001C441B">
          <w:rPr>
            <w:rStyle w:val="Hyperlink"/>
            <w:noProof/>
          </w:rPr>
          <w:t>10.11</w:t>
        </w:r>
        <w:r>
          <w:rPr>
            <w:rFonts w:asciiTheme="minorHAnsi" w:eastAsiaTheme="minorEastAsia" w:hAnsiTheme="minorHAnsi" w:cstheme="minorBidi"/>
            <w:noProof/>
            <w:sz w:val="22"/>
            <w:szCs w:val="22"/>
          </w:rPr>
          <w:tab/>
        </w:r>
        <w:r w:rsidRPr="001C441B">
          <w:rPr>
            <w:rStyle w:val="Hyperlink"/>
            <w:noProof/>
          </w:rPr>
          <w:t>Set expressions</w:t>
        </w:r>
        <w:r>
          <w:rPr>
            <w:noProof/>
            <w:webHidden/>
          </w:rPr>
          <w:tab/>
        </w:r>
        <w:r>
          <w:rPr>
            <w:noProof/>
            <w:webHidden/>
          </w:rPr>
          <w:fldChar w:fldCharType="begin"/>
        </w:r>
        <w:r>
          <w:rPr>
            <w:noProof/>
            <w:webHidden/>
          </w:rPr>
          <w:instrText xml:space="preserve"> PAGEREF _Toc464718961 \h </w:instrText>
        </w:r>
        <w:r>
          <w:rPr>
            <w:noProof/>
            <w:webHidden/>
          </w:rPr>
        </w:r>
        <w:r>
          <w:rPr>
            <w:noProof/>
            <w:webHidden/>
          </w:rPr>
          <w:fldChar w:fldCharType="separate"/>
        </w:r>
        <w:r>
          <w:rPr>
            <w:noProof/>
            <w:webHidden/>
          </w:rPr>
          <w:t>54</w:t>
        </w:r>
        <w:r>
          <w:rPr>
            <w:noProof/>
            <w:webHidden/>
          </w:rPr>
          <w:fldChar w:fldCharType="end"/>
        </w:r>
      </w:hyperlink>
    </w:p>
    <w:p w14:paraId="26311710" w14:textId="5A5A184F" w:rsidR="00B17E93" w:rsidRDefault="00B17E93">
      <w:pPr>
        <w:pStyle w:val="TOC3"/>
        <w:rPr>
          <w:rFonts w:asciiTheme="minorHAnsi" w:eastAsiaTheme="minorEastAsia" w:hAnsiTheme="minorHAnsi" w:cstheme="minorBidi"/>
          <w:noProof/>
          <w:sz w:val="22"/>
          <w:szCs w:val="22"/>
        </w:rPr>
      </w:pPr>
      <w:hyperlink w:anchor="_Toc464718962" w:history="1">
        <w:r w:rsidRPr="001C441B">
          <w:rPr>
            <w:rStyle w:val="Hyperlink"/>
            <w:noProof/>
          </w:rPr>
          <w:t>10.11.1</w:t>
        </w:r>
        <w:r>
          <w:rPr>
            <w:rFonts w:asciiTheme="minorHAnsi" w:eastAsiaTheme="minorEastAsia" w:hAnsiTheme="minorHAnsi" w:cstheme="minorBidi"/>
            <w:noProof/>
            <w:sz w:val="22"/>
            <w:szCs w:val="22"/>
          </w:rPr>
          <w:tab/>
        </w:r>
        <w:r w:rsidRPr="001C441B">
          <w:rPr>
            <w:rStyle w:val="Hyperlink"/>
            <w:noProof/>
          </w:rPr>
          <w:t>Singleton sets</w:t>
        </w:r>
        <w:r>
          <w:rPr>
            <w:noProof/>
            <w:webHidden/>
          </w:rPr>
          <w:tab/>
        </w:r>
        <w:r>
          <w:rPr>
            <w:noProof/>
            <w:webHidden/>
          </w:rPr>
          <w:fldChar w:fldCharType="begin"/>
        </w:r>
        <w:r>
          <w:rPr>
            <w:noProof/>
            <w:webHidden/>
          </w:rPr>
          <w:instrText xml:space="preserve"> PAGEREF _Toc464718962 \h </w:instrText>
        </w:r>
        <w:r>
          <w:rPr>
            <w:noProof/>
            <w:webHidden/>
          </w:rPr>
        </w:r>
        <w:r>
          <w:rPr>
            <w:noProof/>
            <w:webHidden/>
          </w:rPr>
          <w:fldChar w:fldCharType="separate"/>
        </w:r>
        <w:r>
          <w:rPr>
            <w:noProof/>
            <w:webHidden/>
          </w:rPr>
          <w:t>55</w:t>
        </w:r>
        <w:r>
          <w:rPr>
            <w:noProof/>
            <w:webHidden/>
          </w:rPr>
          <w:fldChar w:fldCharType="end"/>
        </w:r>
      </w:hyperlink>
    </w:p>
    <w:p w14:paraId="444E7902" w14:textId="52894F92" w:rsidR="00B17E93" w:rsidRDefault="00B17E93">
      <w:pPr>
        <w:pStyle w:val="TOC3"/>
        <w:rPr>
          <w:rFonts w:asciiTheme="minorHAnsi" w:eastAsiaTheme="minorEastAsia" w:hAnsiTheme="minorHAnsi" w:cstheme="minorBidi"/>
          <w:noProof/>
          <w:sz w:val="22"/>
          <w:szCs w:val="22"/>
        </w:rPr>
      </w:pPr>
      <w:hyperlink w:anchor="_Toc464718963" w:history="1">
        <w:r w:rsidRPr="001C441B">
          <w:rPr>
            <w:rStyle w:val="Hyperlink"/>
            <w:noProof/>
          </w:rPr>
          <w:t>10.11.2</w:t>
        </w:r>
        <w:r>
          <w:rPr>
            <w:rFonts w:asciiTheme="minorHAnsi" w:eastAsiaTheme="minorEastAsia" w:hAnsiTheme="minorHAnsi" w:cstheme="minorBidi"/>
            <w:noProof/>
            <w:sz w:val="22"/>
            <w:szCs w:val="22"/>
          </w:rPr>
          <w:tab/>
        </w:r>
        <w:r w:rsidRPr="001C441B">
          <w:rPr>
            <w:rStyle w:val="Hyperlink"/>
            <w:noProof/>
          </w:rPr>
          <w:t>The universal set</w:t>
        </w:r>
        <w:r>
          <w:rPr>
            <w:noProof/>
            <w:webHidden/>
          </w:rPr>
          <w:tab/>
        </w:r>
        <w:r>
          <w:rPr>
            <w:noProof/>
            <w:webHidden/>
          </w:rPr>
          <w:fldChar w:fldCharType="begin"/>
        </w:r>
        <w:r>
          <w:rPr>
            <w:noProof/>
            <w:webHidden/>
          </w:rPr>
          <w:instrText xml:space="preserve"> PAGEREF _Toc464718963 \h </w:instrText>
        </w:r>
        <w:r>
          <w:rPr>
            <w:noProof/>
            <w:webHidden/>
          </w:rPr>
        </w:r>
        <w:r>
          <w:rPr>
            <w:noProof/>
            <w:webHidden/>
          </w:rPr>
          <w:fldChar w:fldCharType="separate"/>
        </w:r>
        <w:r>
          <w:rPr>
            <w:noProof/>
            <w:webHidden/>
          </w:rPr>
          <w:t>55</w:t>
        </w:r>
        <w:r>
          <w:rPr>
            <w:noProof/>
            <w:webHidden/>
          </w:rPr>
          <w:fldChar w:fldCharType="end"/>
        </w:r>
      </w:hyperlink>
    </w:p>
    <w:p w14:paraId="11852469" w14:textId="6A0CB769" w:rsidR="00B17E93" w:rsidRDefault="00B17E93">
      <w:pPr>
        <w:pStyle w:val="TOC3"/>
        <w:rPr>
          <w:rFonts w:asciiTheme="minorHAnsi" w:eastAsiaTheme="minorEastAsia" w:hAnsiTheme="minorHAnsi" w:cstheme="minorBidi"/>
          <w:noProof/>
          <w:sz w:val="22"/>
          <w:szCs w:val="22"/>
        </w:rPr>
      </w:pPr>
      <w:hyperlink w:anchor="_Toc464718964" w:history="1">
        <w:r w:rsidRPr="001C441B">
          <w:rPr>
            <w:rStyle w:val="Hyperlink"/>
            <w:noProof/>
          </w:rPr>
          <w:t>10.11.3</w:t>
        </w:r>
        <w:r>
          <w:rPr>
            <w:rFonts w:asciiTheme="minorHAnsi" w:eastAsiaTheme="minorEastAsia" w:hAnsiTheme="minorHAnsi" w:cstheme="minorBidi"/>
            <w:noProof/>
            <w:sz w:val="22"/>
            <w:szCs w:val="22"/>
          </w:rPr>
          <w:tab/>
        </w:r>
        <w:r w:rsidRPr="001C441B">
          <w:rPr>
            <w:rStyle w:val="Hyperlink"/>
            <w:noProof/>
          </w:rPr>
          <w:t>Cubes</w:t>
        </w:r>
        <w:r>
          <w:rPr>
            <w:noProof/>
            <w:webHidden/>
          </w:rPr>
          <w:tab/>
        </w:r>
        <w:r>
          <w:rPr>
            <w:noProof/>
            <w:webHidden/>
          </w:rPr>
          <w:fldChar w:fldCharType="begin"/>
        </w:r>
        <w:r>
          <w:rPr>
            <w:noProof/>
            <w:webHidden/>
          </w:rPr>
          <w:instrText xml:space="preserve"> PAGEREF _Toc464718964 \h </w:instrText>
        </w:r>
        <w:r>
          <w:rPr>
            <w:noProof/>
            <w:webHidden/>
          </w:rPr>
        </w:r>
        <w:r>
          <w:rPr>
            <w:noProof/>
            <w:webHidden/>
          </w:rPr>
          <w:fldChar w:fldCharType="separate"/>
        </w:r>
        <w:r>
          <w:rPr>
            <w:noProof/>
            <w:webHidden/>
          </w:rPr>
          <w:t>56</w:t>
        </w:r>
        <w:r>
          <w:rPr>
            <w:noProof/>
            <w:webHidden/>
          </w:rPr>
          <w:fldChar w:fldCharType="end"/>
        </w:r>
      </w:hyperlink>
    </w:p>
    <w:p w14:paraId="3BD28C16" w14:textId="6A89FA5E" w:rsidR="00B17E93" w:rsidRDefault="00B17E93">
      <w:pPr>
        <w:pStyle w:val="TOC3"/>
        <w:rPr>
          <w:rFonts w:asciiTheme="minorHAnsi" w:eastAsiaTheme="minorEastAsia" w:hAnsiTheme="minorHAnsi" w:cstheme="minorBidi"/>
          <w:noProof/>
          <w:sz w:val="22"/>
          <w:szCs w:val="22"/>
        </w:rPr>
      </w:pPr>
      <w:hyperlink w:anchor="_Toc464718965" w:history="1">
        <w:r w:rsidRPr="001C441B">
          <w:rPr>
            <w:rStyle w:val="Hyperlink"/>
            <w:noProof/>
          </w:rPr>
          <w:t>10.11.4</w:t>
        </w:r>
        <w:r>
          <w:rPr>
            <w:rFonts w:asciiTheme="minorHAnsi" w:eastAsiaTheme="minorEastAsia" w:hAnsiTheme="minorHAnsi" w:cstheme="minorBidi"/>
            <w:noProof/>
            <w:sz w:val="22"/>
            <w:szCs w:val="22"/>
          </w:rPr>
          <w:tab/>
        </w:r>
        <w:r w:rsidRPr="001C441B">
          <w:rPr>
            <w:rStyle w:val="Hyperlink"/>
            <w:noProof/>
          </w:rPr>
          <w:t>Ranges</w:t>
        </w:r>
        <w:r>
          <w:rPr>
            <w:noProof/>
            <w:webHidden/>
          </w:rPr>
          <w:tab/>
        </w:r>
        <w:r>
          <w:rPr>
            <w:noProof/>
            <w:webHidden/>
          </w:rPr>
          <w:fldChar w:fldCharType="begin"/>
        </w:r>
        <w:r>
          <w:rPr>
            <w:noProof/>
            <w:webHidden/>
          </w:rPr>
          <w:instrText xml:space="preserve"> PAGEREF _Toc464718965 \h </w:instrText>
        </w:r>
        <w:r>
          <w:rPr>
            <w:noProof/>
            <w:webHidden/>
          </w:rPr>
        </w:r>
        <w:r>
          <w:rPr>
            <w:noProof/>
            <w:webHidden/>
          </w:rPr>
          <w:fldChar w:fldCharType="separate"/>
        </w:r>
        <w:r>
          <w:rPr>
            <w:noProof/>
            <w:webHidden/>
          </w:rPr>
          <w:t>56</w:t>
        </w:r>
        <w:r>
          <w:rPr>
            <w:noProof/>
            <w:webHidden/>
          </w:rPr>
          <w:fldChar w:fldCharType="end"/>
        </w:r>
      </w:hyperlink>
    </w:p>
    <w:p w14:paraId="17550DD3" w14:textId="61916E4C" w:rsidR="00B17E93" w:rsidRDefault="00B17E93">
      <w:pPr>
        <w:pStyle w:val="TOC3"/>
        <w:rPr>
          <w:rFonts w:asciiTheme="minorHAnsi" w:eastAsiaTheme="minorEastAsia" w:hAnsiTheme="minorHAnsi" w:cstheme="minorBidi"/>
          <w:noProof/>
          <w:sz w:val="22"/>
          <w:szCs w:val="22"/>
        </w:rPr>
      </w:pPr>
      <w:hyperlink w:anchor="_Toc464718966" w:history="1">
        <w:r w:rsidRPr="001C441B">
          <w:rPr>
            <w:rStyle w:val="Hyperlink"/>
            <w:noProof/>
          </w:rPr>
          <w:t>10.11.5</w:t>
        </w:r>
        <w:r>
          <w:rPr>
            <w:rFonts w:asciiTheme="minorHAnsi" w:eastAsiaTheme="minorEastAsia" w:hAnsiTheme="minorHAnsi" w:cstheme="minorBidi"/>
            <w:noProof/>
            <w:sz w:val="22"/>
            <w:szCs w:val="22"/>
          </w:rPr>
          <w:tab/>
        </w:r>
        <w:r w:rsidRPr="001C441B">
          <w:rPr>
            <w:rStyle w:val="Hyperlink"/>
            <w:noProof/>
          </w:rPr>
          <w:t>Tuples of sets:</w:t>
        </w:r>
        <w:r>
          <w:rPr>
            <w:noProof/>
            <w:webHidden/>
          </w:rPr>
          <w:tab/>
        </w:r>
        <w:r>
          <w:rPr>
            <w:noProof/>
            <w:webHidden/>
          </w:rPr>
          <w:fldChar w:fldCharType="begin"/>
        </w:r>
        <w:r>
          <w:rPr>
            <w:noProof/>
            <w:webHidden/>
          </w:rPr>
          <w:instrText xml:space="preserve"> PAGEREF _Toc464718966 \h </w:instrText>
        </w:r>
        <w:r>
          <w:rPr>
            <w:noProof/>
            <w:webHidden/>
          </w:rPr>
        </w:r>
        <w:r>
          <w:rPr>
            <w:noProof/>
            <w:webHidden/>
          </w:rPr>
          <w:fldChar w:fldCharType="separate"/>
        </w:r>
        <w:r>
          <w:rPr>
            <w:noProof/>
            <w:webHidden/>
          </w:rPr>
          <w:t>56</w:t>
        </w:r>
        <w:r>
          <w:rPr>
            <w:noProof/>
            <w:webHidden/>
          </w:rPr>
          <w:fldChar w:fldCharType="end"/>
        </w:r>
      </w:hyperlink>
    </w:p>
    <w:p w14:paraId="3500055C" w14:textId="7240BDF4" w:rsidR="00B17E93" w:rsidRDefault="00B17E93">
      <w:pPr>
        <w:pStyle w:val="TOC2"/>
        <w:rPr>
          <w:rFonts w:asciiTheme="minorHAnsi" w:eastAsiaTheme="minorEastAsia" w:hAnsiTheme="minorHAnsi" w:cstheme="minorBidi"/>
          <w:noProof/>
          <w:sz w:val="22"/>
          <w:szCs w:val="22"/>
        </w:rPr>
      </w:pPr>
      <w:hyperlink w:anchor="_Toc464718967" w:history="1">
        <w:r w:rsidRPr="001C441B">
          <w:rPr>
            <w:rStyle w:val="Hyperlink"/>
            <w:noProof/>
          </w:rPr>
          <w:t>10.12</w:t>
        </w:r>
        <w:r>
          <w:rPr>
            <w:rFonts w:asciiTheme="minorHAnsi" w:eastAsiaTheme="minorEastAsia" w:hAnsiTheme="minorHAnsi" w:cstheme="minorBidi"/>
            <w:noProof/>
            <w:sz w:val="22"/>
            <w:szCs w:val="22"/>
          </w:rPr>
          <w:tab/>
        </w:r>
        <w:r w:rsidRPr="001C441B">
          <w:rPr>
            <w:rStyle w:val="Hyperlink"/>
            <w:noProof/>
          </w:rPr>
          <w:t xml:space="preserve">Operations on </w:t>
        </w:r>
        <w:r w:rsidRPr="001C441B">
          <w:rPr>
            <w:rStyle w:val="Hyperlink"/>
            <w:rFonts w:ascii="Consolas" w:hAnsi="Consolas"/>
            <w:noProof/>
          </w:rPr>
          <w:t>struct</w:t>
        </w:r>
        <w:r w:rsidRPr="001C441B">
          <w:rPr>
            <w:rStyle w:val="Hyperlink"/>
            <w:noProof/>
          </w:rPr>
          <w:t xml:space="preserve"> types</w:t>
        </w:r>
        <w:r>
          <w:rPr>
            <w:noProof/>
            <w:webHidden/>
          </w:rPr>
          <w:tab/>
        </w:r>
        <w:r>
          <w:rPr>
            <w:noProof/>
            <w:webHidden/>
          </w:rPr>
          <w:fldChar w:fldCharType="begin"/>
        </w:r>
        <w:r>
          <w:rPr>
            <w:noProof/>
            <w:webHidden/>
          </w:rPr>
          <w:instrText xml:space="preserve"> PAGEREF _Toc464718967 \h </w:instrText>
        </w:r>
        <w:r>
          <w:rPr>
            <w:noProof/>
            <w:webHidden/>
          </w:rPr>
        </w:r>
        <w:r>
          <w:rPr>
            <w:noProof/>
            <w:webHidden/>
          </w:rPr>
          <w:fldChar w:fldCharType="separate"/>
        </w:r>
        <w:r>
          <w:rPr>
            <w:noProof/>
            <w:webHidden/>
          </w:rPr>
          <w:t>56</w:t>
        </w:r>
        <w:r>
          <w:rPr>
            <w:noProof/>
            <w:webHidden/>
          </w:rPr>
          <w:fldChar w:fldCharType="end"/>
        </w:r>
      </w:hyperlink>
    </w:p>
    <w:p w14:paraId="5CDA6C9E" w14:textId="5EB4859C" w:rsidR="00B17E93" w:rsidRDefault="00B17E93">
      <w:pPr>
        <w:pStyle w:val="TOC2"/>
        <w:rPr>
          <w:rFonts w:asciiTheme="minorHAnsi" w:eastAsiaTheme="minorEastAsia" w:hAnsiTheme="minorHAnsi" w:cstheme="minorBidi"/>
          <w:noProof/>
          <w:sz w:val="22"/>
          <w:szCs w:val="22"/>
        </w:rPr>
      </w:pPr>
      <w:hyperlink w:anchor="_Toc464718968" w:history="1">
        <w:r w:rsidRPr="001C441B">
          <w:rPr>
            <w:rStyle w:val="Hyperlink"/>
            <w:noProof/>
          </w:rPr>
          <w:t>10.13</w:t>
        </w:r>
        <w:r>
          <w:rPr>
            <w:rFonts w:asciiTheme="minorHAnsi" w:eastAsiaTheme="minorEastAsia" w:hAnsiTheme="minorHAnsi" w:cstheme="minorBidi"/>
            <w:noProof/>
            <w:sz w:val="22"/>
            <w:szCs w:val="22"/>
          </w:rPr>
          <w:tab/>
        </w:r>
        <w:r w:rsidRPr="001C441B">
          <w:rPr>
            <w:rStyle w:val="Hyperlink"/>
            <w:noProof/>
          </w:rPr>
          <w:t>Operations on headers</w:t>
        </w:r>
        <w:r>
          <w:rPr>
            <w:noProof/>
            <w:webHidden/>
          </w:rPr>
          <w:tab/>
        </w:r>
        <w:r>
          <w:rPr>
            <w:noProof/>
            <w:webHidden/>
          </w:rPr>
          <w:fldChar w:fldCharType="begin"/>
        </w:r>
        <w:r>
          <w:rPr>
            <w:noProof/>
            <w:webHidden/>
          </w:rPr>
          <w:instrText xml:space="preserve"> PAGEREF _Toc464718968 \h </w:instrText>
        </w:r>
        <w:r>
          <w:rPr>
            <w:noProof/>
            <w:webHidden/>
          </w:rPr>
        </w:r>
        <w:r>
          <w:rPr>
            <w:noProof/>
            <w:webHidden/>
          </w:rPr>
          <w:fldChar w:fldCharType="separate"/>
        </w:r>
        <w:r>
          <w:rPr>
            <w:noProof/>
            <w:webHidden/>
          </w:rPr>
          <w:t>56</w:t>
        </w:r>
        <w:r>
          <w:rPr>
            <w:noProof/>
            <w:webHidden/>
          </w:rPr>
          <w:fldChar w:fldCharType="end"/>
        </w:r>
      </w:hyperlink>
    </w:p>
    <w:p w14:paraId="4285CD34" w14:textId="53BF707E" w:rsidR="00B17E93" w:rsidRDefault="00B17E93">
      <w:pPr>
        <w:pStyle w:val="TOC2"/>
        <w:rPr>
          <w:rFonts w:asciiTheme="minorHAnsi" w:eastAsiaTheme="minorEastAsia" w:hAnsiTheme="minorHAnsi" w:cstheme="minorBidi"/>
          <w:noProof/>
          <w:sz w:val="22"/>
          <w:szCs w:val="22"/>
        </w:rPr>
      </w:pPr>
      <w:hyperlink w:anchor="_Toc464718969" w:history="1">
        <w:r w:rsidRPr="001C441B">
          <w:rPr>
            <w:rStyle w:val="Hyperlink"/>
            <w:noProof/>
          </w:rPr>
          <w:t>10.14</w:t>
        </w:r>
        <w:r>
          <w:rPr>
            <w:rFonts w:asciiTheme="minorHAnsi" w:eastAsiaTheme="minorEastAsia" w:hAnsiTheme="minorHAnsi" w:cstheme="minorBidi"/>
            <w:noProof/>
            <w:sz w:val="22"/>
            <w:szCs w:val="22"/>
          </w:rPr>
          <w:tab/>
        </w:r>
        <w:r w:rsidRPr="001C441B">
          <w:rPr>
            <w:rStyle w:val="Hyperlink"/>
            <w:noProof/>
          </w:rPr>
          <w:t>Expressions on header stacks</w:t>
        </w:r>
        <w:r>
          <w:rPr>
            <w:noProof/>
            <w:webHidden/>
          </w:rPr>
          <w:tab/>
        </w:r>
        <w:r>
          <w:rPr>
            <w:noProof/>
            <w:webHidden/>
          </w:rPr>
          <w:fldChar w:fldCharType="begin"/>
        </w:r>
        <w:r>
          <w:rPr>
            <w:noProof/>
            <w:webHidden/>
          </w:rPr>
          <w:instrText xml:space="preserve"> PAGEREF _Toc464718969 \h </w:instrText>
        </w:r>
        <w:r>
          <w:rPr>
            <w:noProof/>
            <w:webHidden/>
          </w:rPr>
        </w:r>
        <w:r>
          <w:rPr>
            <w:noProof/>
            <w:webHidden/>
          </w:rPr>
          <w:fldChar w:fldCharType="separate"/>
        </w:r>
        <w:r>
          <w:rPr>
            <w:noProof/>
            <w:webHidden/>
          </w:rPr>
          <w:t>57</w:t>
        </w:r>
        <w:r>
          <w:rPr>
            <w:noProof/>
            <w:webHidden/>
          </w:rPr>
          <w:fldChar w:fldCharType="end"/>
        </w:r>
      </w:hyperlink>
    </w:p>
    <w:p w14:paraId="221E1BA2" w14:textId="7FD700CE" w:rsidR="00B17E93" w:rsidRDefault="00B17E93">
      <w:pPr>
        <w:pStyle w:val="TOC2"/>
        <w:rPr>
          <w:rFonts w:asciiTheme="minorHAnsi" w:eastAsiaTheme="minorEastAsia" w:hAnsiTheme="minorHAnsi" w:cstheme="minorBidi"/>
          <w:noProof/>
          <w:sz w:val="22"/>
          <w:szCs w:val="22"/>
        </w:rPr>
      </w:pPr>
      <w:hyperlink w:anchor="_Toc464718970" w:history="1">
        <w:r w:rsidRPr="001C441B">
          <w:rPr>
            <w:rStyle w:val="Hyperlink"/>
            <w:noProof/>
          </w:rPr>
          <w:t>10.15</w:t>
        </w:r>
        <w:r>
          <w:rPr>
            <w:rFonts w:asciiTheme="minorHAnsi" w:eastAsiaTheme="minorEastAsia" w:hAnsiTheme="minorHAnsi" w:cstheme="minorBidi"/>
            <w:noProof/>
            <w:sz w:val="22"/>
            <w:szCs w:val="22"/>
          </w:rPr>
          <w:tab/>
        </w:r>
        <w:r w:rsidRPr="001C441B">
          <w:rPr>
            <w:rStyle w:val="Hyperlink"/>
            <w:noProof/>
          </w:rPr>
          <w:t>Function calls, method invocations</w:t>
        </w:r>
        <w:r>
          <w:rPr>
            <w:noProof/>
            <w:webHidden/>
          </w:rPr>
          <w:tab/>
        </w:r>
        <w:r>
          <w:rPr>
            <w:noProof/>
            <w:webHidden/>
          </w:rPr>
          <w:fldChar w:fldCharType="begin"/>
        </w:r>
        <w:r>
          <w:rPr>
            <w:noProof/>
            <w:webHidden/>
          </w:rPr>
          <w:instrText xml:space="preserve"> PAGEREF _Toc464718970 \h </w:instrText>
        </w:r>
        <w:r>
          <w:rPr>
            <w:noProof/>
            <w:webHidden/>
          </w:rPr>
        </w:r>
        <w:r>
          <w:rPr>
            <w:noProof/>
            <w:webHidden/>
          </w:rPr>
          <w:fldChar w:fldCharType="separate"/>
        </w:r>
        <w:r>
          <w:rPr>
            <w:noProof/>
            <w:webHidden/>
          </w:rPr>
          <w:t>58</w:t>
        </w:r>
        <w:r>
          <w:rPr>
            <w:noProof/>
            <w:webHidden/>
          </w:rPr>
          <w:fldChar w:fldCharType="end"/>
        </w:r>
      </w:hyperlink>
    </w:p>
    <w:p w14:paraId="7816E439" w14:textId="296867C2" w:rsidR="00B17E93" w:rsidRDefault="00B17E93">
      <w:pPr>
        <w:pStyle w:val="TOC2"/>
        <w:rPr>
          <w:rFonts w:asciiTheme="minorHAnsi" w:eastAsiaTheme="minorEastAsia" w:hAnsiTheme="minorHAnsi" w:cstheme="minorBidi"/>
          <w:noProof/>
          <w:sz w:val="22"/>
          <w:szCs w:val="22"/>
        </w:rPr>
      </w:pPr>
      <w:hyperlink w:anchor="_Toc464718971" w:history="1">
        <w:r w:rsidRPr="001C441B">
          <w:rPr>
            <w:rStyle w:val="Hyperlink"/>
            <w:noProof/>
          </w:rPr>
          <w:t>10.16</w:t>
        </w:r>
        <w:r>
          <w:rPr>
            <w:rFonts w:asciiTheme="minorHAnsi" w:eastAsiaTheme="minorEastAsia" w:hAnsiTheme="minorHAnsi" w:cstheme="minorBidi"/>
            <w:noProof/>
            <w:sz w:val="22"/>
            <w:szCs w:val="22"/>
          </w:rPr>
          <w:tab/>
        </w:r>
        <w:r w:rsidRPr="001C441B">
          <w:rPr>
            <w:rStyle w:val="Hyperlink"/>
            <w:noProof/>
          </w:rPr>
          <w:t>Constructor invocations</w:t>
        </w:r>
        <w:r>
          <w:rPr>
            <w:noProof/>
            <w:webHidden/>
          </w:rPr>
          <w:tab/>
        </w:r>
        <w:r>
          <w:rPr>
            <w:noProof/>
            <w:webHidden/>
          </w:rPr>
          <w:fldChar w:fldCharType="begin"/>
        </w:r>
        <w:r>
          <w:rPr>
            <w:noProof/>
            <w:webHidden/>
          </w:rPr>
          <w:instrText xml:space="preserve"> PAGEREF _Toc464718971 \h </w:instrText>
        </w:r>
        <w:r>
          <w:rPr>
            <w:noProof/>
            <w:webHidden/>
          </w:rPr>
        </w:r>
        <w:r>
          <w:rPr>
            <w:noProof/>
            <w:webHidden/>
          </w:rPr>
          <w:fldChar w:fldCharType="separate"/>
        </w:r>
        <w:r>
          <w:rPr>
            <w:noProof/>
            <w:webHidden/>
          </w:rPr>
          <w:t>58</w:t>
        </w:r>
        <w:r>
          <w:rPr>
            <w:noProof/>
            <w:webHidden/>
          </w:rPr>
          <w:fldChar w:fldCharType="end"/>
        </w:r>
      </w:hyperlink>
    </w:p>
    <w:p w14:paraId="213E5EC3" w14:textId="01397E71" w:rsidR="00B17E93" w:rsidRDefault="00B17E93">
      <w:pPr>
        <w:pStyle w:val="TOC1"/>
        <w:rPr>
          <w:rFonts w:asciiTheme="minorHAnsi" w:eastAsiaTheme="minorEastAsia" w:hAnsiTheme="minorHAnsi" w:cstheme="minorBidi"/>
          <w:noProof/>
          <w:sz w:val="22"/>
          <w:szCs w:val="22"/>
        </w:rPr>
      </w:pPr>
      <w:hyperlink w:anchor="_Toc464718972" w:history="1">
        <w:r w:rsidRPr="001C441B">
          <w:rPr>
            <w:rStyle w:val="Hyperlink"/>
            <w:noProof/>
          </w:rPr>
          <w:t>11</w:t>
        </w:r>
        <w:r>
          <w:rPr>
            <w:rFonts w:asciiTheme="minorHAnsi" w:eastAsiaTheme="minorEastAsia" w:hAnsiTheme="minorHAnsi" w:cstheme="minorBidi"/>
            <w:noProof/>
            <w:sz w:val="22"/>
            <w:szCs w:val="22"/>
          </w:rPr>
          <w:tab/>
        </w:r>
        <w:r w:rsidRPr="001C441B">
          <w:rPr>
            <w:rStyle w:val="Hyperlink"/>
            <w:noProof/>
          </w:rPr>
          <w:t>Constants and variable declarations</w:t>
        </w:r>
        <w:r>
          <w:rPr>
            <w:noProof/>
            <w:webHidden/>
          </w:rPr>
          <w:tab/>
        </w:r>
        <w:r>
          <w:rPr>
            <w:noProof/>
            <w:webHidden/>
          </w:rPr>
          <w:fldChar w:fldCharType="begin"/>
        </w:r>
        <w:r>
          <w:rPr>
            <w:noProof/>
            <w:webHidden/>
          </w:rPr>
          <w:instrText xml:space="preserve"> PAGEREF _Toc464718972 \h </w:instrText>
        </w:r>
        <w:r>
          <w:rPr>
            <w:noProof/>
            <w:webHidden/>
          </w:rPr>
        </w:r>
        <w:r>
          <w:rPr>
            <w:noProof/>
            <w:webHidden/>
          </w:rPr>
          <w:fldChar w:fldCharType="separate"/>
        </w:r>
        <w:r>
          <w:rPr>
            <w:noProof/>
            <w:webHidden/>
          </w:rPr>
          <w:t>59</w:t>
        </w:r>
        <w:r>
          <w:rPr>
            <w:noProof/>
            <w:webHidden/>
          </w:rPr>
          <w:fldChar w:fldCharType="end"/>
        </w:r>
      </w:hyperlink>
    </w:p>
    <w:p w14:paraId="70C622A6" w14:textId="5AFB89CE" w:rsidR="00B17E93" w:rsidRDefault="00B17E93">
      <w:pPr>
        <w:pStyle w:val="TOC2"/>
        <w:rPr>
          <w:rFonts w:asciiTheme="minorHAnsi" w:eastAsiaTheme="minorEastAsia" w:hAnsiTheme="minorHAnsi" w:cstheme="minorBidi"/>
          <w:noProof/>
          <w:sz w:val="22"/>
          <w:szCs w:val="22"/>
        </w:rPr>
      </w:pPr>
      <w:hyperlink w:anchor="_Toc464718973" w:history="1">
        <w:r w:rsidRPr="001C441B">
          <w:rPr>
            <w:rStyle w:val="Hyperlink"/>
            <w:noProof/>
          </w:rPr>
          <w:t>11.1</w:t>
        </w:r>
        <w:r>
          <w:rPr>
            <w:rFonts w:asciiTheme="minorHAnsi" w:eastAsiaTheme="minorEastAsia" w:hAnsiTheme="minorHAnsi" w:cstheme="minorBidi"/>
            <w:noProof/>
            <w:sz w:val="22"/>
            <w:szCs w:val="22"/>
          </w:rPr>
          <w:tab/>
        </w:r>
        <w:r w:rsidRPr="001C441B">
          <w:rPr>
            <w:rStyle w:val="Hyperlink"/>
            <w:noProof/>
          </w:rPr>
          <w:t>Constants</w:t>
        </w:r>
        <w:r>
          <w:rPr>
            <w:noProof/>
            <w:webHidden/>
          </w:rPr>
          <w:tab/>
        </w:r>
        <w:r>
          <w:rPr>
            <w:noProof/>
            <w:webHidden/>
          </w:rPr>
          <w:fldChar w:fldCharType="begin"/>
        </w:r>
        <w:r>
          <w:rPr>
            <w:noProof/>
            <w:webHidden/>
          </w:rPr>
          <w:instrText xml:space="preserve"> PAGEREF _Toc464718973 \h </w:instrText>
        </w:r>
        <w:r>
          <w:rPr>
            <w:noProof/>
            <w:webHidden/>
          </w:rPr>
        </w:r>
        <w:r>
          <w:rPr>
            <w:noProof/>
            <w:webHidden/>
          </w:rPr>
          <w:fldChar w:fldCharType="separate"/>
        </w:r>
        <w:r>
          <w:rPr>
            <w:noProof/>
            <w:webHidden/>
          </w:rPr>
          <w:t>59</w:t>
        </w:r>
        <w:r>
          <w:rPr>
            <w:noProof/>
            <w:webHidden/>
          </w:rPr>
          <w:fldChar w:fldCharType="end"/>
        </w:r>
      </w:hyperlink>
    </w:p>
    <w:p w14:paraId="7C2C22E7" w14:textId="0F5981A2" w:rsidR="00B17E93" w:rsidRDefault="00B17E93">
      <w:pPr>
        <w:pStyle w:val="TOC2"/>
        <w:rPr>
          <w:rFonts w:asciiTheme="minorHAnsi" w:eastAsiaTheme="minorEastAsia" w:hAnsiTheme="minorHAnsi" w:cstheme="minorBidi"/>
          <w:noProof/>
          <w:sz w:val="22"/>
          <w:szCs w:val="22"/>
        </w:rPr>
      </w:pPr>
      <w:hyperlink w:anchor="_Toc464718974" w:history="1">
        <w:r w:rsidRPr="001C441B">
          <w:rPr>
            <w:rStyle w:val="Hyperlink"/>
            <w:noProof/>
          </w:rPr>
          <w:t>11.2</w:t>
        </w:r>
        <w:r>
          <w:rPr>
            <w:rFonts w:asciiTheme="minorHAnsi" w:eastAsiaTheme="minorEastAsia" w:hAnsiTheme="minorHAnsi" w:cstheme="minorBidi"/>
            <w:noProof/>
            <w:sz w:val="22"/>
            <w:szCs w:val="22"/>
          </w:rPr>
          <w:tab/>
        </w:r>
        <w:r w:rsidRPr="001C441B">
          <w:rPr>
            <w:rStyle w:val="Hyperlink"/>
            <w:noProof/>
          </w:rPr>
          <w:t>Variables</w:t>
        </w:r>
        <w:r>
          <w:rPr>
            <w:noProof/>
            <w:webHidden/>
          </w:rPr>
          <w:tab/>
        </w:r>
        <w:r>
          <w:rPr>
            <w:noProof/>
            <w:webHidden/>
          </w:rPr>
          <w:fldChar w:fldCharType="begin"/>
        </w:r>
        <w:r>
          <w:rPr>
            <w:noProof/>
            <w:webHidden/>
          </w:rPr>
          <w:instrText xml:space="preserve"> PAGEREF _Toc464718974 \h </w:instrText>
        </w:r>
        <w:r>
          <w:rPr>
            <w:noProof/>
            <w:webHidden/>
          </w:rPr>
        </w:r>
        <w:r>
          <w:rPr>
            <w:noProof/>
            <w:webHidden/>
          </w:rPr>
          <w:fldChar w:fldCharType="separate"/>
        </w:r>
        <w:r>
          <w:rPr>
            <w:noProof/>
            <w:webHidden/>
          </w:rPr>
          <w:t>59</w:t>
        </w:r>
        <w:r>
          <w:rPr>
            <w:noProof/>
            <w:webHidden/>
          </w:rPr>
          <w:fldChar w:fldCharType="end"/>
        </w:r>
      </w:hyperlink>
    </w:p>
    <w:p w14:paraId="4443E7A3" w14:textId="2E06DE35" w:rsidR="00B17E93" w:rsidRDefault="00B17E93">
      <w:pPr>
        <w:pStyle w:val="TOC2"/>
        <w:rPr>
          <w:rFonts w:asciiTheme="minorHAnsi" w:eastAsiaTheme="minorEastAsia" w:hAnsiTheme="minorHAnsi" w:cstheme="minorBidi"/>
          <w:noProof/>
          <w:sz w:val="22"/>
          <w:szCs w:val="22"/>
        </w:rPr>
      </w:pPr>
      <w:hyperlink w:anchor="_Toc464718975" w:history="1">
        <w:r w:rsidRPr="001C441B">
          <w:rPr>
            <w:rStyle w:val="Hyperlink"/>
            <w:noProof/>
          </w:rPr>
          <w:t>11.3</w:t>
        </w:r>
        <w:r>
          <w:rPr>
            <w:rFonts w:asciiTheme="minorHAnsi" w:eastAsiaTheme="minorEastAsia" w:hAnsiTheme="minorHAnsi" w:cstheme="minorBidi"/>
            <w:noProof/>
            <w:sz w:val="22"/>
            <w:szCs w:val="22"/>
          </w:rPr>
          <w:tab/>
        </w:r>
        <w:r w:rsidRPr="001C441B">
          <w:rPr>
            <w:rStyle w:val="Hyperlink"/>
            <w:noProof/>
          </w:rPr>
          <w:t>Instantiations</w:t>
        </w:r>
        <w:r>
          <w:rPr>
            <w:noProof/>
            <w:webHidden/>
          </w:rPr>
          <w:tab/>
        </w:r>
        <w:r>
          <w:rPr>
            <w:noProof/>
            <w:webHidden/>
          </w:rPr>
          <w:fldChar w:fldCharType="begin"/>
        </w:r>
        <w:r>
          <w:rPr>
            <w:noProof/>
            <w:webHidden/>
          </w:rPr>
          <w:instrText xml:space="preserve"> PAGEREF _Toc464718975 \h </w:instrText>
        </w:r>
        <w:r>
          <w:rPr>
            <w:noProof/>
            <w:webHidden/>
          </w:rPr>
        </w:r>
        <w:r>
          <w:rPr>
            <w:noProof/>
            <w:webHidden/>
          </w:rPr>
          <w:fldChar w:fldCharType="separate"/>
        </w:r>
        <w:r>
          <w:rPr>
            <w:noProof/>
            <w:webHidden/>
          </w:rPr>
          <w:t>60</w:t>
        </w:r>
        <w:r>
          <w:rPr>
            <w:noProof/>
            <w:webHidden/>
          </w:rPr>
          <w:fldChar w:fldCharType="end"/>
        </w:r>
      </w:hyperlink>
    </w:p>
    <w:p w14:paraId="7C1A2B75" w14:textId="66F86F31" w:rsidR="00B17E93" w:rsidRDefault="00B17E93">
      <w:pPr>
        <w:pStyle w:val="TOC1"/>
        <w:rPr>
          <w:rFonts w:asciiTheme="minorHAnsi" w:eastAsiaTheme="minorEastAsia" w:hAnsiTheme="minorHAnsi" w:cstheme="minorBidi"/>
          <w:noProof/>
          <w:sz w:val="22"/>
          <w:szCs w:val="22"/>
        </w:rPr>
      </w:pPr>
      <w:hyperlink w:anchor="_Toc464718976" w:history="1">
        <w:r w:rsidRPr="001C441B">
          <w:rPr>
            <w:rStyle w:val="Hyperlink"/>
            <w:noProof/>
          </w:rPr>
          <w:t>12</w:t>
        </w:r>
        <w:r>
          <w:rPr>
            <w:rFonts w:asciiTheme="minorHAnsi" w:eastAsiaTheme="minorEastAsia" w:hAnsiTheme="minorHAnsi" w:cstheme="minorBidi"/>
            <w:noProof/>
            <w:sz w:val="22"/>
            <w:szCs w:val="22"/>
          </w:rPr>
          <w:tab/>
        </w:r>
        <w:r w:rsidRPr="001C441B">
          <w:rPr>
            <w:rStyle w:val="Hyperlink"/>
            <w:noProof/>
          </w:rPr>
          <w:t>Statements</w:t>
        </w:r>
        <w:r>
          <w:rPr>
            <w:noProof/>
            <w:webHidden/>
          </w:rPr>
          <w:tab/>
        </w:r>
        <w:r>
          <w:rPr>
            <w:noProof/>
            <w:webHidden/>
          </w:rPr>
          <w:fldChar w:fldCharType="begin"/>
        </w:r>
        <w:r>
          <w:rPr>
            <w:noProof/>
            <w:webHidden/>
          </w:rPr>
          <w:instrText xml:space="preserve"> PAGEREF _Toc464718976 \h </w:instrText>
        </w:r>
        <w:r>
          <w:rPr>
            <w:noProof/>
            <w:webHidden/>
          </w:rPr>
        </w:r>
        <w:r>
          <w:rPr>
            <w:noProof/>
            <w:webHidden/>
          </w:rPr>
          <w:fldChar w:fldCharType="separate"/>
        </w:r>
        <w:r>
          <w:rPr>
            <w:noProof/>
            <w:webHidden/>
          </w:rPr>
          <w:t>61</w:t>
        </w:r>
        <w:r>
          <w:rPr>
            <w:noProof/>
            <w:webHidden/>
          </w:rPr>
          <w:fldChar w:fldCharType="end"/>
        </w:r>
      </w:hyperlink>
    </w:p>
    <w:p w14:paraId="13022024" w14:textId="659D3819" w:rsidR="00B17E93" w:rsidRDefault="00B17E93">
      <w:pPr>
        <w:pStyle w:val="TOC2"/>
        <w:rPr>
          <w:rFonts w:asciiTheme="minorHAnsi" w:eastAsiaTheme="minorEastAsia" w:hAnsiTheme="minorHAnsi" w:cstheme="minorBidi"/>
          <w:noProof/>
          <w:sz w:val="22"/>
          <w:szCs w:val="22"/>
        </w:rPr>
      </w:pPr>
      <w:hyperlink w:anchor="_Toc464718977" w:history="1">
        <w:r w:rsidRPr="001C441B">
          <w:rPr>
            <w:rStyle w:val="Hyperlink"/>
            <w:noProof/>
          </w:rPr>
          <w:t>12.1</w:t>
        </w:r>
        <w:r>
          <w:rPr>
            <w:rFonts w:asciiTheme="minorHAnsi" w:eastAsiaTheme="minorEastAsia" w:hAnsiTheme="minorHAnsi" w:cstheme="minorBidi"/>
            <w:noProof/>
            <w:sz w:val="22"/>
            <w:szCs w:val="22"/>
          </w:rPr>
          <w:tab/>
        </w:r>
        <w:r w:rsidRPr="001C441B">
          <w:rPr>
            <w:rStyle w:val="Hyperlink"/>
            <w:noProof/>
          </w:rPr>
          <w:t>Assignment</w:t>
        </w:r>
        <w:r>
          <w:rPr>
            <w:noProof/>
            <w:webHidden/>
          </w:rPr>
          <w:tab/>
        </w:r>
        <w:r>
          <w:rPr>
            <w:noProof/>
            <w:webHidden/>
          </w:rPr>
          <w:fldChar w:fldCharType="begin"/>
        </w:r>
        <w:r>
          <w:rPr>
            <w:noProof/>
            <w:webHidden/>
          </w:rPr>
          <w:instrText xml:space="preserve"> PAGEREF _Toc464718977 \h </w:instrText>
        </w:r>
        <w:r>
          <w:rPr>
            <w:noProof/>
            <w:webHidden/>
          </w:rPr>
        </w:r>
        <w:r>
          <w:rPr>
            <w:noProof/>
            <w:webHidden/>
          </w:rPr>
          <w:fldChar w:fldCharType="separate"/>
        </w:r>
        <w:r>
          <w:rPr>
            <w:noProof/>
            <w:webHidden/>
          </w:rPr>
          <w:t>61</w:t>
        </w:r>
        <w:r>
          <w:rPr>
            <w:noProof/>
            <w:webHidden/>
          </w:rPr>
          <w:fldChar w:fldCharType="end"/>
        </w:r>
      </w:hyperlink>
    </w:p>
    <w:p w14:paraId="5397C9A3" w14:textId="77B08EA7" w:rsidR="00B17E93" w:rsidRDefault="00B17E93">
      <w:pPr>
        <w:pStyle w:val="TOC2"/>
        <w:rPr>
          <w:rFonts w:asciiTheme="minorHAnsi" w:eastAsiaTheme="minorEastAsia" w:hAnsiTheme="minorHAnsi" w:cstheme="minorBidi"/>
          <w:noProof/>
          <w:sz w:val="22"/>
          <w:szCs w:val="22"/>
        </w:rPr>
      </w:pPr>
      <w:hyperlink w:anchor="_Toc464718978" w:history="1">
        <w:r w:rsidRPr="001C441B">
          <w:rPr>
            <w:rStyle w:val="Hyperlink"/>
            <w:noProof/>
          </w:rPr>
          <w:t>12.2</w:t>
        </w:r>
        <w:r>
          <w:rPr>
            <w:rFonts w:asciiTheme="minorHAnsi" w:eastAsiaTheme="minorEastAsia" w:hAnsiTheme="minorHAnsi" w:cstheme="minorBidi"/>
            <w:noProof/>
            <w:sz w:val="22"/>
            <w:szCs w:val="22"/>
          </w:rPr>
          <w:tab/>
        </w:r>
        <w:r w:rsidRPr="001C441B">
          <w:rPr>
            <w:rStyle w:val="Hyperlink"/>
            <w:noProof/>
          </w:rPr>
          <w:t>The empty statement</w:t>
        </w:r>
        <w:r>
          <w:rPr>
            <w:noProof/>
            <w:webHidden/>
          </w:rPr>
          <w:tab/>
        </w:r>
        <w:r>
          <w:rPr>
            <w:noProof/>
            <w:webHidden/>
          </w:rPr>
          <w:fldChar w:fldCharType="begin"/>
        </w:r>
        <w:r>
          <w:rPr>
            <w:noProof/>
            <w:webHidden/>
          </w:rPr>
          <w:instrText xml:space="preserve"> PAGEREF _Toc464718978 \h </w:instrText>
        </w:r>
        <w:r>
          <w:rPr>
            <w:noProof/>
            <w:webHidden/>
          </w:rPr>
        </w:r>
        <w:r>
          <w:rPr>
            <w:noProof/>
            <w:webHidden/>
          </w:rPr>
          <w:fldChar w:fldCharType="separate"/>
        </w:r>
        <w:r>
          <w:rPr>
            <w:noProof/>
            <w:webHidden/>
          </w:rPr>
          <w:t>62</w:t>
        </w:r>
        <w:r>
          <w:rPr>
            <w:noProof/>
            <w:webHidden/>
          </w:rPr>
          <w:fldChar w:fldCharType="end"/>
        </w:r>
      </w:hyperlink>
    </w:p>
    <w:p w14:paraId="011F53C7" w14:textId="78908620" w:rsidR="00B17E93" w:rsidRDefault="00B17E93">
      <w:pPr>
        <w:pStyle w:val="TOC2"/>
        <w:rPr>
          <w:rFonts w:asciiTheme="minorHAnsi" w:eastAsiaTheme="minorEastAsia" w:hAnsiTheme="minorHAnsi" w:cstheme="minorBidi"/>
          <w:noProof/>
          <w:sz w:val="22"/>
          <w:szCs w:val="22"/>
        </w:rPr>
      </w:pPr>
      <w:hyperlink w:anchor="_Toc464718979" w:history="1">
        <w:r w:rsidRPr="001C441B">
          <w:rPr>
            <w:rStyle w:val="Hyperlink"/>
            <w:noProof/>
          </w:rPr>
          <w:t>12.3</w:t>
        </w:r>
        <w:r>
          <w:rPr>
            <w:rFonts w:asciiTheme="minorHAnsi" w:eastAsiaTheme="minorEastAsia" w:hAnsiTheme="minorHAnsi" w:cstheme="minorBidi"/>
            <w:noProof/>
            <w:sz w:val="22"/>
            <w:szCs w:val="22"/>
          </w:rPr>
          <w:tab/>
        </w:r>
        <w:r w:rsidRPr="001C441B">
          <w:rPr>
            <w:rStyle w:val="Hyperlink"/>
            <w:noProof/>
          </w:rPr>
          <w:t>The block statement</w:t>
        </w:r>
        <w:r>
          <w:rPr>
            <w:noProof/>
            <w:webHidden/>
          </w:rPr>
          <w:tab/>
        </w:r>
        <w:r>
          <w:rPr>
            <w:noProof/>
            <w:webHidden/>
          </w:rPr>
          <w:fldChar w:fldCharType="begin"/>
        </w:r>
        <w:r>
          <w:rPr>
            <w:noProof/>
            <w:webHidden/>
          </w:rPr>
          <w:instrText xml:space="preserve"> PAGEREF _Toc464718979 \h </w:instrText>
        </w:r>
        <w:r>
          <w:rPr>
            <w:noProof/>
            <w:webHidden/>
          </w:rPr>
        </w:r>
        <w:r>
          <w:rPr>
            <w:noProof/>
            <w:webHidden/>
          </w:rPr>
          <w:fldChar w:fldCharType="separate"/>
        </w:r>
        <w:r>
          <w:rPr>
            <w:noProof/>
            <w:webHidden/>
          </w:rPr>
          <w:t>62</w:t>
        </w:r>
        <w:r>
          <w:rPr>
            <w:noProof/>
            <w:webHidden/>
          </w:rPr>
          <w:fldChar w:fldCharType="end"/>
        </w:r>
      </w:hyperlink>
    </w:p>
    <w:p w14:paraId="29DD9970" w14:textId="695CA248" w:rsidR="00B17E93" w:rsidRDefault="00B17E93">
      <w:pPr>
        <w:pStyle w:val="TOC2"/>
        <w:rPr>
          <w:rFonts w:asciiTheme="minorHAnsi" w:eastAsiaTheme="minorEastAsia" w:hAnsiTheme="minorHAnsi" w:cstheme="minorBidi"/>
          <w:noProof/>
          <w:sz w:val="22"/>
          <w:szCs w:val="22"/>
        </w:rPr>
      </w:pPr>
      <w:hyperlink w:anchor="_Toc464718980" w:history="1">
        <w:r w:rsidRPr="001C441B">
          <w:rPr>
            <w:rStyle w:val="Hyperlink"/>
            <w:noProof/>
          </w:rPr>
          <w:t>12.4</w:t>
        </w:r>
        <w:r>
          <w:rPr>
            <w:rFonts w:asciiTheme="minorHAnsi" w:eastAsiaTheme="minorEastAsia" w:hAnsiTheme="minorHAnsi" w:cstheme="minorBidi"/>
            <w:noProof/>
            <w:sz w:val="22"/>
            <w:szCs w:val="22"/>
          </w:rPr>
          <w:tab/>
        </w:r>
        <w:r w:rsidRPr="001C441B">
          <w:rPr>
            <w:rStyle w:val="Hyperlink"/>
            <w:noProof/>
          </w:rPr>
          <w:t>The return statement</w:t>
        </w:r>
        <w:r>
          <w:rPr>
            <w:noProof/>
            <w:webHidden/>
          </w:rPr>
          <w:tab/>
        </w:r>
        <w:r>
          <w:rPr>
            <w:noProof/>
            <w:webHidden/>
          </w:rPr>
          <w:fldChar w:fldCharType="begin"/>
        </w:r>
        <w:r>
          <w:rPr>
            <w:noProof/>
            <w:webHidden/>
          </w:rPr>
          <w:instrText xml:space="preserve"> PAGEREF _Toc464718980 \h </w:instrText>
        </w:r>
        <w:r>
          <w:rPr>
            <w:noProof/>
            <w:webHidden/>
          </w:rPr>
        </w:r>
        <w:r>
          <w:rPr>
            <w:noProof/>
            <w:webHidden/>
          </w:rPr>
          <w:fldChar w:fldCharType="separate"/>
        </w:r>
        <w:r>
          <w:rPr>
            <w:noProof/>
            <w:webHidden/>
          </w:rPr>
          <w:t>62</w:t>
        </w:r>
        <w:r>
          <w:rPr>
            <w:noProof/>
            <w:webHidden/>
          </w:rPr>
          <w:fldChar w:fldCharType="end"/>
        </w:r>
      </w:hyperlink>
    </w:p>
    <w:p w14:paraId="3554349B" w14:textId="7452921D" w:rsidR="00B17E93" w:rsidRDefault="00B17E93">
      <w:pPr>
        <w:pStyle w:val="TOC2"/>
        <w:rPr>
          <w:rFonts w:asciiTheme="minorHAnsi" w:eastAsiaTheme="minorEastAsia" w:hAnsiTheme="minorHAnsi" w:cstheme="minorBidi"/>
          <w:noProof/>
          <w:sz w:val="22"/>
          <w:szCs w:val="22"/>
        </w:rPr>
      </w:pPr>
      <w:hyperlink w:anchor="_Toc464718981" w:history="1">
        <w:r w:rsidRPr="001C441B">
          <w:rPr>
            <w:rStyle w:val="Hyperlink"/>
            <w:noProof/>
          </w:rPr>
          <w:t>12.5</w:t>
        </w:r>
        <w:r>
          <w:rPr>
            <w:rFonts w:asciiTheme="minorHAnsi" w:eastAsiaTheme="minorEastAsia" w:hAnsiTheme="minorHAnsi" w:cstheme="minorBidi"/>
            <w:noProof/>
            <w:sz w:val="22"/>
            <w:szCs w:val="22"/>
          </w:rPr>
          <w:tab/>
        </w:r>
        <w:r w:rsidRPr="001C441B">
          <w:rPr>
            <w:rStyle w:val="Hyperlink"/>
            <w:noProof/>
          </w:rPr>
          <w:t>The exit statement</w:t>
        </w:r>
        <w:r>
          <w:rPr>
            <w:noProof/>
            <w:webHidden/>
          </w:rPr>
          <w:tab/>
        </w:r>
        <w:r>
          <w:rPr>
            <w:noProof/>
            <w:webHidden/>
          </w:rPr>
          <w:fldChar w:fldCharType="begin"/>
        </w:r>
        <w:r>
          <w:rPr>
            <w:noProof/>
            <w:webHidden/>
          </w:rPr>
          <w:instrText xml:space="preserve"> PAGEREF _Toc464718981 \h </w:instrText>
        </w:r>
        <w:r>
          <w:rPr>
            <w:noProof/>
            <w:webHidden/>
          </w:rPr>
        </w:r>
        <w:r>
          <w:rPr>
            <w:noProof/>
            <w:webHidden/>
          </w:rPr>
          <w:fldChar w:fldCharType="separate"/>
        </w:r>
        <w:r>
          <w:rPr>
            <w:noProof/>
            <w:webHidden/>
          </w:rPr>
          <w:t>62</w:t>
        </w:r>
        <w:r>
          <w:rPr>
            <w:noProof/>
            <w:webHidden/>
          </w:rPr>
          <w:fldChar w:fldCharType="end"/>
        </w:r>
      </w:hyperlink>
    </w:p>
    <w:p w14:paraId="7A72F842" w14:textId="511B6092" w:rsidR="00B17E93" w:rsidRDefault="00B17E93">
      <w:pPr>
        <w:pStyle w:val="TOC2"/>
        <w:rPr>
          <w:rFonts w:asciiTheme="minorHAnsi" w:eastAsiaTheme="minorEastAsia" w:hAnsiTheme="minorHAnsi" w:cstheme="minorBidi"/>
          <w:noProof/>
          <w:sz w:val="22"/>
          <w:szCs w:val="22"/>
        </w:rPr>
      </w:pPr>
      <w:hyperlink w:anchor="_Toc464718982" w:history="1">
        <w:r w:rsidRPr="001C441B">
          <w:rPr>
            <w:rStyle w:val="Hyperlink"/>
            <w:noProof/>
          </w:rPr>
          <w:t>12.6</w:t>
        </w:r>
        <w:r>
          <w:rPr>
            <w:rFonts w:asciiTheme="minorHAnsi" w:eastAsiaTheme="minorEastAsia" w:hAnsiTheme="minorHAnsi" w:cstheme="minorBidi"/>
            <w:noProof/>
            <w:sz w:val="22"/>
            <w:szCs w:val="22"/>
          </w:rPr>
          <w:tab/>
        </w:r>
        <w:r w:rsidRPr="001C441B">
          <w:rPr>
            <w:rStyle w:val="Hyperlink"/>
            <w:noProof/>
          </w:rPr>
          <w:t>The conditional statement</w:t>
        </w:r>
        <w:r>
          <w:rPr>
            <w:noProof/>
            <w:webHidden/>
          </w:rPr>
          <w:tab/>
        </w:r>
        <w:r>
          <w:rPr>
            <w:noProof/>
            <w:webHidden/>
          </w:rPr>
          <w:fldChar w:fldCharType="begin"/>
        </w:r>
        <w:r>
          <w:rPr>
            <w:noProof/>
            <w:webHidden/>
          </w:rPr>
          <w:instrText xml:space="preserve"> PAGEREF _Toc464718982 \h </w:instrText>
        </w:r>
        <w:r>
          <w:rPr>
            <w:noProof/>
            <w:webHidden/>
          </w:rPr>
        </w:r>
        <w:r>
          <w:rPr>
            <w:noProof/>
            <w:webHidden/>
          </w:rPr>
          <w:fldChar w:fldCharType="separate"/>
        </w:r>
        <w:r>
          <w:rPr>
            <w:noProof/>
            <w:webHidden/>
          </w:rPr>
          <w:t>63</w:t>
        </w:r>
        <w:r>
          <w:rPr>
            <w:noProof/>
            <w:webHidden/>
          </w:rPr>
          <w:fldChar w:fldCharType="end"/>
        </w:r>
      </w:hyperlink>
    </w:p>
    <w:p w14:paraId="27AAEB49" w14:textId="1CAB4861" w:rsidR="00B17E93" w:rsidRDefault="00B17E93">
      <w:pPr>
        <w:pStyle w:val="TOC2"/>
        <w:rPr>
          <w:rFonts w:asciiTheme="minorHAnsi" w:eastAsiaTheme="minorEastAsia" w:hAnsiTheme="minorHAnsi" w:cstheme="minorBidi"/>
          <w:noProof/>
          <w:sz w:val="22"/>
          <w:szCs w:val="22"/>
        </w:rPr>
      </w:pPr>
      <w:hyperlink w:anchor="_Toc464718983" w:history="1">
        <w:r w:rsidRPr="001C441B">
          <w:rPr>
            <w:rStyle w:val="Hyperlink"/>
            <w:noProof/>
          </w:rPr>
          <w:t>12.7</w:t>
        </w:r>
        <w:r>
          <w:rPr>
            <w:rFonts w:asciiTheme="minorHAnsi" w:eastAsiaTheme="minorEastAsia" w:hAnsiTheme="minorHAnsi" w:cstheme="minorBidi"/>
            <w:noProof/>
            <w:sz w:val="22"/>
            <w:szCs w:val="22"/>
          </w:rPr>
          <w:tab/>
        </w:r>
        <w:r w:rsidRPr="001C441B">
          <w:rPr>
            <w:rStyle w:val="Hyperlink"/>
            <w:noProof/>
          </w:rPr>
          <w:t>The switch statement</w:t>
        </w:r>
        <w:r>
          <w:rPr>
            <w:noProof/>
            <w:webHidden/>
          </w:rPr>
          <w:tab/>
        </w:r>
        <w:r>
          <w:rPr>
            <w:noProof/>
            <w:webHidden/>
          </w:rPr>
          <w:fldChar w:fldCharType="begin"/>
        </w:r>
        <w:r>
          <w:rPr>
            <w:noProof/>
            <w:webHidden/>
          </w:rPr>
          <w:instrText xml:space="preserve"> PAGEREF _Toc464718983 \h </w:instrText>
        </w:r>
        <w:r>
          <w:rPr>
            <w:noProof/>
            <w:webHidden/>
          </w:rPr>
        </w:r>
        <w:r>
          <w:rPr>
            <w:noProof/>
            <w:webHidden/>
          </w:rPr>
          <w:fldChar w:fldCharType="separate"/>
        </w:r>
        <w:r>
          <w:rPr>
            <w:noProof/>
            <w:webHidden/>
          </w:rPr>
          <w:t>63</w:t>
        </w:r>
        <w:r>
          <w:rPr>
            <w:noProof/>
            <w:webHidden/>
          </w:rPr>
          <w:fldChar w:fldCharType="end"/>
        </w:r>
      </w:hyperlink>
    </w:p>
    <w:p w14:paraId="63110F95" w14:textId="51723E3C" w:rsidR="00B17E93" w:rsidRDefault="00B17E93">
      <w:pPr>
        <w:pStyle w:val="TOC1"/>
        <w:rPr>
          <w:rFonts w:asciiTheme="minorHAnsi" w:eastAsiaTheme="minorEastAsia" w:hAnsiTheme="minorHAnsi" w:cstheme="minorBidi"/>
          <w:noProof/>
          <w:sz w:val="22"/>
          <w:szCs w:val="22"/>
        </w:rPr>
      </w:pPr>
      <w:hyperlink w:anchor="_Toc464718984" w:history="1">
        <w:r w:rsidRPr="001C441B">
          <w:rPr>
            <w:rStyle w:val="Hyperlink"/>
            <w:noProof/>
          </w:rPr>
          <w:t>13</w:t>
        </w:r>
        <w:r>
          <w:rPr>
            <w:rFonts w:asciiTheme="minorHAnsi" w:eastAsiaTheme="minorEastAsia" w:hAnsiTheme="minorHAnsi" w:cstheme="minorBidi"/>
            <w:noProof/>
            <w:sz w:val="22"/>
            <w:szCs w:val="22"/>
          </w:rPr>
          <w:tab/>
        </w:r>
        <w:r w:rsidRPr="001C441B">
          <w:rPr>
            <w:rStyle w:val="Hyperlink"/>
            <w:noProof/>
          </w:rPr>
          <w:t>Packet parsing in P4</w:t>
        </w:r>
        <w:r>
          <w:rPr>
            <w:noProof/>
            <w:webHidden/>
          </w:rPr>
          <w:tab/>
        </w:r>
        <w:r>
          <w:rPr>
            <w:noProof/>
            <w:webHidden/>
          </w:rPr>
          <w:fldChar w:fldCharType="begin"/>
        </w:r>
        <w:r>
          <w:rPr>
            <w:noProof/>
            <w:webHidden/>
          </w:rPr>
          <w:instrText xml:space="preserve"> PAGEREF _Toc464718984 \h </w:instrText>
        </w:r>
        <w:r>
          <w:rPr>
            <w:noProof/>
            <w:webHidden/>
          </w:rPr>
        </w:r>
        <w:r>
          <w:rPr>
            <w:noProof/>
            <w:webHidden/>
          </w:rPr>
          <w:fldChar w:fldCharType="separate"/>
        </w:r>
        <w:r>
          <w:rPr>
            <w:noProof/>
            <w:webHidden/>
          </w:rPr>
          <w:t>64</w:t>
        </w:r>
        <w:r>
          <w:rPr>
            <w:noProof/>
            <w:webHidden/>
          </w:rPr>
          <w:fldChar w:fldCharType="end"/>
        </w:r>
      </w:hyperlink>
    </w:p>
    <w:p w14:paraId="208FAC96" w14:textId="7B141835" w:rsidR="00B17E93" w:rsidRDefault="00B17E93">
      <w:pPr>
        <w:pStyle w:val="TOC2"/>
        <w:rPr>
          <w:rFonts w:asciiTheme="minorHAnsi" w:eastAsiaTheme="minorEastAsia" w:hAnsiTheme="minorHAnsi" w:cstheme="minorBidi"/>
          <w:noProof/>
          <w:sz w:val="22"/>
          <w:szCs w:val="22"/>
        </w:rPr>
      </w:pPr>
      <w:hyperlink w:anchor="_Toc464718985" w:history="1">
        <w:r w:rsidRPr="001C441B">
          <w:rPr>
            <w:rStyle w:val="Hyperlink"/>
            <w:noProof/>
          </w:rPr>
          <w:t>13.1</w:t>
        </w:r>
        <w:r>
          <w:rPr>
            <w:rFonts w:asciiTheme="minorHAnsi" w:eastAsiaTheme="minorEastAsia" w:hAnsiTheme="minorHAnsi" w:cstheme="minorBidi"/>
            <w:noProof/>
            <w:sz w:val="22"/>
            <w:szCs w:val="22"/>
          </w:rPr>
          <w:tab/>
        </w:r>
        <w:r w:rsidRPr="001C441B">
          <w:rPr>
            <w:rStyle w:val="Hyperlink"/>
            <w:noProof/>
          </w:rPr>
          <w:t>Parser states</w:t>
        </w:r>
        <w:r>
          <w:rPr>
            <w:noProof/>
            <w:webHidden/>
          </w:rPr>
          <w:tab/>
        </w:r>
        <w:r>
          <w:rPr>
            <w:noProof/>
            <w:webHidden/>
          </w:rPr>
          <w:fldChar w:fldCharType="begin"/>
        </w:r>
        <w:r>
          <w:rPr>
            <w:noProof/>
            <w:webHidden/>
          </w:rPr>
          <w:instrText xml:space="preserve"> PAGEREF _Toc464718985 \h </w:instrText>
        </w:r>
        <w:r>
          <w:rPr>
            <w:noProof/>
            <w:webHidden/>
          </w:rPr>
        </w:r>
        <w:r>
          <w:rPr>
            <w:noProof/>
            <w:webHidden/>
          </w:rPr>
          <w:fldChar w:fldCharType="separate"/>
        </w:r>
        <w:r>
          <w:rPr>
            <w:noProof/>
            <w:webHidden/>
          </w:rPr>
          <w:t>64</w:t>
        </w:r>
        <w:r>
          <w:rPr>
            <w:noProof/>
            <w:webHidden/>
          </w:rPr>
          <w:fldChar w:fldCharType="end"/>
        </w:r>
      </w:hyperlink>
    </w:p>
    <w:p w14:paraId="42DCA7B8" w14:textId="71136208" w:rsidR="00B17E93" w:rsidRDefault="00B17E93">
      <w:pPr>
        <w:pStyle w:val="TOC2"/>
        <w:rPr>
          <w:rFonts w:asciiTheme="minorHAnsi" w:eastAsiaTheme="minorEastAsia" w:hAnsiTheme="minorHAnsi" w:cstheme="minorBidi"/>
          <w:noProof/>
          <w:sz w:val="22"/>
          <w:szCs w:val="22"/>
        </w:rPr>
      </w:pPr>
      <w:hyperlink w:anchor="_Toc464718986" w:history="1">
        <w:r w:rsidRPr="001C441B">
          <w:rPr>
            <w:rStyle w:val="Hyperlink"/>
            <w:noProof/>
          </w:rPr>
          <w:t>13.2</w:t>
        </w:r>
        <w:r>
          <w:rPr>
            <w:rFonts w:asciiTheme="minorHAnsi" w:eastAsiaTheme="minorEastAsia" w:hAnsiTheme="minorHAnsi" w:cstheme="minorBidi"/>
            <w:noProof/>
            <w:sz w:val="22"/>
            <w:szCs w:val="22"/>
          </w:rPr>
          <w:tab/>
        </w:r>
        <w:r w:rsidRPr="001C441B">
          <w:rPr>
            <w:rStyle w:val="Hyperlink"/>
            <w:noProof/>
          </w:rPr>
          <w:t>Parser declarations</w:t>
        </w:r>
        <w:r>
          <w:rPr>
            <w:noProof/>
            <w:webHidden/>
          </w:rPr>
          <w:tab/>
        </w:r>
        <w:r>
          <w:rPr>
            <w:noProof/>
            <w:webHidden/>
          </w:rPr>
          <w:fldChar w:fldCharType="begin"/>
        </w:r>
        <w:r>
          <w:rPr>
            <w:noProof/>
            <w:webHidden/>
          </w:rPr>
          <w:instrText xml:space="preserve"> PAGEREF _Toc464718986 \h </w:instrText>
        </w:r>
        <w:r>
          <w:rPr>
            <w:noProof/>
            <w:webHidden/>
          </w:rPr>
        </w:r>
        <w:r>
          <w:rPr>
            <w:noProof/>
            <w:webHidden/>
          </w:rPr>
          <w:fldChar w:fldCharType="separate"/>
        </w:r>
        <w:r>
          <w:rPr>
            <w:noProof/>
            <w:webHidden/>
          </w:rPr>
          <w:t>64</w:t>
        </w:r>
        <w:r>
          <w:rPr>
            <w:noProof/>
            <w:webHidden/>
          </w:rPr>
          <w:fldChar w:fldCharType="end"/>
        </w:r>
      </w:hyperlink>
    </w:p>
    <w:p w14:paraId="261B24A6" w14:textId="67EA2CE5" w:rsidR="00B17E93" w:rsidRDefault="00B17E93">
      <w:pPr>
        <w:pStyle w:val="TOC2"/>
        <w:rPr>
          <w:rFonts w:asciiTheme="minorHAnsi" w:eastAsiaTheme="minorEastAsia" w:hAnsiTheme="minorHAnsi" w:cstheme="minorBidi"/>
          <w:noProof/>
          <w:sz w:val="22"/>
          <w:szCs w:val="22"/>
        </w:rPr>
      </w:pPr>
      <w:hyperlink w:anchor="_Toc464718987" w:history="1">
        <w:r w:rsidRPr="001C441B">
          <w:rPr>
            <w:rStyle w:val="Hyperlink"/>
            <w:noProof/>
          </w:rPr>
          <w:t>13.3</w:t>
        </w:r>
        <w:r>
          <w:rPr>
            <w:rFonts w:asciiTheme="minorHAnsi" w:eastAsiaTheme="minorEastAsia" w:hAnsiTheme="minorHAnsi" w:cstheme="minorBidi"/>
            <w:noProof/>
            <w:sz w:val="22"/>
            <w:szCs w:val="22"/>
          </w:rPr>
          <w:tab/>
        </w:r>
        <w:r w:rsidRPr="001C441B">
          <w:rPr>
            <w:rStyle w:val="Hyperlink"/>
            <w:noProof/>
          </w:rPr>
          <w:t>The Parser abstract machine</w:t>
        </w:r>
        <w:r>
          <w:rPr>
            <w:noProof/>
            <w:webHidden/>
          </w:rPr>
          <w:tab/>
        </w:r>
        <w:r>
          <w:rPr>
            <w:noProof/>
            <w:webHidden/>
          </w:rPr>
          <w:fldChar w:fldCharType="begin"/>
        </w:r>
        <w:r>
          <w:rPr>
            <w:noProof/>
            <w:webHidden/>
          </w:rPr>
          <w:instrText xml:space="preserve"> PAGEREF _Toc464718987 \h </w:instrText>
        </w:r>
        <w:r>
          <w:rPr>
            <w:noProof/>
            <w:webHidden/>
          </w:rPr>
        </w:r>
        <w:r>
          <w:rPr>
            <w:noProof/>
            <w:webHidden/>
          </w:rPr>
          <w:fldChar w:fldCharType="separate"/>
        </w:r>
        <w:r>
          <w:rPr>
            <w:noProof/>
            <w:webHidden/>
          </w:rPr>
          <w:t>65</w:t>
        </w:r>
        <w:r>
          <w:rPr>
            <w:noProof/>
            <w:webHidden/>
          </w:rPr>
          <w:fldChar w:fldCharType="end"/>
        </w:r>
      </w:hyperlink>
    </w:p>
    <w:p w14:paraId="7A59AFDF" w14:textId="29573405" w:rsidR="00B17E93" w:rsidRDefault="00B17E93">
      <w:pPr>
        <w:pStyle w:val="TOC2"/>
        <w:rPr>
          <w:rFonts w:asciiTheme="minorHAnsi" w:eastAsiaTheme="minorEastAsia" w:hAnsiTheme="minorHAnsi" w:cstheme="minorBidi"/>
          <w:noProof/>
          <w:sz w:val="22"/>
          <w:szCs w:val="22"/>
        </w:rPr>
      </w:pPr>
      <w:hyperlink w:anchor="_Toc464718988" w:history="1">
        <w:r w:rsidRPr="001C441B">
          <w:rPr>
            <w:rStyle w:val="Hyperlink"/>
            <w:noProof/>
          </w:rPr>
          <w:t>13.4</w:t>
        </w:r>
        <w:r>
          <w:rPr>
            <w:rFonts w:asciiTheme="minorHAnsi" w:eastAsiaTheme="minorEastAsia" w:hAnsiTheme="minorHAnsi" w:cstheme="minorBidi"/>
            <w:noProof/>
            <w:sz w:val="22"/>
            <w:szCs w:val="22"/>
          </w:rPr>
          <w:tab/>
        </w:r>
        <w:r w:rsidRPr="001C441B">
          <w:rPr>
            <w:rStyle w:val="Hyperlink"/>
            <w:noProof/>
          </w:rPr>
          <w:t>Parser states</w:t>
        </w:r>
        <w:r>
          <w:rPr>
            <w:noProof/>
            <w:webHidden/>
          </w:rPr>
          <w:tab/>
        </w:r>
        <w:r>
          <w:rPr>
            <w:noProof/>
            <w:webHidden/>
          </w:rPr>
          <w:fldChar w:fldCharType="begin"/>
        </w:r>
        <w:r>
          <w:rPr>
            <w:noProof/>
            <w:webHidden/>
          </w:rPr>
          <w:instrText xml:space="preserve"> PAGEREF _Toc464718988 \h </w:instrText>
        </w:r>
        <w:r>
          <w:rPr>
            <w:noProof/>
            <w:webHidden/>
          </w:rPr>
        </w:r>
        <w:r>
          <w:rPr>
            <w:noProof/>
            <w:webHidden/>
          </w:rPr>
          <w:fldChar w:fldCharType="separate"/>
        </w:r>
        <w:r>
          <w:rPr>
            <w:noProof/>
            <w:webHidden/>
          </w:rPr>
          <w:t>66</w:t>
        </w:r>
        <w:r>
          <w:rPr>
            <w:noProof/>
            <w:webHidden/>
          </w:rPr>
          <w:fldChar w:fldCharType="end"/>
        </w:r>
      </w:hyperlink>
    </w:p>
    <w:p w14:paraId="5DBCE75C" w14:textId="44DBF941" w:rsidR="00B17E93" w:rsidRDefault="00B17E93">
      <w:pPr>
        <w:pStyle w:val="TOC2"/>
        <w:rPr>
          <w:rFonts w:asciiTheme="minorHAnsi" w:eastAsiaTheme="minorEastAsia" w:hAnsiTheme="minorHAnsi" w:cstheme="minorBidi"/>
          <w:noProof/>
          <w:sz w:val="22"/>
          <w:szCs w:val="22"/>
        </w:rPr>
      </w:pPr>
      <w:hyperlink w:anchor="_Toc464718989" w:history="1">
        <w:r w:rsidRPr="001C441B">
          <w:rPr>
            <w:rStyle w:val="Hyperlink"/>
            <w:noProof/>
          </w:rPr>
          <w:t>13.5</w:t>
        </w:r>
        <w:r>
          <w:rPr>
            <w:rFonts w:asciiTheme="minorHAnsi" w:eastAsiaTheme="minorEastAsia" w:hAnsiTheme="minorHAnsi" w:cstheme="minorBidi"/>
            <w:noProof/>
            <w:sz w:val="22"/>
            <w:szCs w:val="22"/>
          </w:rPr>
          <w:tab/>
        </w:r>
        <w:r w:rsidRPr="001C441B">
          <w:rPr>
            <w:rStyle w:val="Hyperlink"/>
            <w:noProof/>
          </w:rPr>
          <w:t>Transition statements</w:t>
        </w:r>
        <w:r>
          <w:rPr>
            <w:noProof/>
            <w:webHidden/>
          </w:rPr>
          <w:tab/>
        </w:r>
        <w:r>
          <w:rPr>
            <w:noProof/>
            <w:webHidden/>
          </w:rPr>
          <w:fldChar w:fldCharType="begin"/>
        </w:r>
        <w:r>
          <w:rPr>
            <w:noProof/>
            <w:webHidden/>
          </w:rPr>
          <w:instrText xml:space="preserve"> PAGEREF _Toc464718989 \h </w:instrText>
        </w:r>
        <w:r>
          <w:rPr>
            <w:noProof/>
            <w:webHidden/>
          </w:rPr>
        </w:r>
        <w:r>
          <w:rPr>
            <w:noProof/>
            <w:webHidden/>
          </w:rPr>
          <w:fldChar w:fldCharType="separate"/>
        </w:r>
        <w:r>
          <w:rPr>
            <w:noProof/>
            <w:webHidden/>
          </w:rPr>
          <w:t>67</w:t>
        </w:r>
        <w:r>
          <w:rPr>
            <w:noProof/>
            <w:webHidden/>
          </w:rPr>
          <w:fldChar w:fldCharType="end"/>
        </w:r>
      </w:hyperlink>
    </w:p>
    <w:p w14:paraId="33049D3F" w14:textId="4AE6F18B" w:rsidR="00B17E93" w:rsidRDefault="00B17E93">
      <w:pPr>
        <w:pStyle w:val="TOC2"/>
        <w:rPr>
          <w:rFonts w:asciiTheme="minorHAnsi" w:eastAsiaTheme="minorEastAsia" w:hAnsiTheme="minorHAnsi" w:cstheme="minorBidi"/>
          <w:noProof/>
          <w:sz w:val="22"/>
          <w:szCs w:val="22"/>
        </w:rPr>
      </w:pPr>
      <w:hyperlink w:anchor="_Toc464718990" w:history="1">
        <w:r w:rsidRPr="001C441B">
          <w:rPr>
            <w:rStyle w:val="Hyperlink"/>
            <w:noProof/>
          </w:rPr>
          <w:t>13.6</w:t>
        </w:r>
        <w:r>
          <w:rPr>
            <w:rFonts w:asciiTheme="minorHAnsi" w:eastAsiaTheme="minorEastAsia" w:hAnsiTheme="minorHAnsi" w:cstheme="minorBidi"/>
            <w:noProof/>
            <w:sz w:val="22"/>
            <w:szCs w:val="22"/>
          </w:rPr>
          <w:tab/>
        </w:r>
        <w:r w:rsidRPr="001C441B">
          <w:rPr>
            <w:rStyle w:val="Hyperlink"/>
            <w:noProof/>
          </w:rPr>
          <w:t>Select expressions</w:t>
        </w:r>
        <w:r>
          <w:rPr>
            <w:noProof/>
            <w:webHidden/>
          </w:rPr>
          <w:tab/>
        </w:r>
        <w:r>
          <w:rPr>
            <w:noProof/>
            <w:webHidden/>
          </w:rPr>
          <w:fldChar w:fldCharType="begin"/>
        </w:r>
        <w:r>
          <w:rPr>
            <w:noProof/>
            <w:webHidden/>
          </w:rPr>
          <w:instrText xml:space="preserve"> PAGEREF _Toc464718990 \h </w:instrText>
        </w:r>
        <w:r>
          <w:rPr>
            <w:noProof/>
            <w:webHidden/>
          </w:rPr>
        </w:r>
        <w:r>
          <w:rPr>
            <w:noProof/>
            <w:webHidden/>
          </w:rPr>
          <w:fldChar w:fldCharType="separate"/>
        </w:r>
        <w:r>
          <w:rPr>
            <w:noProof/>
            <w:webHidden/>
          </w:rPr>
          <w:t>67</w:t>
        </w:r>
        <w:r>
          <w:rPr>
            <w:noProof/>
            <w:webHidden/>
          </w:rPr>
          <w:fldChar w:fldCharType="end"/>
        </w:r>
      </w:hyperlink>
    </w:p>
    <w:p w14:paraId="53115825" w14:textId="3BB592BE" w:rsidR="00B17E93" w:rsidRDefault="00B17E93">
      <w:pPr>
        <w:pStyle w:val="TOC2"/>
        <w:rPr>
          <w:rFonts w:asciiTheme="minorHAnsi" w:eastAsiaTheme="minorEastAsia" w:hAnsiTheme="minorHAnsi" w:cstheme="minorBidi"/>
          <w:noProof/>
          <w:sz w:val="22"/>
          <w:szCs w:val="22"/>
        </w:rPr>
      </w:pPr>
      <w:hyperlink w:anchor="_Toc464718991" w:history="1">
        <w:r w:rsidRPr="001C441B">
          <w:rPr>
            <w:rStyle w:val="Hyperlink"/>
            <w:noProof/>
          </w:rPr>
          <w:t>13.7</w:t>
        </w:r>
        <w:r>
          <w:rPr>
            <w:rFonts w:asciiTheme="minorHAnsi" w:eastAsiaTheme="minorEastAsia" w:hAnsiTheme="minorHAnsi" w:cstheme="minorBidi"/>
            <w:noProof/>
            <w:sz w:val="22"/>
            <w:szCs w:val="22"/>
          </w:rPr>
          <w:tab/>
        </w:r>
        <w:r w:rsidRPr="001C441B">
          <w:rPr>
            <w:rStyle w:val="Hyperlink"/>
            <w:rFonts w:ascii="Consolas" w:hAnsi="Consolas"/>
            <w:noProof/>
          </w:rPr>
          <w:t>verify</w:t>
        </w:r>
        <w:r>
          <w:rPr>
            <w:noProof/>
            <w:webHidden/>
          </w:rPr>
          <w:tab/>
        </w:r>
        <w:r>
          <w:rPr>
            <w:noProof/>
            <w:webHidden/>
          </w:rPr>
          <w:fldChar w:fldCharType="begin"/>
        </w:r>
        <w:r>
          <w:rPr>
            <w:noProof/>
            <w:webHidden/>
          </w:rPr>
          <w:instrText xml:space="preserve"> PAGEREF _Toc464718991 \h </w:instrText>
        </w:r>
        <w:r>
          <w:rPr>
            <w:noProof/>
            <w:webHidden/>
          </w:rPr>
        </w:r>
        <w:r>
          <w:rPr>
            <w:noProof/>
            <w:webHidden/>
          </w:rPr>
          <w:fldChar w:fldCharType="separate"/>
        </w:r>
        <w:r>
          <w:rPr>
            <w:noProof/>
            <w:webHidden/>
          </w:rPr>
          <w:t>68</w:t>
        </w:r>
        <w:r>
          <w:rPr>
            <w:noProof/>
            <w:webHidden/>
          </w:rPr>
          <w:fldChar w:fldCharType="end"/>
        </w:r>
      </w:hyperlink>
    </w:p>
    <w:p w14:paraId="5B6F709C" w14:textId="62C1EEC0" w:rsidR="00B17E93" w:rsidRDefault="00B17E93">
      <w:pPr>
        <w:pStyle w:val="TOC2"/>
        <w:rPr>
          <w:rFonts w:asciiTheme="minorHAnsi" w:eastAsiaTheme="minorEastAsia" w:hAnsiTheme="minorHAnsi" w:cstheme="minorBidi"/>
          <w:noProof/>
          <w:sz w:val="22"/>
          <w:szCs w:val="22"/>
        </w:rPr>
      </w:pPr>
      <w:hyperlink w:anchor="_Toc464718992" w:history="1">
        <w:r w:rsidRPr="001C441B">
          <w:rPr>
            <w:rStyle w:val="Hyperlink"/>
            <w:noProof/>
          </w:rPr>
          <w:t>13.8</w:t>
        </w:r>
        <w:r>
          <w:rPr>
            <w:rFonts w:asciiTheme="minorHAnsi" w:eastAsiaTheme="minorEastAsia" w:hAnsiTheme="minorHAnsi" w:cstheme="minorBidi"/>
            <w:noProof/>
            <w:sz w:val="22"/>
            <w:szCs w:val="22"/>
          </w:rPr>
          <w:tab/>
        </w:r>
        <w:r w:rsidRPr="001C441B">
          <w:rPr>
            <w:rStyle w:val="Hyperlink"/>
            <w:noProof/>
          </w:rPr>
          <w:t>Data extraction from packets</w:t>
        </w:r>
        <w:r>
          <w:rPr>
            <w:noProof/>
            <w:webHidden/>
          </w:rPr>
          <w:tab/>
        </w:r>
        <w:r>
          <w:rPr>
            <w:noProof/>
            <w:webHidden/>
          </w:rPr>
          <w:fldChar w:fldCharType="begin"/>
        </w:r>
        <w:r>
          <w:rPr>
            <w:noProof/>
            <w:webHidden/>
          </w:rPr>
          <w:instrText xml:space="preserve"> PAGEREF _Toc464718992 \h </w:instrText>
        </w:r>
        <w:r>
          <w:rPr>
            <w:noProof/>
            <w:webHidden/>
          </w:rPr>
        </w:r>
        <w:r>
          <w:rPr>
            <w:noProof/>
            <w:webHidden/>
          </w:rPr>
          <w:fldChar w:fldCharType="separate"/>
        </w:r>
        <w:r>
          <w:rPr>
            <w:noProof/>
            <w:webHidden/>
          </w:rPr>
          <w:t>69</w:t>
        </w:r>
        <w:r>
          <w:rPr>
            <w:noProof/>
            <w:webHidden/>
          </w:rPr>
          <w:fldChar w:fldCharType="end"/>
        </w:r>
      </w:hyperlink>
    </w:p>
    <w:p w14:paraId="5D400376" w14:textId="3A84F759" w:rsidR="00B17E93" w:rsidRDefault="00B17E93">
      <w:pPr>
        <w:pStyle w:val="TOC3"/>
        <w:rPr>
          <w:rFonts w:asciiTheme="minorHAnsi" w:eastAsiaTheme="minorEastAsia" w:hAnsiTheme="minorHAnsi" w:cstheme="minorBidi"/>
          <w:noProof/>
          <w:sz w:val="22"/>
          <w:szCs w:val="22"/>
        </w:rPr>
      </w:pPr>
      <w:hyperlink w:anchor="_Toc464718993" w:history="1">
        <w:r w:rsidRPr="001C441B">
          <w:rPr>
            <w:rStyle w:val="Hyperlink"/>
            <w:noProof/>
          </w:rPr>
          <w:t>13.8.1</w:t>
        </w:r>
        <w:r>
          <w:rPr>
            <w:rFonts w:asciiTheme="minorHAnsi" w:eastAsiaTheme="minorEastAsia" w:hAnsiTheme="minorHAnsi" w:cstheme="minorBidi"/>
            <w:noProof/>
            <w:sz w:val="22"/>
            <w:szCs w:val="22"/>
          </w:rPr>
          <w:tab/>
        </w:r>
        <w:r w:rsidRPr="001C441B">
          <w:rPr>
            <w:rStyle w:val="Hyperlink"/>
            <w:noProof/>
          </w:rPr>
          <w:t>packet_in.extract – single argument</w:t>
        </w:r>
        <w:r>
          <w:rPr>
            <w:noProof/>
            <w:webHidden/>
          </w:rPr>
          <w:tab/>
        </w:r>
        <w:r>
          <w:rPr>
            <w:noProof/>
            <w:webHidden/>
          </w:rPr>
          <w:fldChar w:fldCharType="begin"/>
        </w:r>
        <w:r>
          <w:rPr>
            <w:noProof/>
            <w:webHidden/>
          </w:rPr>
          <w:instrText xml:space="preserve"> PAGEREF _Toc464718993 \h </w:instrText>
        </w:r>
        <w:r>
          <w:rPr>
            <w:noProof/>
            <w:webHidden/>
          </w:rPr>
        </w:r>
        <w:r>
          <w:rPr>
            <w:noProof/>
            <w:webHidden/>
          </w:rPr>
          <w:fldChar w:fldCharType="separate"/>
        </w:r>
        <w:r>
          <w:rPr>
            <w:noProof/>
            <w:webHidden/>
          </w:rPr>
          <w:t>70</w:t>
        </w:r>
        <w:r>
          <w:rPr>
            <w:noProof/>
            <w:webHidden/>
          </w:rPr>
          <w:fldChar w:fldCharType="end"/>
        </w:r>
      </w:hyperlink>
    </w:p>
    <w:p w14:paraId="7BD1AA31" w14:textId="5A09C947" w:rsidR="00B17E93" w:rsidRDefault="00B17E93">
      <w:pPr>
        <w:pStyle w:val="TOC3"/>
        <w:rPr>
          <w:rFonts w:asciiTheme="minorHAnsi" w:eastAsiaTheme="minorEastAsia" w:hAnsiTheme="minorHAnsi" w:cstheme="minorBidi"/>
          <w:noProof/>
          <w:sz w:val="22"/>
          <w:szCs w:val="22"/>
        </w:rPr>
      </w:pPr>
      <w:hyperlink w:anchor="_Toc464718994" w:history="1">
        <w:r w:rsidRPr="001C441B">
          <w:rPr>
            <w:rStyle w:val="Hyperlink"/>
            <w:noProof/>
          </w:rPr>
          <w:t>13.8.2</w:t>
        </w:r>
        <w:r>
          <w:rPr>
            <w:rFonts w:asciiTheme="minorHAnsi" w:eastAsiaTheme="minorEastAsia" w:hAnsiTheme="minorHAnsi" w:cstheme="minorBidi"/>
            <w:noProof/>
            <w:sz w:val="22"/>
            <w:szCs w:val="22"/>
          </w:rPr>
          <w:tab/>
        </w:r>
        <w:r w:rsidRPr="001C441B">
          <w:rPr>
            <w:rStyle w:val="Hyperlink"/>
            <w:noProof/>
          </w:rPr>
          <w:t>Packet.extract – two arguments</w:t>
        </w:r>
        <w:r>
          <w:rPr>
            <w:noProof/>
            <w:webHidden/>
          </w:rPr>
          <w:tab/>
        </w:r>
        <w:r>
          <w:rPr>
            <w:noProof/>
            <w:webHidden/>
          </w:rPr>
          <w:fldChar w:fldCharType="begin"/>
        </w:r>
        <w:r>
          <w:rPr>
            <w:noProof/>
            <w:webHidden/>
          </w:rPr>
          <w:instrText xml:space="preserve"> PAGEREF _Toc464718994 \h </w:instrText>
        </w:r>
        <w:r>
          <w:rPr>
            <w:noProof/>
            <w:webHidden/>
          </w:rPr>
        </w:r>
        <w:r>
          <w:rPr>
            <w:noProof/>
            <w:webHidden/>
          </w:rPr>
          <w:fldChar w:fldCharType="separate"/>
        </w:r>
        <w:r>
          <w:rPr>
            <w:noProof/>
            <w:webHidden/>
          </w:rPr>
          <w:t>70</w:t>
        </w:r>
        <w:r>
          <w:rPr>
            <w:noProof/>
            <w:webHidden/>
          </w:rPr>
          <w:fldChar w:fldCharType="end"/>
        </w:r>
      </w:hyperlink>
    </w:p>
    <w:p w14:paraId="357B2252" w14:textId="70981BB7" w:rsidR="00B17E93" w:rsidRDefault="00B17E93">
      <w:pPr>
        <w:pStyle w:val="TOC3"/>
        <w:rPr>
          <w:rFonts w:asciiTheme="minorHAnsi" w:eastAsiaTheme="minorEastAsia" w:hAnsiTheme="minorHAnsi" w:cstheme="minorBidi"/>
          <w:noProof/>
          <w:sz w:val="22"/>
          <w:szCs w:val="22"/>
        </w:rPr>
      </w:pPr>
      <w:hyperlink w:anchor="_Toc464718995" w:history="1">
        <w:r w:rsidRPr="001C441B">
          <w:rPr>
            <w:rStyle w:val="Hyperlink"/>
            <w:noProof/>
          </w:rPr>
          <w:t>13.8.3</w:t>
        </w:r>
        <w:r>
          <w:rPr>
            <w:rFonts w:asciiTheme="minorHAnsi" w:eastAsiaTheme="minorEastAsia" w:hAnsiTheme="minorHAnsi" w:cstheme="minorBidi"/>
            <w:noProof/>
            <w:sz w:val="22"/>
            <w:szCs w:val="22"/>
          </w:rPr>
          <w:tab/>
        </w:r>
        <w:r w:rsidRPr="001C441B">
          <w:rPr>
            <w:rStyle w:val="Hyperlink"/>
            <w:noProof/>
          </w:rPr>
          <w:t>packet_in.lookahead</w:t>
        </w:r>
        <w:r>
          <w:rPr>
            <w:noProof/>
            <w:webHidden/>
          </w:rPr>
          <w:tab/>
        </w:r>
        <w:r>
          <w:rPr>
            <w:noProof/>
            <w:webHidden/>
          </w:rPr>
          <w:fldChar w:fldCharType="begin"/>
        </w:r>
        <w:r>
          <w:rPr>
            <w:noProof/>
            <w:webHidden/>
          </w:rPr>
          <w:instrText xml:space="preserve"> PAGEREF _Toc464718995 \h </w:instrText>
        </w:r>
        <w:r>
          <w:rPr>
            <w:noProof/>
            <w:webHidden/>
          </w:rPr>
        </w:r>
        <w:r>
          <w:rPr>
            <w:noProof/>
            <w:webHidden/>
          </w:rPr>
          <w:fldChar w:fldCharType="separate"/>
        </w:r>
        <w:r>
          <w:rPr>
            <w:noProof/>
            <w:webHidden/>
          </w:rPr>
          <w:t>72</w:t>
        </w:r>
        <w:r>
          <w:rPr>
            <w:noProof/>
            <w:webHidden/>
          </w:rPr>
          <w:fldChar w:fldCharType="end"/>
        </w:r>
      </w:hyperlink>
    </w:p>
    <w:p w14:paraId="4FE07BD4" w14:textId="6BA5EDE5" w:rsidR="00B17E93" w:rsidRDefault="00B17E93">
      <w:pPr>
        <w:pStyle w:val="TOC3"/>
        <w:rPr>
          <w:rFonts w:asciiTheme="minorHAnsi" w:eastAsiaTheme="minorEastAsia" w:hAnsiTheme="minorHAnsi" w:cstheme="minorBidi"/>
          <w:noProof/>
          <w:sz w:val="22"/>
          <w:szCs w:val="22"/>
        </w:rPr>
      </w:pPr>
      <w:hyperlink w:anchor="_Toc464718996" w:history="1">
        <w:r w:rsidRPr="001C441B">
          <w:rPr>
            <w:rStyle w:val="Hyperlink"/>
            <w:noProof/>
          </w:rPr>
          <w:t>13.8.4</w:t>
        </w:r>
        <w:r>
          <w:rPr>
            <w:rFonts w:asciiTheme="minorHAnsi" w:eastAsiaTheme="minorEastAsia" w:hAnsiTheme="minorHAnsi" w:cstheme="minorBidi"/>
            <w:noProof/>
            <w:sz w:val="22"/>
            <w:szCs w:val="22"/>
          </w:rPr>
          <w:tab/>
        </w:r>
        <w:r w:rsidRPr="001C441B">
          <w:rPr>
            <w:rStyle w:val="Hyperlink"/>
            <w:noProof/>
          </w:rPr>
          <w:t>Skipping bits</w:t>
        </w:r>
        <w:r>
          <w:rPr>
            <w:noProof/>
            <w:webHidden/>
          </w:rPr>
          <w:tab/>
        </w:r>
        <w:r>
          <w:rPr>
            <w:noProof/>
            <w:webHidden/>
          </w:rPr>
          <w:fldChar w:fldCharType="begin"/>
        </w:r>
        <w:r>
          <w:rPr>
            <w:noProof/>
            <w:webHidden/>
          </w:rPr>
          <w:instrText xml:space="preserve"> PAGEREF _Toc464718996 \h </w:instrText>
        </w:r>
        <w:r>
          <w:rPr>
            <w:noProof/>
            <w:webHidden/>
          </w:rPr>
        </w:r>
        <w:r>
          <w:rPr>
            <w:noProof/>
            <w:webHidden/>
          </w:rPr>
          <w:fldChar w:fldCharType="separate"/>
        </w:r>
        <w:r>
          <w:rPr>
            <w:noProof/>
            <w:webHidden/>
          </w:rPr>
          <w:t>72</w:t>
        </w:r>
        <w:r>
          <w:rPr>
            <w:noProof/>
            <w:webHidden/>
          </w:rPr>
          <w:fldChar w:fldCharType="end"/>
        </w:r>
      </w:hyperlink>
    </w:p>
    <w:p w14:paraId="71FB5E43" w14:textId="577AF9B7" w:rsidR="00B17E93" w:rsidRDefault="00B17E93">
      <w:pPr>
        <w:pStyle w:val="TOC2"/>
        <w:rPr>
          <w:rFonts w:asciiTheme="minorHAnsi" w:eastAsiaTheme="minorEastAsia" w:hAnsiTheme="minorHAnsi" w:cstheme="minorBidi"/>
          <w:noProof/>
          <w:sz w:val="22"/>
          <w:szCs w:val="22"/>
        </w:rPr>
      </w:pPr>
      <w:hyperlink w:anchor="_Toc464718997" w:history="1">
        <w:r w:rsidRPr="001C441B">
          <w:rPr>
            <w:rStyle w:val="Hyperlink"/>
            <w:noProof/>
          </w:rPr>
          <w:t>13.9</w:t>
        </w:r>
        <w:r>
          <w:rPr>
            <w:rFonts w:asciiTheme="minorHAnsi" w:eastAsiaTheme="minorEastAsia" w:hAnsiTheme="minorHAnsi" w:cstheme="minorBidi"/>
            <w:noProof/>
            <w:sz w:val="22"/>
            <w:szCs w:val="22"/>
          </w:rPr>
          <w:tab/>
        </w:r>
        <w:r w:rsidRPr="001C441B">
          <w:rPr>
            <w:rStyle w:val="Hyperlink"/>
            <w:noProof/>
          </w:rPr>
          <w:t>Parsing header stacks</w:t>
        </w:r>
        <w:r>
          <w:rPr>
            <w:noProof/>
            <w:webHidden/>
          </w:rPr>
          <w:tab/>
        </w:r>
        <w:r>
          <w:rPr>
            <w:noProof/>
            <w:webHidden/>
          </w:rPr>
          <w:fldChar w:fldCharType="begin"/>
        </w:r>
        <w:r>
          <w:rPr>
            <w:noProof/>
            <w:webHidden/>
          </w:rPr>
          <w:instrText xml:space="preserve"> PAGEREF _Toc464718997 \h </w:instrText>
        </w:r>
        <w:r>
          <w:rPr>
            <w:noProof/>
            <w:webHidden/>
          </w:rPr>
        </w:r>
        <w:r>
          <w:rPr>
            <w:noProof/>
            <w:webHidden/>
          </w:rPr>
          <w:fldChar w:fldCharType="separate"/>
        </w:r>
        <w:r>
          <w:rPr>
            <w:noProof/>
            <w:webHidden/>
          </w:rPr>
          <w:t>73</w:t>
        </w:r>
        <w:r>
          <w:rPr>
            <w:noProof/>
            <w:webHidden/>
          </w:rPr>
          <w:fldChar w:fldCharType="end"/>
        </w:r>
      </w:hyperlink>
    </w:p>
    <w:p w14:paraId="535C1FE8" w14:textId="0691C53D" w:rsidR="00B17E93" w:rsidRDefault="00B17E93">
      <w:pPr>
        <w:pStyle w:val="TOC2"/>
        <w:rPr>
          <w:rFonts w:asciiTheme="minorHAnsi" w:eastAsiaTheme="minorEastAsia" w:hAnsiTheme="minorHAnsi" w:cstheme="minorBidi"/>
          <w:noProof/>
          <w:sz w:val="22"/>
          <w:szCs w:val="22"/>
        </w:rPr>
      </w:pPr>
      <w:hyperlink w:anchor="_Toc464718998" w:history="1">
        <w:r w:rsidRPr="001C441B">
          <w:rPr>
            <w:rStyle w:val="Hyperlink"/>
            <w:noProof/>
          </w:rPr>
          <w:t>13.10</w:t>
        </w:r>
        <w:r>
          <w:rPr>
            <w:rFonts w:asciiTheme="minorHAnsi" w:eastAsiaTheme="minorEastAsia" w:hAnsiTheme="minorHAnsi" w:cstheme="minorBidi"/>
            <w:noProof/>
            <w:sz w:val="22"/>
            <w:szCs w:val="22"/>
          </w:rPr>
          <w:tab/>
        </w:r>
        <w:r w:rsidRPr="001C441B">
          <w:rPr>
            <w:rStyle w:val="Hyperlink"/>
            <w:noProof/>
          </w:rPr>
          <w:t>Invoking sub-parsers</w:t>
        </w:r>
        <w:r>
          <w:rPr>
            <w:noProof/>
            <w:webHidden/>
          </w:rPr>
          <w:tab/>
        </w:r>
        <w:r>
          <w:rPr>
            <w:noProof/>
            <w:webHidden/>
          </w:rPr>
          <w:fldChar w:fldCharType="begin"/>
        </w:r>
        <w:r>
          <w:rPr>
            <w:noProof/>
            <w:webHidden/>
          </w:rPr>
          <w:instrText xml:space="preserve"> PAGEREF _Toc464718998 \h </w:instrText>
        </w:r>
        <w:r>
          <w:rPr>
            <w:noProof/>
            <w:webHidden/>
          </w:rPr>
        </w:r>
        <w:r>
          <w:rPr>
            <w:noProof/>
            <w:webHidden/>
          </w:rPr>
          <w:fldChar w:fldCharType="separate"/>
        </w:r>
        <w:r>
          <w:rPr>
            <w:noProof/>
            <w:webHidden/>
          </w:rPr>
          <w:t>74</w:t>
        </w:r>
        <w:r>
          <w:rPr>
            <w:noProof/>
            <w:webHidden/>
          </w:rPr>
          <w:fldChar w:fldCharType="end"/>
        </w:r>
      </w:hyperlink>
    </w:p>
    <w:p w14:paraId="1040F2F5" w14:textId="3BD217C0" w:rsidR="00B17E93" w:rsidRDefault="00B17E93">
      <w:pPr>
        <w:pStyle w:val="TOC1"/>
        <w:rPr>
          <w:rFonts w:asciiTheme="minorHAnsi" w:eastAsiaTheme="minorEastAsia" w:hAnsiTheme="minorHAnsi" w:cstheme="minorBidi"/>
          <w:noProof/>
          <w:sz w:val="22"/>
          <w:szCs w:val="22"/>
        </w:rPr>
      </w:pPr>
      <w:hyperlink w:anchor="_Toc464718999" w:history="1">
        <w:r w:rsidRPr="001C441B">
          <w:rPr>
            <w:rStyle w:val="Hyperlink"/>
            <w:noProof/>
          </w:rPr>
          <w:t>14</w:t>
        </w:r>
        <w:r>
          <w:rPr>
            <w:rFonts w:asciiTheme="minorHAnsi" w:eastAsiaTheme="minorEastAsia" w:hAnsiTheme="minorHAnsi" w:cstheme="minorBidi"/>
            <w:noProof/>
            <w:sz w:val="22"/>
            <w:szCs w:val="22"/>
          </w:rPr>
          <w:tab/>
        </w:r>
        <w:r w:rsidRPr="001C441B">
          <w:rPr>
            <w:rStyle w:val="Hyperlink"/>
            <w:noProof/>
          </w:rPr>
          <w:t>Control blocks</w:t>
        </w:r>
        <w:r>
          <w:rPr>
            <w:noProof/>
            <w:webHidden/>
          </w:rPr>
          <w:tab/>
        </w:r>
        <w:r>
          <w:rPr>
            <w:noProof/>
            <w:webHidden/>
          </w:rPr>
          <w:fldChar w:fldCharType="begin"/>
        </w:r>
        <w:r>
          <w:rPr>
            <w:noProof/>
            <w:webHidden/>
          </w:rPr>
          <w:instrText xml:space="preserve"> PAGEREF _Toc464718999 \h </w:instrText>
        </w:r>
        <w:r>
          <w:rPr>
            <w:noProof/>
            <w:webHidden/>
          </w:rPr>
        </w:r>
        <w:r>
          <w:rPr>
            <w:noProof/>
            <w:webHidden/>
          </w:rPr>
          <w:fldChar w:fldCharType="separate"/>
        </w:r>
        <w:r>
          <w:rPr>
            <w:noProof/>
            <w:webHidden/>
          </w:rPr>
          <w:t>75</w:t>
        </w:r>
        <w:r>
          <w:rPr>
            <w:noProof/>
            <w:webHidden/>
          </w:rPr>
          <w:fldChar w:fldCharType="end"/>
        </w:r>
      </w:hyperlink>
    </w:p>
    <w:p w14:paraId="26B55528" w14:textId="5B1E64A8" w:rsidR="00B17E93" w:rsidRDefault="00B17E93">
      <w:pPr>
        <w:pStyle w:val="TOC2"/>
        <w:rPr>
          <w:rFonts w:asciiTheme="minorHAnsi" w:eastAsiaTheme="minorEastAsia" w:hAnsiTheme="minorHAnsi" w:cstheme="minorBidi"/>
          <w:noProof/>
          <w:sz w:val="22"/>
          <w:szCs w:val="22"/>
        </w:rPr>
      </w:pPr>
      <w:hyperlink w:anchor="_Toc464719000" w:history="1">
        <w:r w:rsidRPr="001C441B">
          <w:rPr>
            <w:rStyle w:val="Hyperlink"/>
            <w:noProof/>
          </w:rPr>
          <w:t>14.1</w:t>
        </w:r>
        <w:r>
          <w:rPr>
            <w:rFonts w:asciiTheme="minorHAnsi" w:eastAsiaTheme="minorEastAsia" w:hAnsiTheme="minorHAnsi" w:cstheme="minorBidi"/>
            <w:noProof/>
            <w:sz w:val="22"/>
            <w:szCs w:val="22"/>
          </w:rPr>
          <w:tab/>
        </w:r>
        <w:r w:rsidRPr="001C441B">
          <w:rPr>
            <w:rStyle w:val="Hyperlink"/>
            <w:noProof/>
          </w:rPr>
          <w:t>Actions</w:t>
        </w:r>
        <w:r>
          <w:rPr>
            <w:noProof/>
            <w:webHidden/>
          </w:rPr>
          <w:tab/>
        </w:r>
        <w:r>
          <w:rPr>
            <w:noProof/>
            <w:webHidden/>
          </w:rPr>
          <w:fldChar w:fldCharType="begin"/>
        </w:r>
        <w:r>
          <w:rPr>
            <w:noProof/>
            <w:webHidden/>
          </w:rPr>
          <w:instrText xml:space="preserve"> PAGEREF _Toc464719000 \h </w:instrText>
        </w:r>
        <w:r>
          <w:rPr>
            <w:noProof/>
            <w:webHidden/>
          </w:rPr>
        </w:r>
        <w:r>
          <w:rPr>
            <w:noProof/>
            <w:webHidden/>
          </w:rPr>
          <w:fldChar w:fldCharType="separate"/>
        </w:r>
        <w:r>
          <w:rPr>
            <w:noProof/>
            <w:webHidden/>
          </w:rPr>
          <w:t>76</w:t>
        </w:r>
        <w:r>
          <w:rPr>
            <w:noProof/>
            <w:webHidden/>
          </w:rPr>
          <w:fldChar w:fldCharType="end"/>
        </w:r>
      </w:hyperlink>
    </w:p>
    <w:p w14:paraId="1590A332" w14:textId="5FC4851A" w:rsidR="00B17E93" w:rsidRDefault="00B17E93">
      <w:pPr>
        <w:pStyle w:val="TOC3"/>
        <w:rPr>
          <w:rFonts w:asciiTheme="minorHAnsi" w:eastAsiaTheme="minorEastAsia" w:hAnsiTheme="minorHAnsi" w:cstheme="minorBidi"/>
          <w:noProof/>
          <w:sz w:val="22"/>
          <w:szCs w:val="22"/>
        </w:rPr>
      </w:pPr>
      <w:hyperlink w:anchor="_Toc464719001" w:history="1">
        <w:r w:rsidRPr="001C441B">
          <w:rPr>
            <w:rStyle w:val="Hyperlink"/>
            <w:noProof/>
          </w:rPr>
          <w:t>14.1.1</w:t>
        </w:r>
        <w:r>
          <w:rPr>
            <w:rFonts w:asciiTheme="minorHAnsi" w:eastAsiaTheme="minorEastAsia" w:hAnsiTheme="minorHAnsi" w:cstheme="minorBidi"/>
            <w:noProof/>
            <w:sz w:val="22"/>
            <w:szCs w:val="22"/>
          </w:rPr>
          <w:tab/>
        </w:r>
        <w:r w:rsidRPr="001C441B">
          <w:rPr>
            <w:rStyle w:val="Hyperlink"/>
            <w:noProof/>
          </w:rPr>
          <w:t>Invoking actions</w:t>
        </w:r>
        <w:r>
          <w:rPr>
            <w:noProof/>
            <w:webHidden/>
          </w:rPr>
          <w:tab/>
        </w:r>
        <w:r>
          <w:rPr>
            <w:noProof/>
            <w:webHidden/>
          </w:rPr>
          <w:fldChar w:fldCharType="begin"/>
        </w:r>
        <w:r>
          <w:rPr>
            <w:noProof/>
            <w:webHidden/>
          </w:rPr>
          <w:instrText xml:space="preserve"> PAGEREF _Toc464719001 \h </w:instrText>
        </w:r>
        <w:r>
          <w:rPr>
            <w:noProof/>
            <w:webHidden/>
          </w:rPr>
        </w:r>
        <w:r>
          <w:rPr>
            <w:noProof/>
            <w:webHidden/>
          </w:rPr>
          <w:fldChar w:fldCharType="separate"/>
        </w:r>
        <w:r>
          <w:rPr>
            <w:noProof/>
            <w:webHidden/>
          </w:rPr>
          <w:t>76</w:t>
        </w:r>
        <w:r>
          <w:rPr>
            <w:noProof/>
            <w:webHidden/>
          </w:rPr>
          <w:fldChar w:fldCharType="end"/>
        </w:r>
      </w:hyperlink>
    </w:p>
    <w:p w14:paraId="68D16976" w14:textId="6000B24A" w:rsidR="00B17E93" w:rsidRDefault="00B17E93">
      <w:pPr>
        <w:pStyle w:val="TOC2"/>
        <w:rPr>
          <w:rFonts w:asciiTheme="minorHAnsi" w:eastAsiaTheme="minorEastAsia" w:hAnsiTheme="minorHAnsi" w:cstheme="minorBidi"/>
          <w:noProof/>
          <w:sz w:val="22"/>
          <w:szCs w:val="22"/>
        </w:rPr>
      </w:pPr>
      <w:hyperlink w:anchor="_Toc464719002" w:history="1">
        <w:r w:rsidRPr="001C441B">
          <w:rPr>
            <w:rStyle w:val="Hyperlink"/>
            <w:noProof/>
          </w:rPr>
          <w:t>14.2</w:t>
        </w:r>
        <w:r>
          <w:rPr>
            <w:rFonts w:asciiTheme="minorHAnsi" w:eastAsiaTheme="minorEastAsia" w:hAnsiTheme="minorHAnsi" w:cstheme="minorBidi"/>
            <w:noProof/>
            <w:sz w:val="22"/>
            <w:szCs w:val="22"/>
          </w:rPr>
          <w:tab/>
        </w:r>
        <w:r w:rsidRPr="001C441B">
          <w:rPr>
            <w:rStyle w:val="Hyperlink"/>
            <w:noProof/>
          </w:rPr>
          <w:t>Tables</w:t>
        </w:r>
        <w:r>
          <w:rPr>
            <w:noProof/>
            <w:webHidden/>
          </w:rPr>
          <w:tab/>
        </w:r>
        <w:r>
          <w:rPr>
            <w:noProof/>
            <w:webHidden/>
          </w:rPr>
          <w:fldChar w:fldCharType="begin"/>
        </w:r>
        <w:r>
          <w:rPr>
            <w:noProof/>
            <w:webHidden/>
          </w:rPr>
          <w:instrText xml:space="preserve"> PAGEREF _Toc464719002 \h </w:instrText>
        </w:r>
        <w:r>
          <w:rPr>
            <w:noProof/>
            <w:webHidden/>
          </w:rPr>
        </w:r>
        <w:r>
          <w:rPr>
            <w:noProof/>
            <w:webHidden/>
          </w:rPr>
          <w:fldChar w:fldCharType="separate"/>
        </w:r>
        <w:r>
          <w:rPr>
            <w:noProof/>
            <w:webHidden/>
          </w:rPr>
          <w:t>77</w:t>
        </w:r>
        <w:r>
          <w:rPr>
            <w:noProof/>
            <w:webHidden/>
          </w:rPr>
          <w:fldChar w:fldCharType="end"/>
        </w:r>
      </w:hyperlink>
    </w:p>
    <w:p w14:paraId="44C7CBD4" w14:textId="061BC331" w:rsidR="00B17E93" w:rsidRDefault="00B17E93">
      <w:pPr>
        <w:pStyle w:val="TOC3"/>
        <w:rPr>
          <w:rFonts w:asciiTheme="minorHAnsi" w:eastAsiaTheme="minorEastAsia" w:hAnsiTheme="minorHAnsi" w:cstheme="minorBidi"/>
          <w:noProof/>
          <w:sz w:val="22"/>
          <w:szCs w:val="22"/>
        </w:rPr>
      </w:pPr>
      <w:hyperlink w:anchor="_Toc464719003" w:history="1">
        <w:r w:rsidRPr="001C441B">
          <w:rPr>
            <w:rStyle w:val="Hyperlink"/>
            <w:noProof/>
          </w:rPr>
          <w:t>14.2.1</w:t>
        </w:r>
        <w:r>
          <w:rPr>
            <w:rFonts w:asciiTheme="minorHAnsi" w:eastAsiaTheme="minorEastAsia" w:hAnsiTheme="minorHAnsi" w:cstheme="minorBidi"/>
            <w:noProof/>
            <w:sz w:val="22"/>
            <w:szCs w:val="22"/>
          </w:rPr>
          <w:tab/>
        </w:r>
        <w:r w:rsidRPr="001C441B">
          <w:rPr>
            <w:rStyle w:val="Hyperlink"/>
            <w:noProof/>
          </w:rPr>
          <w:t>Table properties</w:t>
        </w:r>
        <w:r>
          <w:rPr>
            <w:noProof/>
            <w:webHidden/>
          </w:rPr>
          <w:tab/>
        </w:r>
        <w:r>
          <w:rPr>
            <w:noProof/>
            <w:webHidden/>
          </w:rPr>
          <w:fldChar w:fldCharType="begin"/>
        </w:r>
        <w:r>
          <w:rPr>
            <w:noProof/>
            <w:webHidden/>
          </w:rPr>
          <w:instrText xml:space="preserve"> PAGEREF _Toc464719003 \h </w:instrText>
        </w:r>
        <w:r>
          <w:rPr>
            <w:noProof/>
            <w:webHidden/>
          </w:rPr>
        </w:r>
        <w:r>
          <w:rPr>
            <w:noProof/>
            <w:webHidden/>
          </w:rPr>
          <w:fldChar w:fldCharType="separate"/>
        </w:r>
        <w:r>
          <w:rPr>
            <w:noProof/>
            <w:webHidden/>
          </w:rPr>
          <w:t>78</w:t>
        </w:r>
        <w:r>
          <w:rPr>
            <w:noProof/>
            <w:webHidden/>
          </w:rPr>
          <w:fldChar w:fldCharType="end"/>
        </w:r>
      </w:hyperlink>
    </w:p>
    <w:p w14:paraId="3FE35670" w14:textId="3EFFCC79" w:rsidR="00B17E93" w:rsidRDefault="00B17E93">
      <w:pPr>
        <w:pStyle w:val="TOC3"/>
        <w:rPr>
          <w:rFonts w:asciiTheme="minorHAnsi" w:eastAsiaTheme="minorEastAsia" w:hAnsiTheme="minorHAnsi" w:cstheme="minorBidi"/>
          <w:noProof/>
          <w:sz w:val="22"/>
          <w:szCs w:val="22"/>
        </w:rPr>
      </w:pPr>
      <w:hyperlink w:anchor="_Toc464719004" w:history="1">
        <w:r w:rsidRPr="001C441B">
          <w:rPr>
            <w:rStyle w:val="Hyperlink"/>
            <w:noProof/>
          </w:rPr>
          <w:t>14.2.2</w:t>
        </w:r>
        <w:r>
          <w:rPr>
            <w:rFonts w:asciiTheme="minorHAnsi" w:eastAsiaTheme="minorEastAsia" w:hAnsiTheme="minorHAnsi" w:cstheme="minorBidi"/>
            <w:noProof/>
            <w:sz w:val="22"/>
            <w:szCs w:val="22"/>
          </w:rPr>
          <w:tab/>
        </w:r>
        <w:r w:rsidRPr="001C441B">
          <w:rPr>
            <w:rStyle w:val="Hyperlink"/>
            <w:noProof/>
          </w:rPr>
          <w:t>Invoking a table (match-action unit)</w:t>
        </w:r>
        <w:r>
          <w:rPr>
            <w:noProof/>
            <w:webHidden/>
          </w:rPr>
          <w:tab/>
        </w:r>
        <w:r>
          <w:rPr>
            <w:noProof/>
            <w:webHidden/>
          </w:rPr>
          <w:fldChar w:fldCharType="begin"/>
        </w:r>
        <w:r>
          <w:rPr>
            <w:noProof/>
            <w:webHidden/>
          </w:rPr>
          <w:instrText xml:space="preserve"> PAGEREF _Toc464719004 \h </w:instrText>
        </w:r>
        <w:r>
          <w:rPr>
            <w:noProof/>
            <w:webHidden/>
          </w:rPr>
        </w:r>
        <w:r>
          <w:rPr>
            <w:noProof/>
            <w:webHidden/>
          </w:rPr>
          <w:fldChar w:fldCharType="separate"/>
        </w:r>
        <w:r>
          <w:rPr>
            <w:noProof/>
            <w:webHidden/>
          </w:rPr>
          <w:t>82</w:t>
        </w:r>
        <w:r>
          <w:rPr>
            <w:noProof/>
            <w:webHidden/>
          </w:rPr>
          <w:fldChar w:fldCharType="end"/>
        </w:r>
      </w:hyperlink>
    </w:p>
    <w:p w14:paraId="0F77D909" w14:textId="0DA6ECDE" w:rsidR="00B17E93" w:rsidRDefault="00B17E93">
      <w:pPr>
        <w:pStyle w:val="TOC3"/>
        <w:rPr>
          <w:rFonts w:asciiTheme="minorHAnsi" w:eastAsiaTheme="minorEastAsia" w:hAnsiTheme="minorHAnsi" w:cstheme="minorBidi"/>
          <w:noProof/>
          <w:sz w:val="22"/>
          <w:szCs w:val="22"/>
        </w:rPr>
      </w:pPr>
      <w:hyperlink w:anchor="_Toc464719005" w:history="1">
        <w:r w:rsidRPr="001C441B">
          <w:rPr>
            <w:rStyle w:val="Hyperlink"/>
            <w:noProof/>
          </w:rPr>
          <w:t>14.2.3</w:t>
        </w:r>
        <w:r>
          <w:rPr>
            <w:rFonts w:asciiTheme="minorHAnsi" w:eastAsiaTheme="minorEastAsia" w:hAnsiTheme="minorHAnsi" w:cstheme="minorBidi"/>
            <w:noProof/>
            <w:sz w:val="22"/>
            <w:szCs w:val="22"/>
          </w:rPr>
          <w:tab/>
        </w:r>
        <w:r w:rsidRPr="001C441B">
          <w:rPr>
            <w:rStyle w:val="Hyperlink"/>
            <w:noProof/>
          </w:rPr>
          <w:t>Match-action unit execution semantics</w:t>
        </w:r>
        <w:r>
          <w:rPr>
            <w:noProof/>
            <w:webHidden/>
          </w:rPr>
          <w:tab/>
        </w:r>
        <w:r>
          <w:rPr>
            <w:noProof/>
            <w:webHidden/>
          </w:rPr>
          <w:fldChar w:fldCharType="begin"/>
        </w:r>
        <w:r>
          <w:rPr>
            <w:noProof/>
            <w:webHidden/>
          </w:rPr>
          <w:instrText xml:space="preserve"> PAGEREF _Toc464719005 \h </w:instrText>
        </w:r>
        <w:r>
          <w:rPr>
            <w:noProof/>
            <w:webHidden/>
          </w:rPr>
        </w:r>
        <w:r>
          <w:rPr>
            <w:noProof/>
            <w:webHidden/>
          </w:rPr>
          <w:fldChar w:fldCharType="separate"/>
        </w:r>
        <w:r>
          <w:rPr>
            <w:noProof/>
            <w:webHidden/>
          </w:rPr>
          <w:t>82</w:t>
        </w:r>
        <w:r>
          <w:rPr>
            <w:noProof/>
            <w:webHidden/>
          </w:rPr>
          <w:fldChar w:fldCharType="end"/>
        </w:r>
      </w:hyperlink>
    </w:p>
    <w:p w14:paraId="03CDF9A7" w14:textId="178A2C21" w:rsidR="00B17E93" w:rsidRDefault="00B17E93">
      <w:pPr>
        <w:pStyle w:val="TOC2"/>
        <w:rPr>
          <w:rFonts w:asciiTheme="minorHAnsi" w:eastAsiaTheme="minorEastAsia" w:hAnsiTheme="minorHAnsi" w:cstheme="minorBidi"/>
          <w:noProof/>
          <w:sz w:val="22"/>
          <w:szCs w:val="22"/>
        </w:rPr>
      </w:pPr>
      <w:hyperlink w:anchor="_Toc464719006" w:history="1">
        <w:r w:rsidRPr="001C441B">
          <w:rPr>
            <w:rStyle w:val="Hyperlink"/>
            <w:noProof/>
          </w:rPr>
          <w:t>14.3</w:t>
        </w:r>
        <w:r>
          <w:rPr>
            <w:rFonts w:asciiTheme="minorHAnsi" w:eastAsiaTheme="minorEastAsia" w:hAnsiTheme="minorHAnsi" w:cstheme="minorBidi"/>
            <w:noProof/>
            <w:sz w:val="22"/>
            <w:szCs w:val="22"/>
          </w:rPr>
          <w:tab/>
        </w:r>
        <w:r w:rsidRPr="001C441B">
          <w:rPr>
            <w:rStyle w:val="Hyperlink"/>
            <w:noProof/>
          </w:rPr>
          <w:t>The Match-Action Pipeline Abstract Machine</w:t>
        </w:r>
        <w:r>
          <w:rPr>
            <w:noProof/>
            <w:webHidden/>
          </w:rPr>
          <w:tab/>
        </w:r>
        <w:r>
          <w:rPr>
            <w:noProof/>
            <w:webHidden/>
          </w:rPr>
          <w:fldChar w:fldCharType="begin"/>
        </w:r>
        <w:r>
          <w:rPr>
            <w:noProof/>
            <w:webHidden/>
          </w:rPr>
          <w:instrText xml:space="preserve"> PAGEREF _Toc464719006 \h </w:instrText>
        </w:r>
        <w:r>
          <w:rPr>
            <w:noProof/>
            <w:webHidden/>
          </w:rPr>
        </w:r>
        <w:r>
          <w:rPr>
            <w:noProof/>
            <w:webHidden/>
          </w:rPr>
          <w:fldChar w:fldCharType="separate"/>
        </w:r>
        <w:r>
          <w:rPr>
            <w:noProof/>
            <w:webHidden/>
          </w:rPr>
          <w:t>83</w:t>
        </w:r>
        <w:r>
          <w:rPr>
            <w:noProof/>
            <w:webHidden/>
          </w:rPr>
          <w:fldChar w:fldCharType="end"/>
        </w:r>
      </w:hyperlink>
    </w:p>
    <w:p w14:paraId="0FEF24CF" w14:textId="77B90694" w:rsidR="00B17E93" w:rsidRDefault="00B17E93">
      <w:pPr>
        <w:pStyle w:val="TOC2"/>
        <w:rPr>
          <w:rFonts w:asciiTheme="minorHAnsi" w:eastAsiaTheme="minorEastAsia" w:hAnsiTheme="minorHAnsi" w:cstheme="minorBidi"/>
          <w:noProof/>
          <w:sz w:val="22"/>
          <w:szCs w:val="22"/>
        </w:rPr>
      </w:pPr>
      <w:hyperlink w:anchor="_Toc464719007" w:history="1">
        <w:r w:rsidRPr="001C441B">
          <w:rPr>
            <w:rStyle w:val="Hyperlink"/>
            <w:noProof/>
          </w:rPr>
          <w:t>14.4</w:t>
        </w:r>
        <w:r>
          <w:rPr>
            <w:rFonts w:asciiTheme="minorHAnsi" w:eastAsiaTheme="minorEastAsia" w:hAnsiTheme="minorHAnsi" w:cstheme="minorBidi"/>
            <w:noProof/>
            <w:sz w:val="22"/>
            <w:szCs w:val="22"/>
          </w:rPr>
          <w:tab/>
        </w:r>
        <w:r w:rsidRPr="001C441B">
          <w:rPr>
            <w:rStyle w:val="Hyperlink"/>
            <w:noProof/>
          </w:rPr>
          <w:t>Invoking controls</w:t>
        </w:r>
        <w:r>
          <w:rPr>
            <w:noProof/>
            <w:webHidden/>
          </w:rPr>
          <w:tab/>
        </w:r>
        <w:r>
          <w:rPr>
            <w:noProof/>
            <w:webHidden/>
          </w:rPr>
          <w:fldChar w:fldCharType="begin"/>
        </w:r>
        <w:r>
          <w:rPr>
            <w:noProof/>
            <w:webHidden/>
          </w:rPr>
          <w:instrText xml:space="preserve"> PAGEREF _Toc464719007 \h </w:instrText>
        </w:r>
        <w:r>
          <w:rPr>
            <w:noProof/>
            <w:webHidden/>
          </w:rPr>
        </w:r>
        <w:r>
          <w:rPr>
            <w:noProof/>
            <w:webHidden/>
          </w:rPr>
          <w:fldChar w:fldCharType="separate"/>
        </w:r>
        <w:r>
          <w:rPr>
            <w:noProof/>
            <w:webHidden/>
          </w:rPr>
          <w:t>83</w:t>
        </w:r>
        <w:r>
          <w:rPr>
            <w:noProof/>
            <w:webHidden/>
          </w:rPr>
          <w:fldChar w:fldCharType="end"/>
        </w:r>
      </w:hyperlink>
    </w:p>
    <w:p w14:paraId="6463C1F5" w14:textId="53BD9C9A" w:rsidR="00B17E93" w:rsidRDefault="00B17E93">
      <w:pPr>
        <w:pStyle w:val="TOC1"/>
        <w:rPr>
          <w:rFonts w:asciiTheme="minorHAnsi" w:eastAsiaTheme="minorEastAsia" w:hAnsiTheme="minorHAnsi" w:cstheme="minorBidi"/>
          <w:noProof/>
          <w:sz w:val="22"/>
          <w:szCs w:val="22"/>
        </w:rPr>
      </w:pPr>
      <w:hyperlink w:anchor="_Toc464719008" w:history="1">
        <w:r w:rsidRPr="001C441B">
          <w:rPr>
            <w:rStyle w:val="Hyperlink"/>
            <w:noProof/>
          </w:rPr>
          <w:t>15</w:t>
        </w:r>
        <w:r>
          <w:rPr>
            <w:rFonts w:asciiTheme="minorHAnsi" w:eastAsiaTheme="minorEastAsia" w:hAnsiTheme="minorHAnsi" w:cstheme="minorBidi"/>
            <w:noProof/>
            <w:sz w:val="22"/>
            <w:szCs w:val="22"/>
          </w:rPr>
          <w:tab/>
        </w:r>
        <w:r w:rsidRPr="001C441B">
          <w:rPr>
            <w:rStyle w:val="Hyperlink"/>
            <w:noProof/>
          </w:rPr>
          <w:t>Parameterization</w:t>
        </w:r>
        <w:r>
          <w:rPr>
            <w:noProof/>
            <w:webHidden/>
          </w:rPr>
          <w:tab/>
        </w:r>
        <w:r>
          <w:rPr>
            <w:noProof/>
            <w:webHidden/>
          </w:rPr>
          <w:fldChar w:fldCharType="begin"/>
        </w:r>
        <w:r>
          <w:rPr>
            <w:noProof/>
            <w:webHidden/>
          </w:rPr>
          <w:instrText xml:space="preserve"> PAGEREF _Toc464719008 \h </w:instrText>
        </w:r>
        <w:r>
          <w:rPr>
            <w:noProof/>
            <w:webHidden/>
          </w:rPr>
        </w:r>
        <w:r>
          <w:rPr>
            <w:noProof/>
            <w:webHidden/>
          </w:rPr>
          <w:fldChar w:fldCharType="separate"/>
        </w:r>
        <w:r>
          <w:rPr>
            <w:noProof/>
            <w:webHidden/>
          </w:rPr>
          <w:t>84</w:t>
        </w:r>
        <w:r>
          <w:rPr>
            <w:noProof/>
            <w:webHidden/>
          </w:rPr>
          <w:fldChar w:fldCharType="end"/>
        </w:r>
      </w:hyperlink>
    </w:p>
    <w:p w14:paraId="6214CD03" w14:textId="3D586593" w:rsidR="00B17E93" w:rsidRDefault="00B17E93">
      <w:pPr>
        <w:pStyle w:val="TOC1"/>
        <w:rPr>
          <w:rFonts w:asciiTheme="minorHAnsi" w:eastAsiaTheme="minorEastAsia" w:hAnsiTheme="minorHAnsi" w:cstheme="minorBidi"/>
          <w:noProof/>
          <w:sz w:val="22"/>
          <w:szCs w:val="22"/>
        </w:rPr>
      </w:pPr>
      <w:hyperlink w:anchor="_Toc464719009" w:history="1">
        <w:r w:rsidRPr="001C441B">
          <w:rPr>
            <w:rStyle w:val="Hyperlink"/>
            <w:noProof/>
          </w:rPr>
          <w:t>16</w:t>
        </w:r>
        <w:r>
          <w:rPr>
            <w:rFonts w:asciiTheme="minorHAnsi" w:eastAsiaTheme="minorEastAsia" w:hAnsiTheme="minorHAnsi" w:cstheme="minorBidi"/>
            <w:noProof/>
            <w:sz w:val="22"/>
            <w:szCs w:val="22"/>
          </w:rPr>
          <w:tab/>
        </w:r>
        <w:r w:rsidRPr="001C441B">
          <w:rPr>
            <w:rStyle w:val="Hyperlink"/>
            <w:noProof/>
          </w:rPr>
          <w:t>Packet construction (deparsing)</w:t>
        </w:r>
        <w:r>
          <w:rPr>
            <w:noProof/>
            <w:webHidden/>
          </w:rPr>
          <w:tab/>
        </w:r>
        <w:r>
          <w:rPr>
            <w:noProof/>
            <w:webHidden/>
          </w:rPr>
          <w:fldChar w:fldCharType="begin"/>
        </w:r>
        <w:r>
          <w:rPr>
            <w:noProof/>
            <w:webHidden/>
          </w:rPr>
          <w:instrText xml:space="preserve"> PAGEREF _Toc464719009 \h </w:instrText>
        </w:r>
        <w:r>
          <w:rPr>
            <w:noProof/>
            <w:webHidden/>
          </w:rPr>
        </w:r>
        <w:r>
          <w:rPr>
            <w:noProof/>
            <w:webHidden/>
          </w:rPr>
          <w:fldChar w:fldCharType="separate"/>
        </w:r>
        <w:r>
          <w:rPr>
            <w:noProof/>
            <w:webHidden/>
          </w:rPr>
          <w:t>85</w:t>
        </w:r>
        <w:r>
          <w:rPr>
            <w:noProof/>
            <w:webHidden/>
          </w:rPr>
          <w:fldChar w:fldCharType="end"/>
        </w:r>
      </w:hyperlink>
    </w:p>
    <w:p w14:paraId="5309D357" w14:textId="7F39ABF1" w:rsidR="00B17E93" w:rsidRDefault="00B17E93">
      <w:pPr>
        <w:pStyle w:val="TOC2"/>
        <w:rPr>
          <w:rFonts w:asciiTheme="minorHAnsi" w:eastAsiaTheme="minorEastAsia" w:hAnsiTheme="minorHAnsi" w:cstheme="minorBidi"/>
          <w:noProof/>
          <w:sz w:val="22"/>
          <w:szCs w:val="22"/>
        </w:rPr>
      </w:pPr>
      <w:hyperlink w:anchor="_Toc464719010" w:history="1">
        <w:r w:rsidRPr="001C441B">
          <w:rPr>
            <w:rStyle w:val="Hyperlink"/>
            <w:noProof/>
          </w:rPr>
          <w:t>16.1</w:t>
        </w:r>
        <w:r>
          <w:rPr>
            <w:rFonts w:asciiTheme="minorHAnsi" w:eastAsiaTheme="minorEastAsia" w:hAnsiTheme="minorHAnsi" w:cstheme="minorBidi"/>
            <w:noProof/>
            <w:sz w:val="22"/>
            <w:szCs w:val="22"/>
          </w:rPr>
          <w:tab/>
        </w:r>
        <w:r w:rsidRPr="001C441B">
          <w:rPr>
            <w:rStyle w:val="Hyperlink"/>
            <w:noProof/>
          </w:rPr>
          <w:t>Data insertion into packets</w:t>
        </w:r>
        <w:r>
          <w:rPr>
            <w:noProof/>
            <w:webHidden/>
          </w:rPr>
          <w:tab/>
        </w:r>
        <w:r>
          <w:rPr>
            <w:noProof/>
            <w:webHidden/>
          </w:rPr>
          <w:fldChar w:fldCharType="begin"/>
        </w:r>
        <w:r>
          <w:rPr>
            <w:noProof/>
            <w:webHidden/>
          </w:rPr>
          <w:instrText xml:space="preserve"> PAGEREF _Toc464719010 \h </w:instrText>
        </w:r>
        <w:r>
          <w:rPr>
            <w:noProof/>
            <w:webHidden/>
          </w:rPr>
        </w:r>
        <w:r>
          <w:rPr>
            <w:noProof/>
            <w:webHidden/>
          </w:rPr>
          <w:fldChar w:fldCharType="separate"/>
        </w:r>
        <w:r>
          <w:rPr>
            <w:noProof/>
            <w:webHidden/>
          </w:rPr>
          <w:t>85</w:t>
        </w:r>
        <w:r>
          <w:rPr>
            <w:noProof/>
            <w:webHidden/>
          </w:rPr>
          <w:fldChar w:fldCharType="end"/>
        </w:r>
      </w:hyperlink>
    </w:p>
    <w:p w14:paraId="3AFD95FC" w14:textId="2066A9E2" w:rsidR="00B17E93" w:rsidRDefault="00B17E93">
      <w:pPr>
        <w:pStyle w:val="TOC1"/>
        <w:rPr>
          <w:rFonts w:asciiTheme="minorHAnsi" w:eastAsiaTheme="minorEastAsia" w:hAnsiTheme="minorHAnsi" w:cstheme="minorBidi"/>
          <w:noProof/>
          <w:sz w:val="22"/>
          <w:szCs w:val="22"/>
        </w:rPr>
      </w:pPr>
      <w:hyperlink w:anchor="_Toc464719011" w:history="1">
        <w:r w:rsidRPr="001C441B">
          <w:rPr>
            <w:rStyle w:val="Hyperlink"/>
            <w:noProof/>
          </w:rPr>
          <w:t>17</w:t>
        </w:r>
        <w:r>
          <w:rPr>
            <w:rFonts w:asciiTheme="minorHAnsi" w:eastAsiaTheme="minorEastAsia" w:hAnsiTheme="minorHAnsi" w:cstheme="minorBidi"/>
            <w:noProof/>
            <w:sz w:val="22"/>
            <w:szCs w:val="22"/>
          </w:rPr>
          <w:tab/>
        </w:r>
        <w:r w:rsidRPr="001C441B">
          <w:rPr>
            <w:rStyle w:val="Hyperlink"/>
            <w:noProof/>
          </w:rPr>
          <w:t>Architecture description</w:t>
        </w:r>
        <w:r>
          <w:rPr>
            <w:noProof/>
            <w:webHidden/>
          </w:rPr>
          <w:tab/>
        </w:r>
        <w:r>
          <w:rPr>
            <w:noProof/>
            <w:webHidden/>
          </w:rPr>
          <w:fldChar w:fldCharType="begin"/>
        </w:r>
        <w:r>
          <w:rPr>
            <w:noProof/>
            <w:webHidden/>
          </w:rPr>
          <w:instrText xml:space="preserve"> PAGEREF _Toc464719011 \h </w:instrText>
        </w:r>
        <w:r>
          <w:rPr>
            <w:noProof/>
            <w:webHidden/>
          </w:rPr>
        </w:r>
        <w:r>
          <w:rPr>
            <w:noProof/>
            <w:webHidden/>
          </w:rPr>
          <w:fldChar w:fldCharType="separate"/>
        </w:r>
        <w:r>
          <w:rPr>
            <w:noProof/>
            <w:webHidden/>
          </w:rPr>
          <w:t>86</w:t>
        </w:r>
        <w:r>
          <w:rPr>
            <w:noProof/>
            <w:webHidden/>
          </w:rPr>
          <w:fldChar w:fldCharType="end"/>
        </w:r>
      </w:hyperlink>
    </w:p>
    <w:p w14:paraId="2D6FB52C" w14:textId="0F93887C" w:rsidR="00B17E93" w:rsidRDefault="00B17E93">
      <w:pPr>
        <w:pStyle w:val="TOC2"/>
        <w:rPr>
          <w:rFonts w:asciiTheme="minorHAnsi" w:eastAsiaTheme="minorEastAsia" w:hAnsiTheme="minorHAnsi" w:cstheme="minorBidi"/>
          <w:noProof/>
          <w:sz w:val="22"/>
          <w:szCs w:val="22"/>
        </w:rPr>
      </w:pPr>
      <w:hyperlink w:anchor="_Toc464719012" w:history="1">
        <w:r w:rsidRPr="001C441B">
          <w:rPr>
            <w:rStyle w:val="Hyperlink"/>
            <w:noProof/>
          </w:rPr>
          <w:t>17.1</w:t>
        </w:r>
        <w:r>
          <w:rPr>
            <w:rFonts w:asciiTheme="minorHAnsi" w:eastAsiaTheme="minorEastAsia" w:hAnsiTheme="minorHAnsi" w:cstheme="minorBidi"/>
            <w:noProof/>
            <w:sz w:val="22"/>
            <w:szCs w:val="22"/>
          </w:rPr>
          <w:tab/>
        </w:r>
        <w:r w:rsidRPr="001C441B">
          <w:rPr>
            <w:rStyle w:val="Hyperlink"/>
            <w:noProof/>
          </w:rPr>
          <w:t>Example architecture description</w:t>
        </w:r>
        <w:r>
          <w:rPr>
            <w:noProof/>
            <w:webHidden/>
          </w:rPr>
          <w:tab/>
        </w:r>
        <w:r>
          <w:rPr>
            <w:noProof/>
            <w:webHidden/>
          </w:rPr>
          <w:fldChar w:fldCharType="begin"/>
        </w:r>
        <w:r>
          <w:rPr>
            <w:noProof/>
            <w:webHidden/>
          </w:rPr>
          <w:instrText xml:space="preserve"> PAGEREF _Toc464719012 \h </w:instrText>
        </w:r>
        <w:r>
          <w:rPr>
            <w:noProof/>
            <w:webHidden/>
          </w:rPr>
        </w:r>
        <w:r>
          <w:rPr>
            <w:noProof/>
            <w:webHidden/>
          </w:rPr>
          <w:fldChar w:fldCharType="separate"/>
        </w:r>
        <w:r>
          <w:rPr>
            <w:noProof/>
            <w:webHidden/>
          </w:rPr>
          <w:t>87</w:t>
        </w:r>
        <w:r>
          <w:rPr>
            <w:noProof/>
            <w:webHidden/>
          </w:rPr>
          <w:fldChar w:fldCharType="end"/>
        </w:r>
      </w:hyperlink>
    </w:p>
    <w:p w14:paraId="31861D8C" w14:textId="1BC98FEB" w:rsidR="00B17E93" w:rsidRDefault="00B17E93">
      <w:pPr>
        <w:pStyle w:val="TOC2"/>
        <w:rPr>
          <w:rFonts w:asciiTheme="minorHAnsi" w:eastAsiaTheme="minorEastAsia" w:hAnsiTheme="minorHAnsi" w:cstheme="minorBidi"/>
          <w:noProof/>
          <w:sz w:val="22"/>
          <w:szCs w:val="22"/>
        </w:rPr>
      </w:pPr>
      <w:hyperlink w:anchor="_Toc464719013" w:history="1">
        <w:r w:rsidRPr="001C441B">
          <w:rPr>
            <w:rStyle w:val="Hyperlink"/>
            <w:noProof/>
          </w:rPr>
          <w:t>17.2</w:t>
        </w:r>
        <w:r>
          <w:rPr>
            <w:rFonts w:asciiTheme="minorHAnsi" w:eastAsiaTheme="minorEastAsia" w:hAnsiTheme="minorHAnsi" w:cstheme="minorBidi"/>
            <w:noProof/>
            <w:sz w:val="22"/>
            <w:szCs w:val="22"/>
          </w:rPr>
          <w:tab/>
        </w:r>
        <w:r w:rsidRPr="001C441B">
          <w:rPr>
            <w:rStyle w:val="Hyperlink"/>
            <w:noProof/>
          </w:rPr>
          <w:t>Target program instantiation</w:t>
        </w:r>
        <w:r>
          <w:rPr>
            <w:noProof/>
            <w:webHidden/>
          </w:rPr>
          <w:tab/>
        </w:r>
        <w:r>
          <w:rPr>
            <w:noProof/>
            <w:webHidden/>
          </w:rPr>
          <w:fldChar w:fldCharType="begin"/>
        </w:r>
        <w:r>
          <w:rPr>
            <w:noProof/>
            <w:webHidden/>
          </w:rPr>
          <w:instrText xml:space="preserve"> PAGEREF _Toc464719013 \h </w:instrText>
        </w:r>
        <w:r>
          <w:rPr>
            <w:noProof/>
            <w:webHidden/>
          </w:rPr>
        </w:r>
        <w:r>
          <w:rPr>
            <w:noProof/>
            <w:webHidden/>
          </w:rPr>
          <w:fldChar w:fldCharType="separate"/>
        </w:r>
        <w:r>
          <w:rPr>
            <w:noProof/>
            <w:webHidden/>
          </w:rPr>
          <w:t>88</w:t>
        </w:r>
        <w:r>
          <w:rPr>
            <w:noProof/>
            <w:webHidden/>
          </w:rPr>
          <w:fldChar w:fldCharType="end"/>
        </w:r>
      </w:hyperlink>
    </w:p>
    <w:p w14:paraId="01283F0F" w14:textId="15ECB651" w:rsidR="00B17E93" w:rsidRDefault="00B17E93">
      <w:pPr>
        <w:pStyle w:val="TOC2"/>
        <w:rPr>
          <w:rFonts w:asciiTheme="minorHAnsi" w:eastAsiaTheme="minorEastAsia" w:hAnsiTheme="minorHAnsi" w:cstheme="minorBidi"/>
          <w:noProof/>
          <w:sz w:val="22"/>
          <w:szCs w:val="22"/>
        </w:rPr>
      </w:pPr>
      <w:hyperlink w:anchor="_Toc464719014" w:history="1">
        <w:r w:rsidRPr="001C441B">
          <w:rPr>
            <w:rStyle w:val="Hyperlink"/>
            <w:noProof/>
          </w:rPr>
          <w:t>17.3</w:t>
        </w:r>
        <w:r>
          <w:rPr>
            <w:rFonts w:asciiTheme="minorHAnsi" w:eastAsiaTheme="minorEastAsia" w:hAnsiTheme="minorHAnsi" w:cstheme="minorBidi"/>
            <w:noProof/>
            <w:sz w:val="22"/>
            <w:szCs w:val="22"/>
          </w:rPr>
          <w:tab/>
        </w:r>
        <w:r w:rsidRPr="001C441B">
          <w:rPr>
            <w:rStyle w:val="Hyperlink"/>
            <w:noProof/>
          </w:rPr>
          <w:t>A Packet Filter Model</w:t>
        </w:r>
        <w:r>
          <w:rPr>
            <w:noProof/>
            <w:webHidden/>
          </w:rPr>
          <w:tab/>
        </w:r>
        <w:r>
          <w:rPr>
            <w:noProof/>
            <w:webHidden/>
          </w:rPr>
          <w:fldChar w:fldCharType="begin"/>
        </w:r>
        <w:r>
          <w:rPr>
            <w:noProof/>
            <w:webHidden/>
          </w:rPr>
          <w:instrText xml:space="preserve"> PAGEREF _Toc464719014 \h </w:instrText>
        </w:r>
        <w:r>
          <w:rPr>
            <w:noProof/>
            <w:webHidden/>
          </w:rPr>
        </w:r>
        <w:r>
          <w:rPr>
            <w:noProof/>
            <w:webHidden/>
          </w:rPr>
          <w:fldChar w:fldCharType="separate"/>
        </w:r>
        <w:r>
          <w:rPr>
            <w:noProof/>
            <w:webHidden/>
          </w:rPr>
          <w:t>89</w:t>
        </w:r>
        <w:r>
          <w:rPr>
            <w:noProof/>
            <w:webHidden/>
          </w:rPr>
          <w:fldChar w:fldCharType="end"/>
        </w:r>
      </w:hyperlink>
    </w:p>
    <w:p w14:paraId="0007C299" w14:textId="46478A05" w:rsidR="00B17E93" w:rsidRDefault="00B17E93">
      <w:pPr>
        <w:pStyle w:val="TOC1"/>
        <w:rPr>
          <w:rFonts w:asciiTheme="minorHAnsi" w:eastAsiaTheme="minorEastAsia" w:hAnsiTheme="minorHAnsi" w:cstheme="minorBidi"/>
          <w:noProof/>
          <w:sz w:val="22"/>
          <w:szCs w:val="22"/>
        </w:rPr>
      </w:pPr>
      <w:hyperlink w:anchor="_Toc464719015" w:history="1">
        <w:r w:rsidRPr="001C441B">
          <w:rPr>
            <w:rStyle w:val="Hyperlink"/>
            <w:noProof/>
          </w:rPr>
          <w:t>18</w:t>
        </w:r>
        <w:r>
          <w:rPr>
            <w:rFonts w:asciiTheme="minorHAnsi" w:eastAsiaTheme="minorEastAsia" w:hAnsiTheme="minorHAnsi" w:cstheme="minorBidi"/>
            <w:noProof/>
            <w:sz w:val="22"/>
            <w:szCs w:val="22"/>
          </w:rPr>
          <w:tab/>
        </w:r>
        <w:r w:rsidRPr="001C441B">
          <w:rPr>
            <w:rStyle w:val="Hyperlink"/>
            <w:noProof/>
          </w:rPr>
          <w:t>The P4 abstract machine: evaluating a P4 program</w:t>
        </w:r>
        <w:r>
          <w:rPr>
            <w:noProof/>
            <w:webHidden/>
          </w:rPr>
          <w:tab/>
        </w:r>
        <w:r>
          <w:rPr>
            <w:noProof/>
            <w:webHidden/>
          </w:rPr>
          <w:fldChar w:fldCharType="begin"/>
        </w:r>
        <w:r>
          <w:rPr>
            <w:noProof/>
            <w:webHidden/>
          </w:rPr>
          <w:instrText xml:space="preserve"> PAGEREF _Toc464719015 \h </w:instrText>
        </w:r>
        <w:r>
          <w:rPr>
            <w:noProof/>
            <w:webHidden/>
          </w:rPr>
        </w:r>
        <w:r>
          <w:rPr>
            <w:noProof/>
            <w:webHidden/>
          </w:rPr>
          <w:fldChar w:fldCharType="separate"/>
        </w:r>
        <w:r>
          <w:rPr>
            <w:noProof/>
            <w:webHidden/>
          </w:rPr>
          <w:t>90</w:t>
        </w:r>
        <w:r>
          <w:rPr>
            <w:noProof/>
            <w:webHidden/>
          </w:rPr>
          <w:fldChar w:fldCharType="end"/>
        </w:r>
      </w:hyperlink>
    </w:p>
    <w:p w14:paraId="44C11823" w14:textId="4BBA8218" w:rsidR="00B17E93" w:rsidRDefault="00B17E93">
      <w:pPr>
        <w:pStyle w:val="TOC2"/>
        <w:rPr>
          <w:rFonts w:asciiTheme="minorHAnsi" w:eastAsiaTheme="minorEastAsia" w:hAnsiTheme="minorHAnsi" w:cstheme="minorBidi"/>
          <w:noProof/>
          <w:sz w:val="22"/>
          <w:szCs w:val="22"/>
        </w:rPr>
      </w:pPr>
      <w:hyperlink w:anchor="_Toc464719016" w:history="1">
        <w:r w:rsidRPr="001C441B">
          <w:rPr>
            <w:rStyle w:val="Hyperlink"/>
            <w:noProof/>
          </w:rPr>
          <w:t>18.1</w:t>
        </w:r>
        <w:r>
          <w:rPr>
            <w:rFonts w:asciiTheme="minorHAnsi" w:eastAsiaTheme="minorEastAsia" w:hAnsiTheme="minorHAnsi" w:cstheme="minorBidi"/>
            <w:noProof/>
            <w:sz w:val="22"/>
            <w:szCs w:val="22"/>
          </w:rPr>
          <w:tab/>
        </w:r>
        <w:r w:rsidRPr="001C441B">
          <w:rPr>
            <w:rStyle w:val="Hyperlink"/>
            <w:noProof/>
          </w:rPr>
          <w:t>Compile-time known values</w:t>
        </w:r>
        <w:r>
          <w:rPr>
            <w:noProof/>
            <w:webHidden/>
          </w:rPr>
          <w:tab/>
        </w:r>
        <w:r>
          <w:rPr>
            <w:noProof/>
            <w:webHidden/>
          </w:rPr>
          <w:fldChar w:fldCharType="begin"/>
        </w:r>
        <w:r>
          <w:rPr>
            <w:noProof/>
            <w:webHidden/>
          </w:rPr>
          <w:instrText xml:space="preserve"> PAGEREF _Toc464719016 \h </w:instrText>
        </w:r>
        <w:r>
          <w:rPr>
            <w:noProof/>
            <w:webHidden/>
          </w:rPr>
        </w:r>
        <w:r>
          <w:rPr>
            <w:noProof/>
            <w:webHidden/>
          </w:rPr>
          <w:fldChar w:fldCharType="separate"/>
        </w:r>
        <w:r>
          <w:rPr>
            <w:noProof/>
            <w:webHidden/>
          </w:rPr>
          <w:t>90</w:t>
        </w:r>
        <w:r>
          <w:rPr>
            <w:noProof/>
            <w:webHidden/>
          </w:rPr>
          <w:fldChar w:fldCharType="end"/>
        </w:r>
      </w:hyperlink>
    </w:p>
    <w:p w14:paraId="3EC7D0AA" w14:textId="6C531EE2" w:rsidR="00B17E93" w:rsidRDefault="00B17E93">
      <w:pPr>
        <w:pStyle w:val="TOC2"/>
        <w:rPr>
          <w:rFonts w:asciiTheme="minorHAnsi" w:eastAsiaTheme="minorEastAsia" w:hAnsiTheme="minorHAnsi" w:cstheme="minorBidi"/>
          <w:noProof/>
          <w:sz w:val="22"/>
          <w:szCs w:val="22"/>
        </w:rPr>
      </w:pPr>
      <w:hyperlink w:anchor="_Toc464719017" w:history="1">
        <w:r w:rsidRPr="001C441B">
          <w:rPr>
            <w:rStyle w:val="Hyperlink"/>
            <w:noProof/>
          </w:rPr>
          <w:t>18.2</w:t>
        </w:r>
        <w:r>
          <w:rPr>
            <w:rFonts w:asciiTheme="minorHAnsi" w:eastAsiaTheme="minorEastAsia" w:hAnsiTheme="minorHAnsi" w:cstheme="minorBidi"/>
            <w:noProof/>
            <w:sz w:val="22"/>
            <w:szCs w:val="22"/>
          </w:rPr>
          <w:tab/>
        </w:r>
        <w:r w:rsidRPr="001C441B">
          <w:rPr>
            <w:rStyle w:val="Hyperlink"/>
            <w:noProof/>
          </w:rPr>
          <w:t>Compile-Time Evaluation</w:t>
        </w:r>
        <w:r>
          <w:rPr>
            <w:noProof/>
            <w:webHidden/>
          </w:rPr>
          <w:tab/>
        </w:r>
        <w:r>
          <w:rPr>
            <w:noProof/>
            <w:webHidden/>
          </w:rPr>
          <w:fldChar w:fldCharType="begin"/>
        </w:r>
        <w:r>
          <w:rPr>
            <w:noProof/>
            <w:webHidden/>
          </w:rPr>
          <w:instrText xml:space="preserve"> PAGEREF _Toc464719017 \h </w:instrText>
        </w:r>
        <w:r>
          <w:rPr>
            <w:noProof/>
            <w:webHidden/>
          </w:rPr>
        </w:r>
        <w:r>
          <w:rPr>
            <w:noProof/>
            <w:webHidden/>
          </w:rPr>
          <w:fldChar w:fldCharType="separate"/>
        </w:r>
        <w:r>
          <w:rPr>
            <w:noProof/>
            <w:webHidden/>
          </w:rPr>
          <w:t>90</w:t>
        </w:r>
        <w:r>
          <w:rPr>
            <w:noProof/>
            <w:webHidden/>
          </w:rPr>
          <w:fldChar w:fldCharType="end"/>
        </w:r>
      </w:hyperlink>
    </w:p>
    <w:p w14:paraId="129CE433" w14:textId="29A19E37" w:rsidR="00B17E93" w:rsidRDefault="00B17E93">
      <w:pPr>
        <w:pStyle w:val="TOC2"/>
        <w:rPr>
          <w:rFonts w:asciiTheme="minorHAnsi" w:eastAsiaTheme="minorEastAsia" w:hAnsiTheme="minorHAnsi" w:cstheme="minorBidi"/>
          <w:noProof/>
          <w:sz w:val="22"/>
          <w:szCs w:val="22"/>
        </w:rPr>
      </w:pPr>
      <w:hyperlink w:anchor="_Toc464719018" w:history="1">
        <w:r w:rsidRPr="001C441B">
          <w:rPr>
            <w:rStyle w:val="Hyperlink"/>
            <w:noProof/>
          </w:rPr>
          <w:t>18.3</w:t>
        </w:r>
        <w:r>
          <w:rPr>
            <w:rFonts w:asciiTheme="minorHAnsi" w:eastAsiaTheme="minorEastAsia" w:hAnsiTheme="minorHAnsi" w:cstheme="minorBidi"/>
            <w:noProof/>
            <w:sz w:val="22"/>
            <w:szCs w:val="22"/>
          </w:rPr>
          <w:tab/>
        </w:r>
        <w:r w:rsidRPr="001C441B">
          <w:rPr>
            <w:rStyle w:val="Hyperlink"/>
            <w:noProof/>
          </w:rPr>
          <w:t>Control plane names</w:t>
        </w:r>
        <w:r>
          <w:rPr>
            <w:noProof/>
            <w:webHidden/>
          </w:rPr>
          <w:tab/>
        </w:r>
        <w:r>
          <w:rPr>
            <w:noProof/>
            <w:webHidden/>
          </w:rPr>
          <w:fldChar w:fldCharType="begin"/>
        </w:r>
        <w:r>
          <w:rPr>
            <w:noProof/>
            <w:webHidden/>
          </w:rPr>
          <w:instrText xml:space="preserve"> PAGEREF _Toc464719018 \h </w:instrText>
        </w:r>
        <w:r>
          <w:rPr>
            <w:noProof/>
            <w:webHidden/>
          </w:rPr>
        </w:r>
        <w:r>
          <w:rPr>
            <w:noProof/>
            <w:webHidden/>
          </w:rPr>
          <w:fldChar w:fldCharType="separate"/>
        </w:r>
        <w:r>
          <w:rPr>
            <w:noProof/>
            <w:webHidden/>
          </w:rPr>
          <w:t>92</w:t>
        </w:r>
        <w:r>
          <w:rPr>
            <w:noProof/>
            <w:webHidden/>
          </w:rPr>
          <w:fldChar w:fldCharType="end"/>
        </w:r>
      </w:hyperlink>
    </w:p>
    <w:p w14:paraId="27EB3539" w14:textId="7E80FF96" w:rsidR="00B17E93" w:rsidRDefault="00B17E93">
      <w:pPr>
        <w:pStyle w:val="TOC2"/>
        <w:rPr>
          <w:rFonts w:asciiTheme="minorHAnsi" w:eastAsiaTheme="minorEastAsia" w:hAnsiTheme="minorHAnsi" w:cstheme="minorBidi"/>
          <w:noProof/>
          <w:sz w:val="22"/>
          <w:szCs w:val="22"/>
        </w:rPr>
      </w:pPr>
      <w:hyperlink w:anchor="_Toc464719019" w:history="1">
        <w:r w:rsidRPr="001C441B">
          <w:rPr>
            <w:rStyle w:val="Hyperlink"/>
            <w:noProof/>
          </w:rPr>
          <w:t>18.4</w:t>
        </w:r>
        <w:r>
          <w:rPr>
            <w:rFonts w:asciiTheme="minorHAnsi" w:eastAsiaTheme="minorEastAsia" w:hAnsiTheme="minorHAnsi" w:cstheme="minorBidi"/>
            <w:noProof/>
            <w:sz w:val="22"/>
            <w:szCs w:val="22"/>
          </w:rPr>
          <w:tab/>
        </w:r>
        <w:r w:rsidRPr="001C441B">
          <w:rPr>
            <w:rStyle w:val="Hyperlink"/>
            <w:noProof/>
          </w:rPr>
          <w:t>Dynamic evaluation</w:t>
        </w:r>
        <w:r>
          <w:rPr>
            <w:noProof/>
            <w:webHidden/>
          </w:rPr>
          <w:tab/>
        </w:r>
        <w:r>
          <w:rPr>
            <w:noProof/>
            <w:webHidden/>
          </w:rPr>
          <w:fldChar w:fldCharType="begin"/>
        </w:r>
        <w:r>
          <w:rPr>
            <w:noProof/>
            <w:webHidden/>
          </w:rPr>
          <w:instrText xml:space="preserve"> PAGEREF _Toc464719019 \h </w:instrText>
        </w:r>
        <w:r>
          <w:rPr>
            <w:noProof/>
            <w:webHidden/>
          </w:rPr>
        </w:r>
        <w:r>
          <w:rPr>
            <w:noProof/>
            <w:webHidden/>
          </w:rPr>
          <w:fldChar w:fldCharType="separate"/>
        </w:r>
        <w:r>
          <w:rPr>
            <w:noProof/>
            <w:webHidden/>
          </w:rPr>
          <w:t>93</w:t>
        </w:r>
        <w:r>
          <w:rPr>
            <w:noProof/>
            <w:webHidden/>
          </w:rPr>
          <w:fldChar w:fldCharType="end"/>
        </w:r>
      </w:hyperlink>
    </w:p>
    <w:p w14:paraId="05658422" w14:textId="24965695" w:rsidR="00B17E93" w:rsidRDefault="00B17E93">
      <w:pPr>
        <w:pStyle w:val="TOC3"/>
        <w:rPr>
          <w:rFonts w:asciiTheme="minorHAnsi" w:eastAsiaTheme="minorEastAsia" w:hAnsiTheme="minorHAnsi" w:cstheme="minorBidi"/>
          <w:noProof/>
          <w:sz w:val="22"/>
          <w:szCs w:val="22"/>
        </w:rPr>
      </w:pPr>
      <w:hyperlink w:anchor="_Toc464719020" w:history="1">
        <w:r w:rsidRPr="001C441B">
          <w:rPr>
            <w:rStyle w:val="Hyperlink"/>
            <w:noProof/>
          </w:rPr>
          <w:t>18.4.1</w:t>
        </w:r>
        <w:r>
          <w:rPr>
            <w:rFonts w:asciiTheme="minorHAnsi" w:eastAsiaTheme="minorEastAsia" w:hAnsiTheme="minorHAnsi" w:cstheme="minorBidi"/>
            <w:noProof/>
            <w:sz w:val="22"/>
            <w:szCs w:val="22"/>
          </w:rPr>
          <w:tab/>
        </w:r>
        <w:r w:rsidRPr="001C441B">
          <w:rPr>
            <w:rStyle w:val="Hyperlink"/>
            <w:noProof/>
          </w:rPr>
          <w:t>Concurrency model</w:t>
        </w:r>
        <w:r>
          <w:rPr>
            <w:noProof/>
            <w:webHidden/>
          </w:rPr>
          <w:tab/>
        </w:r>
        <w:r>
          <w:rPr>
            <w:noProof/>
            <w:webHidden/>
          </w:rPr>
          <w:fldChar w:fldCharType="begin"/>
        </w:r>
        <w:r>
          <w:rPr>
            <w:noProof/>
            <w:webHidden/>
          </w:rPr>
          <w:instrText xml:space="preserve"> PAGEREF _Toc464719020 \h </w:instrText>
        </w:r>
        <w:r>
          <w:rPr>
            <w:noProof/>
            <w:webHidden/>
          </w:rPr>
        </w:r>
        <w:r>
          <w:rPr>
            <w:noProof/>
            <w:webHidden/>
          </w:rPr>
          <w:fldChar w:fldCharType="separate"/>
        </w:r>
        <w:r>
          <w:rPr>
            <w:noProof/>
            <w:webHidden/>
          </w:rPr>
          <w:t>93</w:t>
        </w:r>
        <w:r>
          <w:rPr>
            <w:noProof/>
            <w:webHidden/>
          </w:rPr>
          <w:fldChar w:fldCharType="end"/>
        </w:r>
      </w:hyperlink>
    </w:p>
    <w:p w14:paraId="228AB736" w14:textId="3C4F09D5" w:rsidR="00B17E93" w:rsidRDefault="00B17E93">
      <w:pPr>
        <w:pStyle w:val="TOC1"/>
        <w:rPr>
          <w:rFonts w:asciiTheme="minorHAnsi" w:eastAsiaTheme="minorEastAsia" w:hAnsiTheme="minorHAnsi" w:cstheme="minorBidi"/>
          <w:noProof/>
          <w:sz w:val="22"/>
          <w:szCs w:val="22"/>
        </w:rPr>
      </w:pPr>
      <w:hyperlink w:anchor="_Toc464719021" w:history="1">
        <w:r w:rsidRPr="001C441B">
          <w:rPr>
            <w:rStyle w:val="Hyperlink"/>
            <w:noProof/>
          </w:rPr>
          <w:t>19</w:t>
        </w:r>
        <w:r>
          <w:rPr>
            <w:rFonts w:asciiTheme="minorHAnsi" w:eastAsiaTheme="minorEastAsia" w:hAnsiTheme="minorHAnsi" w:cstheme="minorBidi"/>
            <w:noProof/>
            <w:sz w:val="22"/>
            <w:szCs w:val="22"/>
          </w:rPr>
          <w:tab/>
        </w:r>
        <w:r w:rsidRPr="001C441B">
          <w:rPr>
            <w:rStyle w:val="Hyperlink"/>
            <w:noProof/>
          </w:rPr>
          <w:t>Annotations</w:t>
        </w:r>
        <w:r>
          <w:rPr>
            <w:noProof/>
            <w:webHidden/>
          </w:rPr>
          <w:tab/>
        </w:r>
        <w:r>
          <w:rPr>
            <w:noProof/>
            <w:webHidden/>
          </w:rPr>
          <w:fldChar w:fldCharType="begin"/>
        </w:r>
        <w:r>
          <w:rPr>
            <w:noProof/>
            <w:webHidden/>
          </w:rPr>
          <w:instrText xml:space="preserve"> PAGEREF _Toc464719021 \h </w:instrText>
        </w:r>
        <w:r>
          <w:rPr>
            <w:noProof/>
            <w:webHidden/>
          </w:rPr>
        </w:r>
        <w:r>
          <w:rPr>
            <w:noProof/>
            <w:webHidden/>
          </w:rPr>
          <w:fldChar w:fldCharType="separate"/>
        </w:r>
        <w:r>
          <w:rPr>
            <w:noProof/>
            <w:webHidden/>
          </w:rPr>
          <w:t>94</w:t>
        </w:r>
        <w:r>
          <w:rPr>
            <w:noProof/>
            <w:webHidden/>
          </w:rPr>
          <w:fldChar w:fldCharType="end"/>
        </w:r>
      </w:hyperlink>
    </w:p>
    <w:p w14:paraId="3EA3688F" w14:textId="736335A7" w:rsidR="00B17E93" w:rsidRDefault="00B17E93">
      <w:pPr>
        <w:pStyle w:val="TOC3"/>
        <w:rPr>
          <w:rFonts w:asciiTheme="minorHAnsi" w:eastAsiaTheme="minorEastAsia" w:hAnsiTheme="minorHAnsi" w:cstheme="minorBidi"/>
          <w:noProof/>
          <w:sz w:val="22"/>
          <w:szCs w:val="22"/>
        </w:rPr>
      </w:pPr>
      <w:hyperlink w:anchor="_Toc464719022" w:history="1">
        <w:r w:rsidRPr="001C441B">
          <w:rPr>
            <w:rStyle w:val="Hyperlink"/>
            <w:noProof/>
          </w:rPr>
          <w:t>19.1.1</w:t>
        </w:r>
        <w:r>
          <w:rPr>
            <w:rFonts w:asciiTheme="minorHAnsi" w:eastAsiaTheme="minorEastAsia" w:hAnsiTheme="minorHAnsi" w:cstheme="minorBidi"/>
            <w:noProof/>
            <w:sz w:val="22"/>
            <w:szCs w:val="22"/>
          </w:rPr>
          <w:tab/>
        </w:r>
        <w:r w:rsidRPr="001C441B">
          <w:rPr>
            <w:rStyle w:val="Hyperlink"/>
            <w:noProof/>
          </w:rPr>
          <w:t>Predefined annotations</w:t>
        </w:r>
        <w:r>
          <w:rPr>
            <w:noProof/>
            <w:webHidden/>
          </w:rPr>
          <w:tab/>
        </w:r>
        <w:r>
          <w:rPr>
            <w:noProof/>
            <w:webHidden/>
          </w:rPr>
          <w:fldChar w:fldCharType="begin"/>
        </w:r>
        <w:r>
          <w:rPr>
            <w:noProof/>
            <w:webHidden/>
          </w:rPr>
          <w:instrText xml:space="preserve"> PAGEREF _Toc464719022 \h </w:instrText>
        </w:r>
        <w:r>
          <w:rPr>
            <w:noProof/>
            <w:webHidden/>
          </w:rPr>
        </w:r>
        <w:r>
          <w:rPr>
            <w:noProof/>
            <w:webHidden/>
          </w:rPr>
          <w:fldChar w:fldCharType="separate"/>
        </w:r>
        <w:r>
          <w:rPr>
            <w:noProof/>
            <w:webHidden/>
          </w:rPr>
          <w:t>94</w:t>
        </w:r>
        <w:r>
          <w:rPr>
            <w:noProof/>
            <w:webHidden/>
          </w:rPr>
          <w:fldChar w:fldCharType="end"/>
        </w:r>
      </w:hyperlink>
    </w:p>
    <w:p w14:paraId="1DEF1CE7" w14:textId="34DD520C" w:rsidR="00B17E93" w:rsidRDefault="00B17E93">
      <w:pPr>
        <w:pStyle w:val="TOC3"/>
        <w:rPr>
          <w:rFonts w:asciiTheme="minorHAnsi" w:eastAsiaTheme="minorEastAsia" w:hAnsiTheme="minorHAnsi" w:cstheme="minorBidi"/>
          <w:noProof/>
          <w:sz w:val="22"/>
          <w:szCs w:val="22"/>
        </w:rPr>
      </w:pPr>
      <w:hyperlink w:anchor="_Toc464719023" w:history="1">
        <w:r w:rsidRPr="001C441B">
          <w:rPr>
            <w:rStyle w:val="Hyperlink"/>
            <w:noProof/>
          </w:rPr>
          <w:t>19.1.2</w:t>
        </w:r>
        <w:r>
          <w:rPr>
            <w:rFonts w:asciiTheme="minorHAnsi" w:eastAsiaTheme="minorEastAsia" w:hAnsiTheme="minorHAnsi" w:cstheme="minorBidi"/>
            <w:noProof/>
            <w:sz w:val="22"/>
            <w:szCs w:val="22"/>
          </w:rPr>
          <w:tab/>
        </w:r>
        <w:r w:rsidRPr="001C441B">
          <w:rPr>
            <w:rStyle w:val="Hyperlink"/>
            <w:noProof/>
          </w:rPr>
          <w:t>Concurrency control annotations</w:t>
        </w:r>
        <w:r>
          <w:rPr>
            <w:noProof/>
            <w:webHidden/>
          </w:rPr>
          <w:tab/>
        </w:r>
        <w:r>
          <w:rPr>
            <w:noProof/>
            <w:webHidden/>
          </w:rPr>
          <w:fldChar w:fldCharType="begin"/>
        </w:r>
        <w:r>
          <w:rPr>
            <w:noProof/>
            <w:webHidden/>
          </w:rPr>
          <w:instrText xml:space="preserve"> PAGEREF _Toc464719023 \h </w:instrText>
        </w:r>
        <w:r>
          <w:rPr>
            <w:noProof/>
            <w:webHidden/>
          </w:rPr>
        </w:r>
        <w:r>
          <w:rPr>
            <w:noProof/>
            <w:webHidden/>
          </w:rPr>
          <w:fldChar w:fldCharType="separate"/>
        </w:r>
        <w:r>
          <w:rPr>
            <w:noProof/>
            <w:webHidden/>
          </w:rPr>
          <w:t>95</w:t>
        </w:r>
        <w:r>
          <w:rPr>
            <w:noProof/>
            <w:webHidden/>
          </w:rPr>
          <w:fldChar w:fldCharType="end"/>
        </w:r>
      </w:hyperlink>
    </w:p>
    <w:p w14:paraId="7934936B" w14:textId="500DFEEA" w:rsidR="00B17E93" w:rsidRDefault="00B17E93">
      <w:pPr>
        <w:pStyle w:val="TOC3"/>
        <w:rPr>
          <w:rFonts w:asciiTheme="minorHAnsi" w:eastAsiaTheme="minorEastAsia" w:hAnsiTheme="minorHAnsi" w:cstheme="minorBidi"/>
          <w:noProof/>
          <w:sz w:val="22"/>
          <w:szCs w:val="22"/>
        </w:rPr>
      </w:pPr>
      <w:hyperlink w:anchor="_Toc464719024" w:history="1">
        <w:r w:rsidRPr="001C441B">
          <w:rPr>
            <w:rStyle w:val="Hyperlink"/>
            <w:noProof/>
          </w:rPr>
          <w:t>19.1.3</w:t>
        </w:r>
        <w:r>
          <w:rPr>
            <w:rFonts w:asciiTheme="minorHAnsi" w:eastAsiaTheme="minorEastAsia" w:hAnsiTheme="minorHAnsi" w:cstheme="minorBidi"/>
            <w:noProof/>
            <w:sz w:val="22"/>
            <w:szCs w:val="22"/>
          </w:rPr>
          <w:tab/>
        </w:r>
        <w:r w:rsidRPr="001C441B">
          <w:rPr>
            <w:rStyle w:val="Hyperlink"/>
            <w:noProof/>
          </w:rPr>
          <w:t>Target-specific annotations</w:t>
        </w:r>
        <w:r>
          <w:rPr>
            <w:noProof/>
            <w:webHidden/>
          </w:rPr>
          <w:tab/>
        </w:r>
        <w:r>
          <w:rPr>
            <w:noProof/>
            <w:webHidden/>
          </w:rPr>
          <w:fldChar w:fldCharType="begin"/>
        </w:r>
        <w:r>
          <w:rPr>
            <w:noProof/>
            <w:webHidden/>
          </w:rPr>
          <w:instrText xml:space="preserve"> PAGEREF _Toc464719024 \h </w:instrText>
        </w:r>
        <w:r>
          <w:rPr>
            <w:noProof/>
            <w:webHidden/>
          </w:rPr>
        </w:r>
        <w:r>
          <w:rPr>
            <w:noProof/>
            <w:webHidden/>
          </w:rPr>
          <w:fldChar w:fldCharType="separate"/>
        </w:r>
        <w:r>
          <w:rPr>
            <w:noProof/>
            <w:webHidden/>
          </w:rPr>
          <w:t>95</w:t>
        </w:r>
        <w:r>
          <w:rPr>
            <w:noProof/>
            <w:webHidden/>
          </w:rPr>
          <w:fldChar w:fldCharType="end"/>
        </w:r>
      </w:hyperlink>
    </w:p>
    <w:p w14:paraId="71087757" w14:textId="7975A000" w:rsidR="00B17E93" w:rsidRDefault="00B17E93">
      <w:pPr>
        <w:pStyle w:val="TOC1"/>
        <w:rPr>
          <w:rFonts w:asciiTheme="minorHAnsi" w:eastAsiaTheme="minorEastAsia" w:hAnsiTheme="minorHAnsi" w:cstheme="minorBidi"/>
          <w:noProof/>
          <w:sz w:val="22"/>
          <w:szCs w:val="22"/>
        </w:rPr>
      </w:pPr>
      <w:hyperlink w:anchor="_Toc464719025" w:history="1">
        <w:r w:rsidRPr="001C441B">
          <w:rPr>
            <w:rStyle w:val="Hyperlink"/>
            <w:noProof/>
          </w:rPr>
          <w:t>20</w:t>
        </w:r>
        <w:r>
          <w:rPr>
            <w:rFonts w:asciiTheme="minorHAnsi" w:eastAsiaTheme="minorEastAsia" w:hAnsiTheme="minorHAnsi" w:cstheme="minorBidi"/>
            <w:noProof/>
            <w:sz w:val="22"/>
            <w:szCs w:val="22"/>
          </w:rPr>
          <w:tab/>
        </w:r>
        <w:r w:rsidRPr="001C441B">
          <w:rPr>
            <w:rStyle w:val="Hyperlink"/>
            <w:noProof/>
          </w:rPr>
          <w:t>Appendix: P4 reserved keywords</w:t>
        </w:r>
        <w:r>
          <w:rPr>
            <w:noProof/>
            <w:webHidden/>
          </w:rPr>
          <w:tab/>
        </w:r>
        <w:r>
          <w:rPr>
            <w:noProof/>
            <w:webHidden/>
          </w:rPr>
          <w:fldChar w:fldCharType="begin"/>
        </w:r>
        <w:r>
          <w:rPr>
            <w:noProof/>
            <w:webHidden/>
          </w:rPr>
          <w:instrText xml:space="preserve"> PAGEREF _Toc464719025 \h </w:instrText>
        </w:r>
        <w:r>
          <w:rPr>
            <w:noProof/>
            <w:webHidden/>
          </w:rPr>
        </w:r>
        <w:r>
          <w:rPr>
            <w:noProof/>
            <w:webHidden/>
          </w:rPr>
          <w:fldChar w:fldCharType="separate"/>
        </w:r>
        <w:r>
          <w:rPr>
            <w:noProof/>
            <w:webHidden/>
          </w:rPr>
          <w:t>95</w:t>
        </w:r>
        <w:r>
          <w:rPr>
            <w:noProof/>
            <w:webHidden/>
          </w:rPr>
          <w:fldChar w:fldCharType="end"/>
        </w:r>
      </w:hyperlink>
    </w:p>
    <w:p w14:paraId="6CD72E07" w14:textId="391E8854" w:rsidR="00B17E93" w:rsidRDefault="00B17E93">
      <w:pPr>
        <w:pStyle w:val="TOC1"/>
        <w:rPr>
          <w:rFonts w:asciiTheme="minorHAnsi" w:eastAsiaTheme="minorEastAsia" w:hAnsiTheme="minorHAnsi" w:cstheme="minorBidi"/>
          <w:noProof/>
          <w:sz w:val="22"/>
          <w:szCs w:val="22"/>
        </w:rPr>
      </w:pPr>
      <w:hyperlink w:anchor="_Toc464719026" w:history="1">
        <w:r w:rsidRPr="001C441B">
          <w:rPr>
            <w:rStyle w:val="Hyperlink"/>
            <w:noProof/>
          </w:rPr>
          <w:t>21</w:t>
        </w:r>
        <w:r>
          <w:rPr>
            <w:rFonts w:asciiTheme="minorHAnsi" w:eastAsiaTheme="minorEastAsia" w:hAnsiTheme="minorHAnsi" w:cstheme="minorBidi"/>
            <w:noProof/>
            <w:sz w:val="22"/>
            <w:szCs w:val="22"/>
          </w:rPr>
          <w:tab/>
        </w:r>
        <w:r w:rsidRPr="001C441B">
          <w:rPr>
            <w:rStyle w:val="Hyperlink"/>
            <w:noProof/>
          </w:rPr>
          <w:t>Appendix: P4 core library</w:t>
        </w:r>
        <w:r>
          <w:rPr>
            <w:noProof/>
            <w:webHidden/>
          </w:rPr>
          <w:tab/>
        </w:r>
        <w:r>
          <w:rPr>
            <w:noProof/>
            <w:webHidden/>
          </w:rPr>
          <w:fldChar w:fldCharType="begin"/>
        </w:r>
        <w:r>
          <w:rPr>
            <w:noProof/>
            <w:webHidden/>
          </w:rPr>
          <w:instrText xml:space="preserve"> PAGEREF _Toc464719026 \h </w:instrText>
        </w:r>
        <w:r>
          <w:rPr>
            <w:noProof/>
            <w:webHidden/>
          </w:rPr>
        </w:r>
        <w:r>
          <w:rPr>
            <w:noProof/>
            <w:webHidden/>
          </w:rPr>
          <w:fldChar w:fldCharType="separate"/>
        </w:r>
        <w:r>
          <w:rPr>
            <w:noProof/>
            <w:webHidden/>
          </w:rPr>
          <w:t>96</w:t>
        </w:r>
        <w:r>
          <w:rPr>
            <w:noProof/>
            <w:webHidden/>
          </w:rPr>
          <w:fldChar w:fldCharType="end"/>
        </w:r>
      </w:hyperlink>
    </w:p>
    <w:p w14:paraId="160DB244" w14:textId="5ACC91BB" w:rsidR="00B17E93" w:rsidRDefault="00B17E93">
      <w:pPr>
        <w:pStyle w:val="TOC1"/>
        <w:rPr>
          <w:rFonts w:asciiTheme="minorHAnsi" w:eastAsiaTheme="minorEastAsia" w:hAnsiTheme="minorHAnsi" w:cstheme="minorBidi"/>
          <w:noProof/>
          <w:sz w:val="22"/>
          <w:szCs w:val="22"/>
        </w:rPr>
      </w:pPr>
      <w:hyperlink w:anchor="_Toc464719027" w:history="1">
        <w:r w:rsidRPr="001C441B">
          <w:rPr>
            <w:rStyle w:val="Hyperlink"/>
            <w:noProof/>
          </w:rPr>
          <w:t>22</w:t>
        </w:r>
        <w:r>
          <w:rPr>
            <w:rFonts w:asciiTheme="minorHAnsi" w:eastAsiaTheme="minorEastAsia" w:hAnsiTheme="minorHAnsi" w:cstheme="minorBidi"/>
            <w:noProof/>
            <w:sz w:val="22"/>
            <w:szCs w:val="22"/>
          </w:rPr>
          <w:tab/>
        </w:r>
        <w:r w:rsidRPr="001C441B">
          <w:rPr>
            <w:rStyle w:val="Hyperlink"/>
            <w:noProof/>
          </w:rPr>
          <w:t>Appendix: checksums</w:t>
        </w:r>
        <w:r>
          <w:rPr>
            <w:noProof/>
            <w:webHidden/>
          </w:rPr>
          <w:tab/>
        </w:r>
        <w:r>
          <w:rPr>
            <w:noProof/>
            <w:webHidden/>
          </w:rPr>
          <w:fldChar w:fldCharType="begin"/>
        </w:r>
        <w:r>
          <w:rPr>
            <w:noProof/>
            <w:webHidden/>
          </w:rPr>
          <w:instrText xml:space="preserve"> PAGEREF _Toc464719027 \h </w:instrText>
        </w:r>
        <w:r>
          <w:rPr>
            <w:noProof/>
            <w:webHidden/>
          </w:rPr>
        </w:r>
        <w:r>
          <w:rPr>
            <w:noProof/>
            <w:webHidden/>
          </w:rPr>
          <w:fldChar w:fldCharType="separate"/>
        </w:r>
        <w:r>
          <w:rPr>
            <w:noProof/>
            <w:webHidden/>
          </w:rPr>
          <w:t>96</w:t>
        </w:r>
        <w:r>
          <w:rPr>
            <w:noProof/>
            <w:webHidden/>
          </w:rPr>
          <w:fldChar w:fldCharType="end"/>
        </w:r>
      </w:hyperlink>
    </w:p>
    <w:p w14:paraId="267C8796" w14:textId="1240597F" w:rsidR="00B17E93" w:rsidRDefault="00B17E93">
      <w:pPr>
        <w:pStyle w:val="TOC1"/>
        <w:rPr>
          <w:rFonts w:asciiTheme="minorHAnsi" w:eastAsiaTheme="minorEastAsia" w:hAnsiTheme="minorHAnsi" w:cstheme="minorBidi"/>
          <w:noProof/>
          <w:sz w:val="22"/>
          <w:szCs w:val="22"/>
        </w:rPr>
      </w:pPr>
      <w:hyperlink w:anchor="_Toc464719028" w:history="1">
        <w:r w:rsidRPr="001C441B">
          <w:rPr>
            <w:rStyle w:val="Hyperlink"/>
            <w:noProof/>
          </w:rPr>
          <w:t>23</w:t>
        </w:r>
        <w:r>
          <w:rPr>
            <w:rFonts w:asciiTheme="minorHAnsi" w:eastAsiaTheme="minorEastAsia" w:hAnsiTheme="minorHAnsi" w:cstheme="minorBidi"/>
            <w:noProof/>
            <w:sz w:val="22"/>
            <w:szCs w:val="22"/>
          </w:rPr>
          <w:tab/>
        </w:r>
        <w:r w:rsidRPr="001C441B">
          <w:rPr>
            <w:rStyle w:val="Hyperlink"/>
            <w:noProof/>
          </w:rPr>
          <w:t>Appendix: P4</w:t>
        </w:r>
        <w:r w:rsidRPr="001C441B">
          <w:rPr>
            <w:rStyle w:val="Hyperlink"/>
            <w:noProof/>
            <w:vertAlign w:val="subscript"/>
          </w:rPr>
          <w:t>16</w:t>
        </w:r>
        <w:r w:rsidRPr="001C441B">
          <w:rPr>
            <w:rStyle w:val="Hyperlink"/>
            <w:noProof/>
          </w:rPr>
          <w:t xml:space="preserve"> grammar</w:t>
        </w:r>
        <w:r>
          <w:rPr>
            <w:noProof/>
            <w:webHidden/>
          </w:rPr>
          <w:tab/>
        </w:r>
        <w:r>
          <w:rPr>
            <w:noProof/>
            <w:webHidden/>
          </w:rPr>
          <w:fldChar w:fldCharType="begin"/>
        </w:r>
        <w:r>
          <w:rPr>
            <w:noProof/>
            <w:webHidden/>
          </w:rPr>
          <w:instrText xml:space="preserve"> PAGEREF _Toc464719028 \h </w:instrText>
        </w:r>
        <w:r>
          <w:rPr>
            <w:noProof/>
            <w:webHidden/>
          </w:rPr>
        </w:r>
        <w:r>
          <w:rPr>
            <w:noProof/>
            <w:webHidden/>
          </w:rPr>
          <w:fldChar w:fldCharType="separate"/>
        </w:r>
        <w:r>
          <w:rPr>
            <w:noProof/>
            <w:webHidden/>
          </w:rPr>
          <w:t>97</w:t>
        </w:r>
        <w:r>
          <w:rPr>
            <w:noProof/>
            <w:webHidden/>
          </w:rPr>
          <w:fldChar w:fldCharType="end"/>
        </w:r>
      </w:hyperlink>
    </w:p>
    <w:p w14:paraId="584A5BAD" w14:textId="39B0901F" w:rsidR="00703CC8" w:rsidRDefault="000005A1" w:rsidP="00703CC8">
      <w:r>
        <w:fldChar w:fldCharType="end"/>
      </w:r>
    </w:p>
    <w:p w14:paraId="6C8E8658" w14:textId="77777777" w:rsidR="00241A96" w:rsidRDefault="00241A96" w:rsidP="00241A96">
      <w:pPr>
        <w:pStyle w:val="Heading1"/>
      </w:pPr>
      <w:bookmarkStart w:id="22" w:name="_Toc447898967"/>
      <w:bookmarkStart w:id="23" w:name="_Toc462644742"/>
      <w:bookmarkStart w:id="24" w:name="_Toc417920552"/>
      <w:bookmarkStart w:id="25" w:name="_Toc445799297"/>
      <w:bookmarkStart w:id="26" w:name="_Toc463614834"/>
      <w:bookmarkStart w:id="27" w:name="_Toc464718887"/>
      <w:r>
        <w:lastRenderedPageBreak/>
        <w:t>Scope</w:t>
      </w:r>
      <w:bookmarkEnd w:id="22"/>
      <w:bookmarkEnd w:id="23"/>
      <w:bookmarkEnd w:id="26"/>
      <w:bookmarkEnd w:id="27"/>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w:t>
      </w:r>
      <w:ins w:id="28" w:author="Andy Keep" w:date="2016-10-12T14:43:00Z">
        <w:r w:rsidR="005904B3">
          <w:t>,</w:t>
        </w:r>
      </w:ins>
      <w:r>
        <w:t xml:space="preserve">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179ECE45" w:rsidR="00241A96" w:rsidRPr="00653BB2" w:rsidRDefault="00241A96" w:rsidP="00241A96">
      <w:pPr>
        <w:pStyle w:val="ListParagraph"/>
        <w:numPr>
          <w:ilvl w:val="0"/>
          <w:numId w:val="67"/>
        </w:numPr>
      </w:pPr>
      <w:del w:id="29" w:author="Mihai Budiu" w:date="2016-10-20T08:46:00Z">
        <w:r>
          <w:delText>all</w:delText>
        </w:r>
      </w:del>
      <w:del w:id="30" w:author="Mihai Budiu" w:date="2016-10-13T09:50:00Z">
        <w:r>
          <w:delText>all</w:delText>
        </w:r>
      </w:del>
      <w:del w:id="31" w:author="Mihai Budiu" w:date="2016-10-10T10:39:00Z">
        <w:r w:rsidDel="00D466ED">
          <w:delText>a</w:delText>
        </w:r>
      </w:del>
      <w:ins w:id="32" w:author="Mihai Budiu" w:date="2016-10-10T10:39:00Z">
        <w:r w:rsidR="00D466ED">
          <w:t>A</w:t>
        </w:r>
      </w:ins>
      <w:ins w:id="33" w:author="Mihai Budiu" w:date="2016-10-13T09:50:00Z">
        <w:r>
          <w:t>ll</w:t>
        </w:r>
      </w:ins>
      <w:r>
        <w:t xml:space="preserve"> minimal requirements of a packet processing system that is capable of supporting a conforming implementation</w:t>
      </w:r>
    </w:p>
    <w:p w14:paraId="2A39F0CB" w14:textId="77777777" w:rsidR="00241A96" w:rsidRDefault="00241A96" w:rsidP="00241A96">
      <w:pPr>
        <w:pStyle w:val="Heading1"/>
      </w:pPr>
      <w:bookmarkStart w:id="34" w:name="_Toc447898968"/>
      <w:bookmarkStart w:id="35" w:name="_Toc462644743"/>
      <w:bookmarkStart w:id="36" w:name="_Toc463614835"/>
      <w:bookmarkStart w:id="37" w:name="_Toc464718888"/>
      <w:r>
        <w:t>Normative References</w:t>
      </w:r>
      <w:bookmarkEnd w:id="34"/>
      <w:bookmarkEnd w:id="35"/>
      <w:bookmarkEnd w:id="36"/>
      <w:bookmarkEnd w:id="37"/>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38" w:name="_Toc447898969"/>
      <w:bookmarkStart w:id="39" w:name="_Toc462644744"/>
      <w:bookmarkStart w:id="40" w:name="_Toc463614836"/>
      <w:bookmarkStart w:id="41" w:name="_Toc464718889"/>
      <w:r>
        <w:t>Terms, definitions</w:t>
      </w:r>
      <w:ins w:id="42" w:author="Andy Keep" w:date="2016-10-12T14:37:00Z">
        <w:r w:rsidR="00CC4219">
          <w:t>,</w:t>
        </w:r>
      </w:ins>
      <w:r>
        <w:t xml:space="preserve"> and symbols</w:t>
      </w:r>
      <w:bookmarkEnd w:id="38"/>
      <w:bookmarkEnd w:id="39"/>
      <w:bookmarkEnd w:id="40"/>
      <w:bookmarkEnd w:id="41"/>
    </w:p>
    <w:p w14:paraId="53A40F33" w14:textId="19A5EBAD"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w:t>
      </w:r>
      <w:del w:id="43" w:author="Mihai Budiu" w:date="2016-10-07T14:45:00Z">
        <w:r w:rsidDel="00843B4E">
          <w:delText xml:space="preserve"> or Wikipedia</w:delText>
        </w:r>
      </w:del>
      <w:r>
        <w:t>.</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569AD58D" w:rsidR="005D3908" w:rsidRDefault="005D3908" w:rsidP="00450224">
      <w:r w:rsidRPr="00545F6D">
        <w:rPr>
          <w:b/>
        </w:rPr>
        <w:t>Data Plane</w:t>
      </w:r>
      <w:r w:rsidR="00910246">
        <w:rPr>
          <w:b/>
        </w:rPr>
        <w:t xml:space="preserve">: </w:t>
      </w:r>
      <w:r>
        <w:t xml:space="preserve">A class of algorithms, describing handling of individual packets as they pass through a </w:t>
      </w:r>
      <w:del w:id="44" w:author="Mihai Budiu" w:date="2016-10-13T09:50:00Z">
        <w:r>
          <w:delText xml:space="preserve">Packet Processing </w:delText>
        </w:r>
      </w:del>
      <w:ins w:id="45" w:author="Mihai Budiu" w:date="2016-10-10T10:50:00Z">
        <w:r w:rsidR="006315C9">
          <w:t>p</w:t>
        </w:r>
      </w:ins>
      <w:del w:id="46" w:author="Mihai Budiu" w:date="2016-10-10T10:50:00Z">
        <w:r w:rsidDel="006315C9">
          <w:delText>P</w:delText>
        </w:r>
      </w:del>
      <w:ins w:id="47" w:author="Mihai Budiu" w:date="2016-10-13T09:50:00Z">
        <w:r>
          <w:t xml:space="preserve">acket </w:t>
        </w:r>
      </w:ins>
      <w:ins w:id="48" w:author="Mihai Budiu" w:date="2016-10-10T10:50:00Z">
        <w:r w:rsidR="006315C9">
          <w:t>p</w:t>
        </w:r>
      </w:ins>
      <w:del w:id="49" w:author="Mihai Budiu" w:date="2016-10-10T10:50:00Z">
        <w:r w:rsidDel="006315C9">
          <w:delText>P</w:delText>
        </w:r>
      </w:del>
      <w:ins w:id="50" w:author="Mihai Budiu" w:date="2016-10-13T09:50:00Z">
        <w:r>
          <w:t xml:space="preserve">rocessing </w:t>
        </w:r>
      </w:ins>
      <w:ins w:id="51" w:author="Mihai Budiu" w:date="2016-10-10T10:50:00Z">
        <w:r w:rsidR="006315C9">
          <w:t>s</w:t>
        </w:r>
      </w:ins>
      <w:del w:id="52" w:author="Mihai Budiu" w:date="2016-10-10T10:50:00Z">
        <w:r w:rsidDel="006315C9">
          <w:delText>S</w:delText>
        </w:r>
      </w:del>
      <w:r>
        <w:t>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4C623786"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ins w:id="53" w:author="Mihai Budiu" w:date="2016-10-10T10:51:00Z">
        <w:r w:rsidR="006315C9">
          <w:t>.</w:t>
        </w:r>
      </w:ins>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lastRenderedPageBreak/>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3F3C8779" w:rsidR="00B95363" w:rsidRPr="00B95363" w:rsidRDefault="00B95363">
      <w:r w:rsidRPr="00545F6D">
        <w:rPr>
          <w:b/>
        </w:rPr>
        <w:t>Packet Payload</w:t>
      </w:r>
      <w:r w:rsidR="00910246">
        <w:rPr>
          <w:b/>
        </w:rPr>
        <w:t xml:space="preserve">: </w:t>
      </w:r>
      <w:r>
        <w:t xml:space="preserve">Packet data that follows the </w:t>
      </w:r>
      <w:del w:id="54" w:author="Mihai Budiu" w:date="2016-10-13T09:50:00Z">
        <w:r>
          <w:delText xml:space="preserve">Packet </w:delText>
        </w:r>
      </w:del>
      <w:del w:id="55" w:author="Mihai Budiu" w:date="2016-10-10T10:50:00Z">
        <w:r w:rsidDel="006315C9">
          <w:delText>P</w:delText>
        </w:r>
      </w:del>
      <w:ins w:id="56" w:author="Mihai Budiu" w:date="2016-10-20T08:47:00Z">
        <w:r w:rsidR="00D1402C">
          <w:t>P</w:t>
        </w:r>
      </w:ins>
      <w:ins w:id="57" w:author="Mihai Budiu" w:date="2016-10-13T09:50:00Z">
        <w:r>
          <w:t xml:space="preserve">acket </w:t>
        </w:r>
      </w:ins>
      <w:del w:id="58" w:author="Mihai Budiu" w:date="2016-10-10T10:50:00Z">
        <w:r w:rsidDel="006315C9">
          <w:delText>H</w:delText>
        </w:r>
      </w:del>
      <w:ins w:id="59" w:author="Mihai Budiu" w:date="2016-10-20T08:47:00Z">
        <w:r w:rsidR="00D1402C">
          <w:t>H</w:t>
        </w:r>
      </w:ins>
      <w:r>
        <w:t xml:space="preserve">eaders. </w:t>
      </w:r>
    </w:p>
    <w:p w14:paraId="4666DD78" w14:textId="3FFE639A" w:rsidR="002A7BEA" w:rsidRDefault="00241A96">
      <w:r w:rsidRPr="00545F6D">
        <w:rPr>
          <w:b/>
        </w:rPr>
        <w:t>Packet Processing System</w:t>
      </w:r>
      <w:r w:rsidR="00910246">
        <w:rPr>
          <w:b/>
        </w:rPr>
        <w:t xml:space="preserve">: </w:t>
      </w:r>
      <w:r w:rsidR="00CA0586">
        <w:t>A</w:t>
      </w:r>
      <w:r w:rsidR="005D3908">
        <w:t xml:space="preserve"> </w:t>
      </w:r>
      <w:del w:id="60" w:author="Mihai Budiu" w:date="2016-10-13T09:50:00Z">
        <w:r w:rsidR="005D3908">
          <w:delText xml:space="preserve">Data Processing </w:delText>
        </w:r>
      </w:del>
      <w:ins w:id="61" w:author="Mihai Budiu" w:date="2016-10-10T10:51:00Z">
        <w:r w:rsidR="006315C9">
          <w:t>d</w:t>
        </w:r>
      </w:ins>
      <w:del w:id="62" w:author="Mihai Budiu" w:date="2016-10-10T10:51:00Z">
        <w:r w:rsidR="005D3908" w:rsidDel="006315C9">
          <w:delText>D</w:delText>
        </w:r>
      </w:del>
      <w:ins w:id="63" w:author="Mihai Budiu" w:date="2016-10-13T09:50:00Z">
        <w:r w:rsidR="005D3908">
          <w:t xml:space="preserve">ata </w:t>
        </w:r>
      </w:ins>
      <w:ins w:id="64" w:author="Mihai Budiu" w:date="2016-10-10T10:51:00Z">
        <w:r w:rsidR="006315C9">
          <w:t>p</w:t>
        </w:r>
      </w:ins>
      <w:del w:id="65" w:author="Mihai Budiu" w:date="2016-10-10T10:51:00Z">
        <w:r w:rsidR="005D3908" w:rsidDel="006315C9">
          <w:delText>P</w:delText>
        </w:r>
      </w:del>
      <w:ins w:id="66" w:author="Mihai Budiu" w:date="2016-10-13T09:50:00Z">
        <w:r w:rsidR="005D3908">
          <w:t xml:space="preserve">rocessing </w:t>
        </w:r>
      </w:ins>
      <w:ins w:id="67" w:author="Mihai Budiu" w:date="2016-10-10T10:51:00Z">
        <w:r w:rsidR="006315C9">
          <w:t>s</w:t>
        </w:r>
      </w:ins>
      <w:del w:id="68" w:author="Mihai Budiu" w:date="2016-10-10T10:51:00Z">
        <w:r w:rsidR="005D3908" w:rsidDel="006315C9">
          <w:delText>S</w:delText>
        </w:r>
      </w:del>
      <w:r w:rsidR="005D3908">
        <w:t>ystem oriented towards processing network packets. In general, packet processing systems implement two classes of algorithms, called control plane and data plane</w:t>
      </w:r>
      <w:r w:rsidR="00CA0586">
        <w:t>.</w:t>
      </w:r>
    </w:p>
    <w:p w14:paraId="39A21BA7" w14:textId="5337CFB6" w:rsidR="005D3908" w:rsidRDefault="005D3908">
      <w:r w:rsidRPr="00545F6D">
        <w:rPr>
          <w:b/>
        </w:rPr>
        <w:t>Target</w:t>
      </w:r>
      <w:r w:rsidR="00910246">
        <w:rPr>
          <w:b/>
        </w:rPr>
        <w:t xml:space="preserve">: </w:t>
      </w:r>
      <w:r>
        <w:t xml:space="preserve">A </w:t>
      </w:r>
      <w:del w:id="69" w:author="Mihai Budiu" w:date="2016-10-13T09:50:00Z">
        <w:r>
          <w:delText xml:space="preserve">Packet Processing </w:delText>
        </w:r>
      </w:del>
      <w:del w:id="70" w:author="Mihai Budiu" w:date="2016-10-10T10:50:00Z">
        <w:r w:rsidDel="006315C9">
          <w:delText>PP</w:delText>
        </w:r>
      </w:del>
      <w:del w:id="71" w:author="Mihai Budiu" w:date="2016-10-10T10:51:00Z">
        <w:r w:rsidDel="006315C9">
          <w:delText>S</w:delText>
        </w:r>
      </w:del>
      <w:del w:id="72" w:author="Mihai Budiu" w:date="2016-10-20T08:47:00Z">
        <w:r w:rsidDel="00D1402C">
          <w:delText>ystem</w:delText>
        </w:r>
      </w:del>
      <w:ins w:id="73" w:author="Mihai Budiu" w:date="2016-10-20T08:47:00Z">
        <w:r w:rsidR="00D1402C">
          <w:t>Packet Processing System</w:t>
        </w:r>
      </w:ins>
      <w:r>
        <w:t xml:space="preserve"> that can execute a P4 program</w:t>
      </w:r>
      <w:ins w:id="74" w:author="Mihai Budiu" w:date="2016-10-10T10:50:00Z">
        <w:r w:rsidR="006315C9">
          <w:t>.</w:t>
        </w:r>
      </w:ins>
    </w:p>
    <w:p w14:paraId="1724D05C" w14:textId="27F6DEDE" w:rsidR="0032508A" w:rsidRPr="0032508A" w:rsidRDefault="0032508A">
      <w:del w:id="75" w:author="Nate Foster" w:date="2016-10-17T22:45:00Z">
        <w:r w:rsidRPr="00545F6D">
          <w:rPr>
            <w:b/>
          </w:rPr>
          <w:delText xml:space="preserve">Target </w:delText>
        </w:r>
      </w:del>
      <w:r w:rsidRPr="00545F6D">
        <w:rPr>
          <w:b/>
        </w:rPr>
        <w:t>Architecture</w:t>
      </w:r>
      <w:r w:rsidR="00910246">
        <w:rPr>
          <w:b/>
        </w:rPr>
        <w:t xml:space="preserve">: </w:t>
      </w:r>
      <w:r w:rsidR="00CA0586">
        <w:t>A</w:t>
      </w:r>
      <w:r>
        <w:t xml:space="preserve"> set of P4-programmable components on the target </w:t>
      </w:r>
      <w:r w:rsidR="00CA0586">
        <w:t>and</w:t>
      </w:r>
      <w:r>
        <w:t xml:space="preserve"> their external data plane interfaces</w:t>
      </w:r>
      <w:ins w:id="76" w:author="Mihai Budiu" w:date="2016-10-10T10:51:00Z">
        <w:r w:rsidR="006315C9">
          <w:t>.</w:t>
        </w:r>
      </w:ins>
    </w:p>
    <w:p w14:paraId="05EB3DD9" w14:textId="7890D114" w:rsidR="00D77F84" w:rsidRDefault="00D77F84" w:rsidP="00D77F84">
      <w:pPr>
        <w:pStyle w:val="Heading1"/>
      </w:pPr>
      <w:bookmarkStart w:id="77" w:name="_Toc447898970"/>
      <w:bookmarkStart w:id="78" w:name="_Toc462644745"/>
      <w:bookmarkStart w:id="79" w:name="_Toc463614837"/>
      <w:bookmarkStart w:id="80" w:name="_Toc464718890"/>
      <w:r>
        <w:t>Overview</w:t>
      </w:r>
      <w:bookmarkEnd w:id="24"/>
      <w:bookmarkEnd w:id="25"/>
      <w:bookmarkEnd w:id="77"/>
      <w:bookmarkEnd w:id="78"/>
      <w:bookmarkEnd w:id="79"/>
      <w:bookmarkEnd w:id="8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0CB98F1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1E71C4">
        <w:t xml:space="preserve">Figure </w:t>
      </w:r>
      <w:r w:rsidR="001E71C4">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ins w:id="81" w:author="Andrew Keep" w:date="2016-10-13T09:38:00Z">
        <w:r w:rsidR="00874C7D">
          <w:t>)</w:t>
        </w:r>
      </w:ins>
      <w:ins w:id="82" w:author="Andy Keep" w:date="2016-10-12T13:59:00Z">
        <w:r w:rsidR="00DE65D4">
          <w:t>,</w:t>
        </w:r>
      </w:ins>
      <w:del w:id="83" w:author="Andrew Keep" w:date="2016-10-13T09:38:00Z">
        <w:r w:rsidR="00874C7D">
          <w:delText>)</w:delText>
        </w:r>
      </w:del>
      <w:r w:rsidR="00874C7D">
        <w:t xml:space="preserve">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lastRenderedPageBreak/>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3C012AD1" w:rsidR="00874C7D" w:rsidRPr="004D277E" w:rsidRDefault="00874C7D" w:rsidP="0016160B">
      <w:pPr>
        <w:pStyle w:val="Caption"/>
        <w:rPr>
          <w:rFonts w:ascii="Times" w:hAnsi="Times"/>
          <w:szCs w:val="20"/>
        </w:rPr>
      </w:pPr>
      <w:bookmarkStart w:id="84" w:name="_Ref287095142"/>
      <w:r>
        <w:t xml:space="preserve">Figure </w:t>
      </w:r>
      <w:fldSimple w:instr=" SEQ Figure \* ARABIC ">
        <w:r w:rsidR="001E71C4">
          <w:rPr>
            <w:noProof/>
          </w:rPr>
          <w:t>1</w:t>
        </w:r>
      </w:fldSimple>
      <w:bookmarkEnd w:id="84"/>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lastRenderedPageBreak/>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xml:space="preserve">: metadata provided by the </w:t>
      </w:r>
      <w:del w:id="85" w:author="Nate Foster" w:date="2016-10-17T22:47:00Z">
        <w:r w:rsidR="003D414E">
          <w:delText xml:space="preserve">target </w:delText>
        </w:r>
      </w:del>
      <w:r w:rsidR="003D414E">
        <w:t>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0AF5624B" w:rsidR="004D277E" w:rsidRPr="004D277E" w:rsidRDefault="00CD7E44" w:rsidP="0016160B">
      <w:pPr>
        <w:pStyle w:val="Caption"/>
        <w:rPr>
          <w:rFonts w:ascii="Times" w:eastAsia="Times New Roman" w:hAnsi="Times"/>
          <w:szCs w:val="20"/>
        </w:rPr>
      </w:pPr>
      <w:bookmarkStart w:id="86" w:name="_Ref280264312"/>
      <w:r>
        <w:t xml:space="preserve">Figure </w:t>
      </w:r>
      <w:fldSimple w:instr=" SEQ Figure \* ARABIC ">
        <w:r w:rsidR="001E71C4">
          <w:rPr>
            <w:noProof/>
          </w:rPr>
          <w:t>2</w:t>
        </w:r>
      </w:fldSimple>
      <w:bookmarkEnd w:id="86"/>
      <w:r>
        <w:t xml:space="preserve">: Programming </w:t>
      </w:r>
      <w:r w:rsidR="00725A91">
        <w:t>a target</w:t>
      </w:r>
      <w:r w:rsidR="002F1293">
        <w:t xml:space="preserve"> </w:t>
      </w:r>
      <w:r>
        <w:t>with P4</w:t>
      </w:r>
    </w:p>
    <w:p w14:paraId="25FC95E5" w14:textId="411F313B" w:rsidR="004D277E" w:rsidRDefault="002929A9" w:rsidP="004D277E">
      <w:r>
        <w:fldChar w:fldCharType="begin"/>
      </w:r>
      <w:r>
        <w:instrText xml:space="preserve"> REF _Ref280264312 \h </w:instrText>
      </w:r>
      <w:r>
        <w:fldChar w:fldCharType="separate"/>
      </w:r>
      <w:r w:rsidR="001E71C4">
        <w:t xml:space="preserve">Figure </w:t>
      </w:r>
      <w:r w:rsidR="001E71C4">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del w:id="87" w:author="Nate Foster" w:date="2016-10-17T22:47:00Z">
        <w:r>
          <w:delText>target</w:delText>
        </w:r>
        <w:r w:rsidR="006A1CB5">
          <w:delText xml:space="preserve"> </w:delText>
        </w:r>
      </w:del>
      <w:r w:rsidR="00EE046C">
        <w:t>hardware</w:t>
      </w:r>
      <w:r w:rsidR="006A1CB5">
        <w:t xml:space="preserve"> or </w:t>
      </w:r>
      <w:ins w:id="88" w:author="Nate Foster" w:date="2016-10-17T22:47:00Z">
        <w:r w:rsidR="005C6704">
          <w:t xml:space="preserve">software </w:t>
        </w:r>
      </w:ins>
      <w:r w:rsidR="006A1CB5">
        <w:t>implementation framework</w:t>
      </w:r>
      <w:r w:rsidR="00EE046C">
        <w:t>,</w:t>
      </w:r>
      <w:r w:rsidR="006A1CB5">
        <w:t xml:space="preserve"> </w:t>
      </w:r>
      <w:ins w:id="89" w:author="Nate Foster" w:date="2016-10-20T08:46:00Z">
        <w:r w:rsidR="006A1CB5">
          <w:t>a</w:t>
        </w:r>
      </w:ins>
      <w:ins w:id="90" w:author="Nate Foster" w:date="2016-10-17T22:47:00Z">
        <w:r w:rsidR="005C6704">
          <w:t xml:space="preserve">n </w:t>
        </w:r>
      </w:ins>
      <w:del w:id="91" w:author="Nate Foster" w:date="2016-10-20T08:46:00Z">
        <w:r w:rsidR="006A1CB5">
          <w:delText>a</w:delText>
        </w:r>
      </w:del>
      <w:del w:id="92" w:author="Nate Foster" w:date="2016-10-17T22:47:00Z">
        <w:r w:rsidR="006A1CB5">
          <w:delText xml:space="preserve"> </w:delText>
        </w:r>
        <w:r>
          <w:delText>target</w:delText>
        </w:r>
        <w:r w:rsidR="006A1CB5">
          <w:delText xml:space="preserve"> </w:delText>
        </w:r>
      </w:del>
      <w:r w:rsidR="008513FF">
        <w:t>architectur</w:t>
      </w:r>
      <w:r w:rsidR="0032508A">
        <w:t>e definition</w:t>
      </w:r>
      <w:ins w:id="93" w:author="Andy Keep" w:date="2016-10-12T14:00:00Z">
        <w:r w:rsidR="0099031A">
          <w:t>,</w:t>
        </w:r>
      </w:ins>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del w:id="94" w:author="Nate Foster" w:date="2016-10-17T22:47:00Z">
        <w:r>
          <w:rPr>
            <w:b/>
            <w:i/>
          </w:rPr>
          <w:delText>target</w:delText>
        </w:r>
        <w:r w:rsidR="00985495" w:rsidRPr="00280B0E">
          <w:rPr>
            <w:b/>
            <w:i/>
          </w:rPr>
          <w:delText xml:space="preserve"> </w:delText>
        </w:r>
      </w:del>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a large variety of target platforms such as programmable network cards, FPGA switches, software switches</w:t>
      </w:r>
      <w:ins w:id="95" w:author="Andy Keep" w:date="2016-10-12T14:01:00Z">
        <w:r w:rsidR="00985D1A">
          <w:t>,</w:t>
        </w:r>
      </w:ins>
      <w:r>
        <w:t xml:space="preserve">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lastRenderedPageBreak/>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w:t>
      </w:r>
      <w:del w:id="96" w:author="Nate Foster" w:date="2016-10-17T22:48:00Z">
        <w:r>
          <w:delText xml:space="preserve">support </w:delText>
        </w:r>
      </w:del>
      <w:ins w:id="97" w:author="Nate Foster" w:date="2016-10-17T22:48:00Z">
        <w:r w:rsidR="005C6704">
          <w:t xml:space="preserve">provide </w:t>
        </w:r>
      </w:ins>
      <w:r>
        <w:t xml:space="preserve">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98" w:name="_Toc447898971"/>
      <w:bookmarkStart w:id="99" w:name="_Toc462644746"/>
      <w:bookmarkStart w:id="100" w:name="_Toc463614838"/>
      <w:bookmarkStart w:id="101" w:name="_Toc464718891"/>
      <w:r>
        <w:t>Benefits of P4</w:t>
      </w:r>
      <w:bookmarkEnd w:id="98"/>
      <w:bookmarkEnd w:id="99"/>
      <w:bookmarkEnd w:id="100"/>
      <w:bookmarkEnd w:id="101"/>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w:t>
      </w:r>
      <w:del w:id="102" w:author="Nate Foster" w:date="2016-10-17T22:48:00Z">
        <w:r>
          <w:delText xml:space="preserve">target </w:delText>
        </w:r>
      </w:del>
      <w:r>
        <w:t>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w:t>
      </w:r>
      <w:ins w:id="103" w:author="Andy Keep" w:date="2016-10-12T14:02:00Z">
        <w:r w:rsidR="002C28A3">
          <w:t>,</w:t>
        </w:r>
      </w:ins>
      <w:r>
        <w:t xml:space="preserve">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w:t>
      </w:r>
      <w:ins w:id="104" w:author="Andy Keep" w:date="2016-10-12T15:01:00Z">
        <w:r w:rsidR="00D4437E">
          <w:t>T</w:t>
        </w:r>
      </w:ins>
      <w:del w:id="105" w:author="Andy Keep" w:date="2016-10-12T15:01:00Z">
        <w:r>
          <w:delText>t</w:delText>
        </w:r>
      </w:del>
      <w:r>
        <w:t xml:space="preserve">arget manufacturers may use abstract </w:t>
      </w:r>
      <w:del w:id="106" w:author="Nate Foster" w:date="2016-10-17T22:48:00Z">
        <w:r>
          <w:delText xml:space="preserve">target </w:delText>
        </w:r>
      </w:del>
      <w:r>
        <w:t>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 xml:space="preserve">Manufacturers can provide their customers software models of </w:t>
      </w:r>
      <w:ins w:id="107" w:author="Nate Foster" w:date="2016-10-20T08:46:00Z">
        <w:r>
          <w:t>a</w:t>
        </w:r>
      </w:ins>
      <w:ins w:id="108" w:author="Nate Foster" w:date="2016-10-17T22:48:00Z">
        <w:r w:rsidR="005C6704">
          <w:t xml:space="preserve">n </w:t>
        </w:r>
      </w:ins>
      <w:del w:id="109" w:author="Nate Foster" w:date="2016-10-20T08:46:00Z">
        <w:r>
          <w:delText>a</w:delText>
        </w:r>
      </w:del>
      <w:del w:id="110" w:author="Nate Foster" w:date="2016-10-17T22:48:00Z">
        <w:r>
          <w:delText xml:space="preserve"> target </w:delText>
        </w:r>
      </w:del>
      <w:r>
        <w:t>architecture</w:t>
      </w:r>
      <w:del w:id="111" w:author="Nate Foster" w:date="2016-10-17T22:48:00Z">
        <w:r>
          <w:delText>s</w:delText>
        </w:r>
      </w:del>
      <w:r>
        <w:t xml:space="preserve"> to aid in the development and debugging of P4 programs.</w:t>
      </w:r>
    </w:p>
    <w:p w14:paraId="7D5EA74E" w14:textId="71AB722C" w:rsidR="00B15C5C" w:rsidRDefault="00CD0584" w:rsidP="00CD0584">
      <w:pPr>
        <w:pStyle w:val="Heading2"/>
      </w:pPr>
      <w:bookmarkStart w:id="112" w:name="_Toc447884147"/>
      <w:bookmarkStart w:id="113" w:name="_Toc447898972"/>
      <w:bookmarkStart w:id="114" w:name="_Toc448148281"/>
      <w:bookmarkStart w:id="115" w:name="_Toc448212143"/>
      <w:bookmarkStart w:id="116" w:name="_Toc445799298"/>
      <w:bookmarkStart w:id="117" w:name="_Toc447898973"/>
      <w:bookmarkStart w:id="118" w:name="_Toc462644747"/>
      <w:bookmarkStart w:id="119" w:name="_Toc417920553"/>
      <w:bookmarkStart w:id="120" w:name="_Toc463614839"/>
      <w:bookmarkStart w:id="121" w:name="_Toc464718892"/>
      <w:bookmarkEnd w:id="112"/>
      <w:bookmarkEnd w:id="113"/>
      <w:bookmarkEnd w:id="114"/>
      <w:bookmarkEnd w:id="115"/>
      <w:r>
        <w:t>P4 language evolution:</w:t>
      </w:r>
      <w:r w:rsidR="00B15C5C">
        <w:t xml:space="preserve"> </w:t>
      </w:r>
      <w:r w:rsidR="00AC1C0D">
        <w:t xml:space="preserve">comparison to </w:t>
      </w:r>
      <w:r>
        <w:t>versions</w:t>
      </w:r>
      <w:r w:rsidR="00C917EC">
        <w:t xml:space="preserve"> P4</w:t>
      </w:r>
      <w:del w:id="122" w:author="Mihai Budiu" w:date="2016-10-19T09:24:00Z">
        <w:r w:rsidR="00C917EC" w:rsidDel="004515D3">
          <w:delText>-</w:delText>
        </w:r>
      </w:del>
      <w:r w:rsidR="00C917EC" w:rsidRPr="004515D3">
        <w:rPr>
          <w:vertAlign w:val="subscript"/>
          <w:rPrChange w:id="123" w:author="Mihai Budiu" w:date="2016-10-20T08:46:00Z">
            <w:rPr/>
          </w:rPrChange>
        </w:rPr>
        <w:t>14</w:t>
      </w:r>
      <w:r w:rsidR="00C917EC">
        <w:t xml:space="preserve"> (</w:t>
      </w:r>
      <w:r>
        <w:t>v1.0/v1.</w:t>
      </w:r>
      <w:bookmarkEnd w:id="116"/>
      <w:r w:rsidR="00704077">
        <w:t>1</w:t>
      </w:r>
      <w:bookmarkEnd w:id="117"/>
      <w:r w:rsidR="00C917EC">
        <w:t>)</w:t>
      </w:r>
      <w:bookmarkEnd w:id="118"/>
      <w:bookmarkEnd w:id="120"/>
      <w:bookmarkEnd w:id="121"/>
    </w:p>
    <w:p w14:paraId="207040EA" w14:textId="3C3CEB1E"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85ACF" w:rsidRPr="00BD6FE9">
        <w:t xml:space="preserve">Figure </w:t>
      </w:r>
      <w:r w:rsidR="00385ACF">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4E5AF0"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w:t>
      </w:r>
      <w:ins w:id="124" w:author="Mihai Budiu" w:date="2016-10-10T10:52:00Z">
        <w:r w:rsidR="006315C9">
          <w:t>,</w:t>
        </w:r>
      </w:ins>
      <w:r>
        <w:t xml:space="preserve"> which are necessary for writing almost all P4 programs. This core language is the </w:t>
      </w:r>
      <w:r w:rsidR="002A2C36">
        <w:t xml:space="preserve">subject of </w:t>
      </w:r>
      <w:r w:rsidR="00CE5976">
        <w:t>this</w:t>
      </w:r>
      <w:r w:rsidR="002A2C36">
        <w:t xml:space="preserve"> specification. </w:t>
      </w:r>
    </w:p>
    <w:p w14:paraId="0C4A0D63" w14:textId="2D818C61" w:rsidR="002A2C36" w:rsidRDefault="002A2C36" w:rsidP="00BD6FE9">
      <w:r>
        <w:lastRenderedPageBreak/>
        <w:t xml:space="preserve">The v1.1 version of P4 introduced a language construct called </w:t>
      </w:r>
      <w:r w:rsidRPr="00BD6FE9">
        <w:rPr>
          <w:rFonts w:ascii="Consolas" w:hAnsi="Consolas"/>
          <w:b/>
        </w:rPr>
        <w:t>extern</w:t>
      </w:r>
      <w:ins w:id="125" w:author="Mihai Budiu" w:date="2016-10-10T10:52:00Z">
        <w:r w:rsidR="006315C9" w:rsidRPr="006315C9">
          <w:rPr>
            <w:rPrChange w:id="126" w:author="Mihai Budiu" w:date="2016-10-10T10:52:00Z">
              <w:rPr>
                <w:rFonts w:ascii="Consolas" w:hAnsi="Consolas"/>
                <w:b/>
              </w:rPr>
            </w:rPrChange>
          </w:rPr>
          <w:t>,</w:t>
        </w:r>
      </w:ins>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P4</w:t>
      </w:r>
      <w:del w:id="127" w:author="Mihai Budiu" w:date="2016-10-19T09:24:00Z">
        <w:r w:rsidR="00075116" w:rsidDel="004515D3">
          <w:delText>-</w:delText>
        </w:r>
      </w:del>
      <w:r w:rsidR="00075116" w:rsidRPr="004515D3">
        <w:rPr>
          <w:vertAlign w:val="subscript"/>
          <w:rPrChange w:id="128" w:author="Mihai Budiu" w:date="2016-10-20T08:46:00Z">
            <w:rPr/>
          </w:rPrChange>
        </w:rPr>
        <w:t>16</w:t>
      </w:r>
      <w:r w:rsidR="00075116">
        <w:t xml:space="preserve"> </w:t>
      </w:r>
      <w:r>
        <w:t xml:space="preserve">language also introduces and repurposes some v1.1 language constructs for describing the programmable parts of </w:t>
      </w:r>
      <w:ins w:id="129" w:author="Nate Foster" w:date="2016-10-20T08:46:00Z">
        <w:r>
          <w:t>a</w:t>
        </w:r>
      </w:ins>
      <w:ins w:id="130" w:author="Nate Foster" w:date="2016-10-17T22:48:00Z">
        <w:r w:rsidR="005C6704">
          <w:t xml:space="preserve">n </w:t>
        </w:r>
      </w:ins>
      <w:del w:id="131" w:author="Nate Foster" w:date="2016-10-20T08:46:00Z">
        <w:r>
          <w:delText>a</w:delText>
        </w:r>
      </w:del>
      <w:del w:id="132" w:author="Nate Foster" w:date="2016-10-17T22:48:00Z">
        <w:r>
          <w:delText xml:space="preserve"> </w:delText>
        </w:r>
        <w:r w:rsidR="00725A91">
          <w:delText>target</w:delText>
        </w:r>
        <w:r>
          <w:delText xml:space="preserve"> </w:delText>
        </w:r>
      </w:del>
      <w:r>
        <w:t xml:space="preserve">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w:t>
      </w:r>
      <w:del w:id="133" w:author="Mihai Budiu" w:date="2016-10-19T09:24:00Z">
        <w:r w:rsidR="00075116" w:rsidDel="004515D3">
          <w:delText>-</w:delText>
        </w:r>
      </w:del>
      <w:r w:rsidR="00075116" w:rsidRPr="004515D3">
        <w:rPr>
          <w:vertAlign w:val="subscript"/>
          <w:rPrChange w:id="134" w:author="Mihai Budiu" w:date="2016-10-20T08:46:00Z">
            <w:rPr/>
          </w:rPrChange>
        </w:rPr>
        <w:t>16</w:t>
      </w:r>
      <w:r>
        <w:t xml:space="preserve"> language revision is to provide a </w:t>
      </w:r>
      <w:r w:rsidRPr="002F540D">
        <w:rPr>
          <w:i/>
        </w:rPr>
        <w:t>stable</w:t>
      </w:r>
      <w:r>
        <w:t xml:space="preserve"> programming language definition</w:t>
      </w:r>
      <w:del w:id="135" w:author="Mihai Budiu" w:date="2016-10-10T10:53:00Z">
        <w:r w:rsidDel="006315C9">
          <w:delText>,</w:delText>
        </w:r>
      </w:del>
      <w:r>
        <w:t xml:space="preserve"> that promotes backwards-compatibility. In other words, we </w:t>
      </w:r>
      <w:r w:rsidR="000D6604">
        <w:t>strive for</w:t>
      </w:r>
      <w:r>
        <w:t xml:space="preserve"> programs </w:t>
      </w:r>
      <w:r w:rsidR="000D6604">
        <w:t xml:space="preserve">written in </w:t>
      </w:r>
      <w:r w:rsidR="00075116">
        <w:br/>
        <w:t>P4</w:t>
      </w:r>
      <w:del w:id="136" w:author="Mihai Budiu" w:date="2016-10-19T09:24:00Z">
        <w:r w:rsidR="00075116" w:rsidDel="004515D3">
          <w:delText>-</w:delText>
        </w:r>
      </w:del>
      <w:r w:rsidR="00075116" w:rsidRPr="004515D3">
        <w:rPr>
          <w:vertAlign w:val="subscript"/>
          <w:rPrChange w:id="137" w:author="Mihai Budiu" w:date="2016-10-20T08:46:00Z">
            <w:rPr/>
          </w:rPrChange>
        </w:rPr>
        <w:t>16</w:t>
      </w:r>
      <w:r w:rsidR="00075116">
        <w:t xml:space="preserve">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4E2C11FD" w:rsidR="006341B4" w:rsidRDefault="00154584" w:rsidP="0016160B">
      <w:pPr>
        <w:pStyle w:val="Caption"/>
      </w:pPr>
      <w:del w:id="138" w:author="Mihai Budiu" w:date="2016-10-19T09:27:00Z">
        <w:r w:rsidDel="00226C66">
          <w:rPr>
            <w:noProof/>
          </w:rPr>
          <w:drawing>
            <wp:inline distT="0" distB="0" distL="0" distR="0" wp14:anchorId="46BA9945" wp14:editId="11AF03C0">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del>
      <w:ins w:id="139" w:author="Mihai Budiu" w:date="2016-10-19T09:28:00Z">
        <w:r w:rsidR="00226C66">
          <w:rPr>
            <w:noProof/>
          </w:rPr>
          <w:drawing>
            <wp:inline distT="0" distB="0" distL="0" distR="0" wp14:anchorId="45F41ECF" wp14:editId="759C4F94">
              <wp:extent cx="5059096" cy="220752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80024" cy="2216654"/>
                      </a:xfrm>
                      <a:prstGeom prst="rect">
                        <a:avLst/>
                      </a:prstGeom>
                      <a:noFill/>
                    </pic:spPr>
                  </pic:pic>
                </a:graphicData>
              </a:graphic>
            </wp:inline>
          </w:drawing>
        </w:r>
      </w:ins>
    </w:p>
    <w:p w14:paraId="4E0ACCAC" w14:textId="0BF862F9" w:rsidR="006341B4" w:rsidRPr="00BD6FE9" w:rsidRDefault="006341B4" w:rsidP="0016160B">
      <w:pPr>
        <w:pStyle w:val="Caption"/>
      </w:pPr>
      <w:bookmarkStart w:id="140" w:name="_Ref444956483"/>
      <w:r w:rsidRPr="00BD6FE9">
        <w:t xml:space="preserve">Figure </w:t>
      </w:r>
      <w:fldSimple w:instr=" SEQ Figure \* ARABIC ">
        <w:r w:rsidR="001E71C4">
          <w:rPr>
            <w:noProof/>
          </w:rPr>
          <w:t>3</w:t>
        </w:r>
      </w:fldSimple>
      <w:bookmarkEnd w:id="140"/>
      <w:r w:rsidRPr="00BD6FE9">
        <w:t xml:space="preserve">: Evolution of the language between versions </w:t>
      </w:r>
      <w:r w:rsidR="00154584">
        <w:t>P4</w:t>
      </w:r>
      <w:del w:id="141" w:author="Mihai Budiu" w:date="2016-10-19T09:24:00Z">
        <w:r w:rsidR="00154584" w:rsidDel="004515D3">
          <w:delText>-</w:delText>
        </w:r>
      </w:del>
      <w:r w:rsidR="00154584" w:rsidRPr="004515D3">
        <w:rPr>
          <w:vertAlign w:val="subscript"/>
          <w:rPrChange w:id="142" w:author="Mihai Budiu" w:date="2016-10-20T08:46:00Z">
            <w:rPr/>
          </w:rPrChange>
        </w:rPr>
        <w:t>14</w:t>
      </w:r>
      <w:r w:rsidR="00154584">
        <w:t xml:space="preserve"> (versions 1.0 and 1.1) </w:t>
      </w:r>
      <w:r w:rsidRPr="00BD6FE9">
        <w:t xml:space="preserve"> and </w:t>
      </w:r>
      <w:r w:rsidR="00154584">
        <w:t>P4</w:t>
      </w:r>
      <w:del w:id="143" w:author="Mihai Budiu" w:date="2016-10-19T09:25:00Z">
        <w:r w:rsidR="00154584" w:rsidDel="004515D3">
          <w:delText>-</w:delText>
        </w:r>
      </w:del>
      <w:r w:rsidR="00154584" w:rsidRPr="004515D3">
        <w:rPr>
          <w:vertAlign w:val="subscript"/>
          <w:rPrChange w:id="144" w:author="Mihai Budiu" w:date="2016-10-20T08:46:00Z">
            <w:rPr/>
          </w:rPrChange>
        </w:rPr>
        <w:t>16</w:t>
      </w:r>
      <w:r w:rsidR="00154584">
        <w:t>.</w:t>
      </w:r>
    </w:p>
    <w:p w14:paraId="333A10B4" w14:textId="62C99B24" w:rsidR="00CD7E44" w:rsidRDefault="00334C0E" w:rsidP="00CD7E44">
      <w:pPr>
        <w:pStyle w:val="Heading1"/>
      </w:pPr>
      <w:bookmarkStart w:id="145" w:name="_Toc447883264"/>
      <w:bookmarkStart w:id="146" w:name="_Toc445799299"/>
      <w:bookmarkStart w:id="147" w:name="_Toc447898974"/>
      <w:bookmarkStart w:id="148" w:name="_Toc462644748"/>
      <w:bookmarkStart w:id="149" w:name="_Toc463614840"/>
      <w:bookmarkStart w:id="150" w:name="_Toc464718893"/>
      <w:bookmarkEnd w:id="145"/>
      <w:r>
        <w:lastRenderedPageBreak/>
        <w:t>Data Plane</w:t>
      </w:r>
      <w:r w:rsidR="0064398F">
        <w:t xml:space="preserve"> interface</w:t>
      </w:r>
      <w:r w:rsidR="000C6F3C">
        <w:t>s</w:t>
      </w:r>
      <w:r w:rsidR="00DA7873">
        <w:t xml:space="preserve"> and the </w:t>
      </w:r>
      <w:del w:id="151" w:author="Nate Foster" w:date="2016-10-17T22:48:00Z">
        <w:r w:rsidR="00725A91">
          <w:delText>Target</w:delText>
        </w:r>
        <w:r w:rsidR="001837B6">
          <w:delText xml:space="preserve"> </w:delText>
        </w:r>
      </w:del>
      <w:r w:rsidR="008513FF">
        <w:t>Architecture</w:t>
      </w:r>
      <w:bookmarkEnd w:id="119"/>
      <w:r w:rsidR="001837B6">
        <w:t xml:space="preserve"> Model</w:t>
      </w:r>
      <w:bookmarkEnd w:id="146"/>
      <w:bookmarkEnd w:id="147"/>
      <w:bookmarkEnd w:id="148"/>
      <w:bookmarkEnd w:id="149"/>
      <w:bookmarkEnd w:id="150"/>
    </w:p>
    <w:p w14:paraId="6DD21977" w14:textId="16F734FB" w:rsidR="000C6F3C" w:rsidRPr="0016140A" w:rsidRDefault="000C6F3C" w:rsidP="00A229BA">
      <w:pPr>
        <w:pStyle w:val="Heading2"/>
      </w:pPr>
      <w:bookmarkStart w:id="152" w:name="_Toc417920554"/>
      <w:bookmarkStart w:id="153" w:name="_Toc445799300"/>
      <w:bookmarkStart w:id="154" w:name="_Toc447898975"/>
      <w:bookmarkStart w:id="155" w:name="_Toc462644749"/>
      <w:bookmarkStart w:id="156" w:name="_Toc463614841"/>
      <w:bookmarkStart w:id="157" w:name="_Toc464718894"/>
      <w:r>
        <w:t xml:space="preserve">The </w:t>
      </w:r>
      <w:del w:id="158" w:author="Nate Foster" w:date="2016-10-17T22:48:00Z">
        <w:r w:rsidR="00725A91">
          <w:delText>target</w:delText>
        </w:r>
        <w:r w:rsidR="001837B6">
          <w:delText xml:space="preserve"> </w:delText>
        </w:r>
      </w:del>
      <w:r w:rsidR="00760BAC">
        <w:t>architecture</w:t>
      </w:r>
      <w:bookmarkEnd w:id="152"/>
      <w:bookmarkEnd w:id="153"/>
      <w:bookmarkEnd w:id="154"/>
      <w:bookmarkEnd w:id="155"/>
      <w:bookmarkEnd w:id="156"/>
      <w:bookmarkEnd w:id="157"/>
    </w:p>
    <w:p w14:paraId="68938974" w14:textId="2A8A4872" w:rsidR="00C72397" w:rsidRDefault="006B2A1B" w:rsidP="00A229BA">
      <w:r w:rsidRPr="00545F6D">
        <w:t xml:space="preserve">The </w:t>
      </w:r>
      <w:del w:id="159" w:author="Nate Foster" w:date="2016-10-17T22:48:00Z">
        <w:r>
          <w:rPr>
            <w:b/>
            <w:i/>
          </w:rPr>
          <w:delText>t</w:delText>
        </w:r>
        <w:r w:rsidR="00725A91">
          <w:rPr>
            <w:b/>
            <w:i/>
          </w:rPr>
          <w:delText>arget</w:delText>
        </w:r>
        <w:r w:rsidR="00985495" w:rsidRPr="00280B0E">
          <w:rPr>
            <w:b/>
            <w:i/>
          </w:rPr>
          <w:delText xml:space="preserve"> </w:delText>
        </w:r>
      </w:del>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del w:id="160" w:author="Nate Foster" w:date="2016-10-17T22:48:00Z">
        <w:r w:rsidR="000C702A">
          <w:delText>target</w:delText>
        </w:r>
        <w:r w:rsidR="00985495">
          <w:delText xml:space="preserve"> </w:delText>
        </w:r>
      </w:del>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del w:id="161" w:author="Nate Foster" w:date="2016-10-17T22:48:00Z">
        <w:r w:rsidR="000C702A">
          <w:delText>target</w:delText>
        </w:r>
        <w:r w:rsidR="00985495">
          <w:delText xml:space="preserve"> </w:delText>
        </w:r>
      </w:del>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del w:id="162" w:author="Nate Foster" w:date="2016-10-17T22:48:00Z">
        <w:r w:rsidR="000C702A">
          <w:delText>target</w:delText>
        </w:r>
        <w:r w:rsidR="00D51172" w:rsidRPr="004640AF">
          <w:delText xml:space="preserve"> </w:delText>
        </w:r>
      </w:del>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1BAF19CA" w:rsidR="005E5E69" w:rsidRDefault="008A3E51" w:rsidP="00A229BA">
      <w:r>
        <w:fldChar w:fldCharType="begin"/>
      </w:r>
      <w:r>
        <w:instrText xml:space="preserve"> REF _Ref289538727 \h </w:instrText>
      </w:r>
      <w:r>
        <w:fldChar w:fldCharType="separate"/>
      </w:r>
      <w:r w:rsidR="00385ACF" w:rsidRPr="002929A9">
        <w:t xml:space="preserve">Figure </w:t>
      </w:r>
      <w:r w:rsidR="00385ACF">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163"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32734DF2" w:rsidR="00793840" w:rsidRDefault="002929A9" w:rsidP="0016160B">
      <w:pPr>
        <w:pStyle w:val="Caption"/>
      </w:pPr>
      <w:bookmarkStart w:id="164" w:name="_Ref289538727"/>
      <w:r w:rsidRPr="002929A9">
        <w:t xml:space="preserve">Figure </w:t>
      </w:r>
      <w:fldSimple w:instr=" SEQ Figure \* ARABIC ">
        <w:r w:rsidR="001E71C4">
          <w:rPr>
            <w:noProof/>
          </w:rPr>
          <w:t>4</w:t>
        </w:r>
      </w:fldSimple>
      <w:bookmarkEnd w:id="163"/>
      <w:bookmarkEnd w:id="164"/>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del w:id="165" w:author="Nate Foster" w:date="2016-10-17T22:49:00Z">
        <w:r w:rsidR="000C702A">
          <w:rPr>
            <w:i/>
          </w:rPr>
          <w:delText>target</w:delText>
        </w:r>
        <w:r w:rsidR="006C0BD7" w:rsidRPr="00280B0E">
          <w:rPr>
            <w:i/>
          </w:rPr>
          <w:delText xml:space="preserve"> </w:delText>
        </w:r>
      </w:del>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w:t>
      </w:r>
      <w:r w:rsidR="00EA2CF8">
        <w:lastRenderedPageBreak/>
        <w:t>register. Similarly, in order to cause a packet to be dropped, a P4 program may need to set a “drop” bit into another dedicated control register.</w:t>
      </w:r>
      <w:r w:rsidR="008A1A3F">
        <w:t xml:space="preserve"> </w:t>
      </w:r>
    </w:p>
    <w:p w14:paraId="2FF957E1" w14:textId="6BCED555"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1E71C4">
        <w:t xml:space="preserve">Figure </w:t>
      </w:r>
      <w:r w:rsidR="001E71C4">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59E0D586" w:rsidR="00D44EFB" w:rsidRPr="00EA2CF8" w:rsidRDefault="00D44EFB" w:rsidP="0016160B">
      <w:pPr>
        <w:pStyle w:val="Caption"/>
      </w:pPr>
      <w:bookmarkStart w:id="166" w:name="_Ref289502631"/>
      <w:r>
        <w:t xml:space="preserve">Figure </w:t>
      </w:r>
      <w:fldSimple w:instr=" SEQ Figure \* ARABIC ">
        <w:r w:rsidR="001E71C4">
          <w:rPr>
            <w:noProof/>
          </w:rPr>
          <w:t>5</w:t>
        </w:r>
      </w:fldSimple>
      <w:bookmarkEnd w:id="166"/>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del w:id="167" w:author="Nate Foster" w:date="2016-10-17T22:49:00Z">
        <w:r w:rsidR="000C702A">
          <w:delText>target</w:delText>
        </w:r>
        <w:r w:rsidR="009C7BB6">
          <w:delText xml:space="preserve"> </w:delText>
        </w:r>
      </w:del>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w:t>
      </w:r>
      <w:del w:id="168" w:author="Nate Foster" w:date="2016-10-17T22:49:00Z">
        <w:r w:rsidR="002E2F1B">
          <w:delText xml:space="preserve">target </w:delText>
        </w:r>
      </w:del>
      <w:r w:rsidR="002E2F1B">
        <w:t>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169" w:name="_Toc447898976"/>
      <w:bookmarkStart w:id="170" w:name="_Toc462644750"/>
      <w:bookmarkStart w:id="171" w:name="_Toc463614842"/>
      <w:bookmarkStart w:id="172" w:name="_Toc464718895"/>
      <w:r>
        <w:t>The P4 standard architecture</w:t>
      </w:r>
      <w:bookmarkEnd w:id="169"/>
      <w:bookmarkEnd w:id="170"/>
      <w:bookmarkEnd w:id="171"/>
      <w:bookmarkEnd w:id="172"/>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173" w:name="_Toc447884160"/>
      <w:bookmarkStart w:id="174" w:name="_Toc447898985"/>
      <w:bookmarkStart w:id="175" w:name="_Toc448148294"/>
      <w:bookmarkStart w:id="176" w:name="_Toc448212156"/>
      <w:bookmarkStart w:id="177" w:name="_Toc417920555"/>
      <w:bookmarkStart w:id="178" w:name="_Toc445799301"/>
      <w:bookmarkStart w:id="179" w:name="_Toc447898986"/>
      <w:bookmarkStart w:id="180" w:name="_Toc462644751"/>
      <w:bookmarkStart w:id="181" w:name="_Toc463614843"/>
      <w:bookmarkStart w:id="182" w:name="_Toc464718896"/>
      <w:bookmarkEnd w:id="173"/>
      <w:bookmarkEnd w:id="174"/>
      <w:bookmarkEnd w:id="175"/>
      <w:bookmarkEnd w:id="176"/>
      <w:r>
        <w:t xml:space="preserve">P4 program </w:t>
      </w:r>
      <w:r w:rsidR="00E43C68">
        <w:t>data plane</w:t>
      </w:r>
      <w:r w:rsidR="00625E13">
        <w:t xml:space="preserve"> </w:t>
      </w:r>
      <w:r>
        <w:t>interfaces</w:t>
      </w:r>
      <w:bookmarkEnd w:id="177"/>
      <w:bookmarkEnd w:id="178"/>
      <w:bookmarkEnd w:id="179"/>
      <w:bookmarkEnd w:id="180"/>
      <w:bookmarkEnd w:id="181"/>
      <w:bookmarkEnd w:id="182"/>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063A56AC"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del w:id="183" w:author="Mihai Budiu" w:date="2016-10-07T15:14:00Z">
        <w:r w:rsidDel="00582220">
          <w:delText>prototyp</w:delText>
        </w:r>
        <w:r w:rsidR="000A196B" w:rsidDel="00582220">
          <w:delText>e</w:delText>
        </w:r>
        <w:r w:rsidR="00DF6D2F" w:rsidDel="00582220">
          <w:delText xml:space="preserve"> </w:delText>
        </w:r>
      </w:del>
      <w:ins w:id="184" w:author="Mihai Budiu" w:date="2016-10-07T15:14:00Z">
        <w:r w:rsidR="00582220">
          <w:t xml:space="preserve">type </w:t>
        </w:r>
      </w:ins>
      <w:r w:rsidR="00DF6D2F">
        <w:t>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1E71C4">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lastRenderedPageBreak/>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w:t>
      </w:r>
      <w:del w:id="185" w:author="Andy Keep" w:date="2016-10-12T14:04:00Z">
        <w:r>
          <w:delText>d</w:delText>
        </w:r>
      </w:del>
      <w:r>
        <w:t xml:space="preserve">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186" w:name="_Toc445799302"/>
      <w:bookmarkStart w:id="187" w:name="_Toc447898987"/>
      <w:bookmarkStart w:id="188" w:name="_Toc462644752"/>
      <w:bookmarkStart w:id="189" w:name="_Toc463614844"/>
      <w:bookmarkStart w:id="190" w:name="_Toc464718897"/>
      <w:r>
        <w:t xml:space="preserve">External </w:t>
      </w:r>
      <w:r w:rsidR="009713E3">
        <w:t>units</w:t>
      </w:r>
      <w:bookmarkEnd w:id="186"/>
      <w:r w:rsidR="00E43C68">
        <w:t xml:space="preserve"> with predefined functionality</w:t>
      </w:r>
      <w:bookmarkEnd w:id="187"/>
      <w:bookmarkEnd w:id="188"/>
      <w:bookmarkEnd w:id="189"/>
      <w:bookmarkEnd w:id="190"/>
    </w:p>
    <w:p w14:paraId="7C87AE56" w14:textId="1ABB6900"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85ACF">
        <w:t>9.2.7</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191" w:author="Mihai Budiu" w:date="2016-09-26T08:43:00Z"/>
          <w:rFonts w:ascii="Consolas" w:hAnsi="Consolas"/>
        </w:rPr>
      </w:pPr>
      <w:ins w:id="192"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193" w:author="Mihai Budiu" w:date="2016-09-26T08:43:00Z"/>
        </w:rPr>
      </w:pPr>
      <w:bookmarkStart w:id="194" w:name="_Toc417920557"/>
      <w:bookmarkStart w:id="195" w:name="_Toc445799303"/>
      <w:bookmarkStart w:id="196" w:name="_Toc447898988"/>
      <w:bookmarkStart w:id="197" w:name="_Toc462644753"/>
      <w:del w:id="198"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65FF7736" w:rsidR="00CE41B1" w:rsidRDefault="0086352D" w:rsidP="00E502A3">
      <w:pPr>
        <w:pStyle w:val="Heading1"/>
      </w:pPr>
      <w:bookmarkStart w:id="199" w:name="_Toc463614845"/>
      <w:bookmarkStart w:id="200" w:name="_Toc464718898"/>
      <w:r>
        <w:t>E</w:t>
      </w:r>
      <w:r w:rsidR="00E502A3">
        <w:t xml:space="preserve">xample: </w:t>
      </w:r>
      <w:bookmarkEnd w:id="194"/>
      <w:r w:rsidR="00E502A3">
        <w:t xml:space="preserve">programming a </w:t>
      </w:r>
      <w:r w:rsidR="009A3C4C">
        <w:t xml:space="preserve">very </w:t>
      </w:r>
      <w:r w:rsidR="00E502A3">
        <w:t>simple switch</w:t>
      </w:r>
      <w:bookmarkEnd w:id="195"/>
      <w:bookmarkEnd w:id="196"/>
      <w:bookmarkEnd w:id="197"/>
      <w:bookmarkEnd w:id="199"/>
      <w:bookmarkEnd w:id="200"/>
    </w:p>
    <w:p w14:paraId="123D3215" w14:textId="6B12079D"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 xml:space="preserve">While the example is relatively involved, it makes use </w:t>
      </w:r>
      <w:ins w:id="201" w:author="Mihai Budiu" w:date="2016-10-10T10:03:00Z">
        <w:r w:rsidR="00CE5B95">
          <w:t xml:space="preserve">of </w:t>
        </w:r>
      </w:ins>
      <w:r w:rsidR="00AA4649">
        <w:t>all important features of the P4 programming language.</w:t>
      </w:r>
    </w:p>
    <w:p w14:paraId="762A1D1D" w14:textId="4ED0C0DD" w:rsidR="004210C4" w:rsidRDefault="00C55C6A" w:rsidP="00E047BF">
      <w:r>
        <w:t>W</w:t>
      </w:r>
      <w:r w:rsidR="00084F42">
        <w:t xml:space="preserve">e call </w:t>
      </w:r>
      <w:r>
        <w:t>our</w:t>
      </w:r>
      <w:del w:id="202" w:author="Nate Foster" w:date="2016-10-17T22:49:00Z">
        <w:r>
          <w:delText xml:space="preserve"> target </w:delText>
        </w:r>
      </w:del>
      <w:ins w:id="203" w:author="Nate Foster" w:date="2016-10-17T22:49:00Z">
        <w:r w:rsidR="005C6704">
          <w:t xml:space="preserve"> </w:t>
        </w:r>
      </w:ins>
      <w:r>
        <w:t>architecture</w:t>
      </w:r>
      <w:r w:rsidR="00084F42">
        <w:t xml:space="preserve"> </w:t>
      </w:r>
      <w:ins w:id="204" w:author="Nate Foster" w:date="2016-10-17T22:49:00Z">
        <w:r w:rsidR="005C6704">
          <w:t xml:space="preserve">the </w:t>
        </w:r>
      </w:ins>
      <w:r w:rsidR="00084F42">
        <w:t>“</w:t>
      </w:r>
      <w:r w:rsidR="009A3C4C">
        <w:t xml:space="preserve">Very </w:t>
      </w:r>
      <w:r w:rsidR="00084F42">
        <w:t>Simple Switch”</w:t>
      </w:r>
      <w:r w:rsidR="0082523F">
        <w:t xml:space="preserve"> (</w:t>
      </w:r>
      <w:r w:rsidR="009A3C4C">
        <w:t>V</w:t>
      </w:r>
      <w:r w:rsidR="0082523F">
        <w:t>SS)</w:t>
      </w:r>
      <w:del w:id="205" w:author="Nate Foster" w:date="2016-10-17T22:49:00Z">
        <w:r w:rsidR="0033168D">
          <w:delText xml:space="preserve"> target</w:delText>
        </w:r>
      </w:del>
      <w:r w:rsidR="0082523F">
        <w:t xml:space="preserve">. </w:t>
      </w:r>
      <w:r w:rsidR="005F6EC0">
        <w:fldChar w:fldCharType="begin"/>
      </w:r>
      <w:r w:rsidR="005F6EC0">
        <w:instrText xml:space="preserve"> REF _Ref286916628 \h </w:instrText>
      </w:r>
      <w:r w:rsidR="005F6EC0">
        <w:fldChar w:fldCharType="separate"/>
      </w:r>
      <w:r w:rsidR="001E71C4">
        <w:t xml:space="preserve">Figure </w:t>
      </w:r>
      <w:r w:rsidR="001E71C4">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w:t>
      </w:r>
      <w:ins w:id="206" w:author="Mihai Budiu" w:date="2016-10-10T10:53:00Z">
        <w:r w:rsidR="006315C9">
          <w:t>,</w:t>
        </w:r>
      </w:ins>
      <w:r w:rsidR="00BE604A">
        <w:t xml:space="preserv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del w:id="207" w:author="Nate Foster" w:date="2016-10-17T22:49:00Z">
        <w:r w:rsidR="000C702A">
          <w:delText>target</w:delText>
        </w:r>
        <w:r w:rsidR="00AA405F">
          <w:delText xml:space="preserve"> </w:delText>
        </w:r>
      </w:del>
      <w:r w:rsidR="00AA405F">
        <w:t>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1E71C4">
        <w:t>7.2</w:t>
      </w:r>
      <w:r w:rsidR="008B14A0">
        <w:fldChar w:fldCharType="end"/>
      </w:r>
      <w:r w:rsidR="004210C4">
        <w:t>.</w:t>
      </w:r>
      <w:r w:rsidR="0077020C">
        <w:t xml:space="preserve"> The white blocks are programmable using P4.</w:t>
      </w:r>
    </w:p>
    <w:p w14:paraId="7D594428" w14:textId="024D6D3A" w:rsidR="00CE41B1" w:rsidRDefault="009A3C4C" w:rsidP="00E047BF">
      <w:r>
        <w:lastRenderedPageBreak/>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0FE27B6A" w:rsidR="003518DC" w:rsidRDefault="003518DC" w:rsidP="0016160B">
      <w:pPr>
        <w:pStyle w:val="Caption"/>
      </w:pPr>
      <w:bookmarkStart w:id="208" w:name="_Ref286916628"/>
      <w:r>
        <w:t xml:space="preserve">Figure </w:t>
      </w:r>
      <w:fldSimple w:instr=" SEQ Figure \* ARABIC ">
        <w:r w:rsidR="001E71C4">
          <w:rPr>
            <w:noProof/>
          </w:rPr>
          <w:t>6</w:t>
        </w:r>
      </w:fldSimple>
      <w:bookmarkEnd w:id="208"/>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209" w:name="_Ref287016903"/>
      <w:bookmarkStart w:id="210" w:name="_Toc417920558"/>
      <w:bookmarkStart w:id="211" w:name="_Toc445799304"/>
      <w:bookmarkStart w:id="212" w:name="_Toc447898989"/>
      <w:bookmarkStart w:id="213" w:name="_Toc462644754"/>
      <w:bookmarkStart w:id="214" w:name="_Toc463614846"/>
      <w:bookmarkStart w:id="215" w:name="_Toc464718899"/>
      <w:r>
        <w:t xml:space="preserve">Very </w:t>
      </w:r>
      <w:r w:rsidR="00D26F03">
        <w:t xml:space="preserve">Simple </w:t>
      </w:r>
      <w:r w:rsidR="002C3A78">
        <w:t>S</w:t>
      </w:r>
      <w:r w:rsidR="00D26F03">
        <w:t xml:space="preserve">witch </w:t>
      </w:r>
      <w:r w:rsidR="001B0BC0">
        <w:t xml:space="preserve">architecture </w:t>
      </w:r>
      <w:r w:rsidR="00D26F03">
        <w:t>declaration</w:t>
      </w:r>
      <w:bookmarkEnd w:id="209"/>
      <w:bookmarkEnd w:id="210"/>
      <w:bookmarkEnd w:id="211"/>
      <w:bookmarkEnd w:id="212"/>
      <w:bookmarkEnd w:id="213"/>
      <w:bookmarkEnd w:id="214"/>
      <w:bookmarkEnd w:id="215"/>
    </w:p>
    <w:p w14:paraId="0D79676B" w14:textId="3B38BBB6"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w:t>
      </w:r>
      <w:del w:id="216" w:author="Mihai Budiu" w:date="2016-10-07T15:14:00Z">
        <w:r w:rsidR="0077020C" w:rsidDel="00582220">
          <w:delText>given through function prototypes</w:delText>
        </w:r>
      </w:del>
      <w:ins w:id="217" w:author="Mihai Budiu" w:date="2016-10-07T15:14:00Z">
        <w:r w:rsidR="00582220">
          <w:t>described by their types</w:t>
        </w:r>
      </w:ins>
      <w:r w:rsidR="0077020C">
        <w:t xml:space="preserve">; the </w:t>
      </w:r>
      <w:r w:rsidR="0077083B">
        <w:t xml:space="preserve">implementation </w:t>
      </w:r>
      <w:r w:rsidR="0077020C">
        <w:t xml:space="preserve">of these </w:t>
      </w:r>
      <w:del w:id="218" w:author="Mihai Budiu" w:date="2016-10-07T15:15:00Z">
        <w:r w:rsidR="0077020C" w:rsidDel="00582220">
          <w:delText xml:space="preserve">functions </w:delText>
        </w:r>
      </w:del>
      <w:ins w:id="219" w:author="Mihai Budiu" w:date="2016-10-07T15:15:00Z">
        <w:r w:rsidR="00582220">
          <w:t xml:space="preserve">blocks </w:t>
        </w:r>
      </w:ins>
      <w:r w:rsidR="0077020C">
        <w:t>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lastRenderedPageBreak/>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 xml:space="preserve">information from </w:t>
      </w:r>
      <w:del w:id="220" w:author="Nate Foster" w:date="2016-10-17T22:50:00Z">
        <w:r w:rsidR="0016160B" w:rsidRPr="00DC4BC9">
          <w:delText>target</w:delText>
        </w:r>
      </w:del>
      <w:ins w:id="221" w:author="Nate Foster" w:date="2016-10-17T22:50:00Z">
        <w:r w:rsidR="005C6704">
          <w:t>architecture</w:t>
        </w:r>
      </w:ins>
      <w:r w:rsidR="0016160B" w:rsidRPr="00DC4BC9">
        <w:t>,</w:t>
      </w:r>
      <w:r w:rsidRPr="00DC4BC9">
        <w:t xml:space="preserve"> accompanying input packet</w:t>
      </w:r>
      <w:r w:rsidRPr="00DC4BC9">
        <w:br/>
        <w:t xml:space="preserve"> * @param outCtrl </w:t>
      </w:r>
      <w:r w:rsidR="0016160B" w:rsidRPr="00DC4BC9">
        <w:t xml:space="preserve">information for </w:t>
      </w:r>
      <w:del w:id="222" w:author="Nate Foster" w:date="2016-10-17T22:50:00Z">
        <w:r w:rsidR="0016160B" w:rsidRPr="00DC4BC9">
          <w:delText>target</w:delText>
        </w:r>
      </w:del>
      <w:ins w:id="223" w:author="Nate Foster" w:date="2016-10-17T22:50:00Z">
        <w:r w:rsidR="005C6704">
          <w:t>architecture</w:t>
        </w:r>
      </w:ins>
      <w:r w:rsidR="0016160B" w:rsidRPr="00DC4BC9">
        <w:t xml:space="preserve">,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lastRenderedPageBreak/>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224"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del w:id="225" w:author="Nate Foster" w:date="2016-10-17T22:50:00Z">
        <w:r w:rsidR="00255CBC" w:rsidRPr="00DC4BC9">
          <w:delText>T</w:delText>
        </w:r>
        <w:r w:rsidRPr="00DC4BC9">
          <w:delText>arget</w:delText>
        </w:r>
      </w:del>
      <w:ins w:id="226" w:author="Nate Foster" w:date="2016-10-17T22:50:00Z">
        <w:r w:rsidR="005C6704">
          <w:t>Architecture</w:t>
        </w:r>
      </w:ins>
      <w:r w:rsidRPr="00DC4BC9">
        <w:t xml:space="preserve">-specific </w:t>
      </w:r>
      <w:r w:rsidR="00B32E67" w:rsidRPr="00DC4BC9">
        <w:t>objects</w:t>
      </w:r>
      <w:r w:rsidR="00255CBC" w:rsidRPr="00DC4BC9">
        <w:t xml:space="preserve"> that can be instantiated</w:t>
      </w:r>
    </w:p>
    <w:p w14:paraId="0C79668D" w14:textId="12478A94" w:rsidR="009A6EA8" w:rsidRDefault="00F576EC" w:rsidP="00D010A6">
      <w:pPr>
        <w:pStyle w:val="CodeExample"/>
        <w:rPr>
          <w:ins w:id="227" w:author="Mihai Budiu" w:date="2016-10-18T10:06:00Z"/>
        </w:rPr>
      </w:pPr>
      <w:r w:rsidRPr="00DC4BC9">
        <w:t>// Checksum unit</w:t>
      </w:r>
      <w:r w:rsidRPr="00D010A6">
        <w:br/>
      </w:r>
      <w:ins w:id="228" w:author="Mihai Budiu" w:date="2016-10-18T10:06:00Z">
        <w:r w:rsidR="009A6EA8" w:rsidRPr="00503F72">
          <w:rPr>
            <w:b/>
          </w:rPr>
          <w:t>extern</w:t>
        </w:r>
        <w:r w:rsidR="009A6EA8" w:rsidRPr="00A229BA">
          <w:t xml:space="preserve"> </w:t>
        </w:r>
      </w:ins>
      <w:del w:id="229" w:author="Mihai Budiu" w:date="2016-10-07T10:21:00Z">
        <w:r w:rsidR="005C0550" w:rsidRPr="00DC4BC9">
          <w:delText>C</w:delText>
        </w:r>
      </w:del>
      <w:del w:id="230" w:author="Mihai Budiu" w:date="2016-09-26T08:43:00Z">
        <w:r w:rsidR="005C0550" w:rsidRPr="00DC4BC9" w:rsidDel="00B27D45">
          <w:delText>h</w:delText>
        </w:r>
      </w:del>
      <w:del w:id="231" w:author="Mihai Budiu" w:date="2016-09-26T08:41:00Z">
        <w:r w:rsidR="005C0550" w:rsidRPr="00DC4BC9" w:rsidDel="00B27D45">
          <w:delText>ecksum</w:delText>
        </w:r>
      </w:del>
      <w:del w:id="232" w:author="Mihai Budiu" w:date="2016-10-07T10:21:00Z">
        <w:r w:rsidR="005C0550" w:rsidRPr="00DC4BC9">
          <w:delText>16</w:delText>
        </w:r>
      </w:del>
      <w:ins w:id="233" w:author="Mihai Budiu" w:date="2016-10-18T10:06:00Z">
        <w:r w:rsidR="009A6EA8" w:rsidRPr="00A229BA">
          <w:t>Checksum16</w:t>
        </w:r>
        <w:r w:rsidR="009A6EA8">
          <w:t xml:space="preserve"> </w:t>
        </w:r>
        <w:r w:rsidR="009A6EA8" w:rsidRPr="00A229BA">
          <w:t>{</w:t>
        </w:r>
        <w:r w:rsidR="009A6EA8" w:rsidRPr="00A229BA">
          <w:br/>
          <w:t xml:space="preserve">    </w:t>
        </w:r>
        <w:r w:rsidR="009A6EA8" w:rsidRPr="00A229BA">
          <w:rPr>
            <w:b/>
          </w:rPr>
          <w:t>void</w:t>
        </w:r>
        <w:r w:rsidR="009A6EA8" w:rsidRPr="00A229BA">
          <w:t xml:space="preserve"> </w:t>
        </w:r>
        <w:r w:rsidR="009A6EA8">
          <w:t>clear</w:t>
        </w:r>
        <w:r w:rsidR="009A6EA8" w:rsidRPr="00A229BA">
          <w:t>();</w:t>
        </w:r>
        <w:r w:rsidR="009A6EA8">
          <w:t xml:space="preserve">           // prepare unit for computation</w:t>
        </w:r>
        <w:r w:rsidR="009A6EA8" w:rsidRPr="00A229BA">
          <w:br/>
          <w:t xml:space="preserve">    </w:t>
        </w:r>
        <w:r w:rsidR="009A6EA8" w:rsidRPr="00A229BA">
          <w:rPr>
            <w:b/>
          </w:rPr>
          <w:t>void</w:t>
        </w:r>
        <w:r w:rsidR="009A6EA8" w:rsidRPr="00A229BA">
          <w:t xml:space="preserve"> </w:t>
        </w:r>
        <w:r w:rsidR="009A6EA8">
          <w:t>update</w:t>
        </w:r>
        <w:r w:rsidR="009A6EA8" w:rsidRPr="00A229BA">
          <w:t>&lt;T&gt;(T data);</w:t>
        </w:r>
        <w:r w:rsidR="009A6EA8">
          <w:t xml:space="preserve"> // add data to checksum</w:t>
        </w:r>
        <w:r w:rsidR="009A6EA8">
          <w:br/>
          <w:t xml:space="preserve">    </w:t>
        </w:r>
        <w:r w:rsidR="009A6EA8" w:rsidRPr="0014360C">
          <w:rPr>
            <w:b/>
          </w:rPr>
          <w:t>void</w:t>
        </w:r>
        <w:r w:rsidR="009A6EA8">
          <w:t xml:space="preserve"> remove&lt;T&gt;(T data); // remove data from existing checksum</w:t>
        </w:r>
        <w:r w:rsidR="009A6EA8" w:rsidRPr="00A229BA">
          <w:br/>
          <w:t xml:space="preserve">    </w:t>
        </w:r>
        <w:r w:rsidR="009A6EA8">
          <w:rPr>
            <w:b/>
          </w:rPr>
          <w:t>bit</w:t>
        </w:r>
        <w:r w:rsidR="009A6EA8" w:rsidRPr="00A229BA">
          <w:t>&lt;16&gt; get();</w:t>
        </w:r>
        <w:r w:rsidR="009A6EA8">
          <w:t xml:space="preserve"> // get the checksum for the data added since last clear</w:t>
        </w:r>
        <w:r w:rsidR="009A6EA8">
          <w:br/>
        </w:r>
        <w:r w:rsidR="009A6EA8" w:rsidRPr="00A229BA">
          <w:t>}</w:t>
        </w:r>
      </w:ins>
    </w:p>
    <w:p w14:paraId="0D0BD813" w14:textId="63F01598" w:rsidR="005C0550" w:rsidRPr="00DC4BC9" w:rsidRDefault="005C0550" w:rsidP="00D010A6">
      <w:pPr>
        <w:pStyle w:val="CodeExample"/>
      </w:pPr>
      <w:del w:id="234" w:author="Mihai Budiu" w:date="2016-10-18T10:06:00Z">
        <w:r w:rsidRPr="00DC4BC9" w:rsidDel="009A6EA8">
          <w:rPr>
            <w:b/>
          </w:rPr>
          <w:delText>extern</w:delText>
        </w:r>
        <w:r w:rsidRPr="00DC4BC9" w:rsidDel="009A6EA8">
          <w:delText xml:space="preserve"> </w:delText>
        </w:r>
      </w:del>
      <w:del w:id="235" w:author="Mihai Budiu" w:date="2016-10-07T10:21:00Z">
        <w:r w:rsidRPr="00DC4BC9">
          <w:delText>C</w:delText>
        </w:r>
      </w:del>
      <w:del w:id="236" w:author="Mihai Budiu" w:date="2016-09-26T08:43:00Z">
        <w:r w:rsidRPr="00DC4BC9" w:rsidDel="00B27D45">
          <w:delText>h</w:delText>
        </w:r>
      </w:del>
      <w:del w:id="237" w:author="Mihai Budiu" w:date="2016-09-26T08:41:00Z">
        <w:r w:rsidRPr="00DC4BC9" w:rsidDel="00B27D45">
          <w:delText>ecksum</w:delText>
        </w:r>
      </w:del>
      <w:del w:id="238" w:author="Mihai Budiu" w:date="2016-10-07T10:21:00Z">
        <w:r w:rsidRPr="00DC4BC9">
          <w:delText>16</w:delText>
        </w:r>
      </w:del>
      <w:del w:id="239" w:author="Mihai Budiu" w:date="2016-10-18T10:06:00Z">
        <w:r w:rsidR="00B27D45" w:rsidDel="009A6EA8">
          <w:delText>k</w:delText>
        </w:r>
        <w:r w:rsidRPr="00DC4BC9" w:rsidDel="009A6EA8">
          <w:delText xml:space="preserve"> {</w:delText>
        </w:r>
        <w:r w:rsidRPr="00DC4BC9" w:rsidDel="009A6EA8">
          <w:br/>
          <w:delText xml:space="preserve">    </w:delText>
        </w:r>
        <w:r w:rsidRPr="00DC4BC9" w:rsidDel="009A6EA8">
          <w:rPr>
            <w:b/>
          </w:rPr>
          <w:delText>void</w:delText>
        </w:r>
        <w:r w:rsidRPr="00DC4BC9" w:rsidDel="009A6EA8">
          <w:delText xml:space="preserve"> clear();           // prepare unit for computation</w:delText>
        </w:r>
        <w:r w:rsidRPr="00DC4BC9" w:rsidDel="009A6EA8">
          <w:br/>
          <w:delText xml:space="preserve">    </w:delText>
        </w:r>
        <w:r w:rsidRPr="00DC4BC9" w:rsidDel="009A6EA8">
          <w:rPr>
            <w:b/>
          </w:rPr>
          <w:delText>void</w:delText>
        </w:r>
        <w:r w:rsidRPr="00DC4BC9" w:rsidDel="009A6EA8">
          <w:delText xml:space="preserve"> update&lt;T&gt;(</w:delText>
        </w:r>
        <w:r w:rsidR="00500F47" w:rsidRPr="00F009B0" w:rsidDel="009A6EA8">
          <w:rPr>
            <w:b/>
          </w:rPr>
          <w:delText>in</w:delText>
        </w:r>
        <w:r w:rsidR="00500F47" w:rsidRPr="00DC4BC9" w:rsidDel="009A6EA8">
          <w:delText xml:space="preserve"> </w:delText>
        </w:r>
        <w:r w:rsidRPr="00DC4BC9" w:rsidDel="009A6EA8">
          <w:delText>T data); // add data to checksum</w:delText>
        </w:r>
        <w:r w:rsidRPr="00DC4BC9" w:rsidDel="009A6EA8">
          <w:br/>
          <w:delText xml:space="preserve">    </w:delText>
        </w:r>
        <w:r w:rsidRPr="00DC4BC9" w:rsidDel="009A6EA8">
          <w:rPr>
            <w:b/>
          </w:rPr>
          <w:delText>bit</w:delText>
        </w:r>
        <w:r w:rsidRPr="00DC4BC9" w:rsidDel="009A6EA8">
          <w:delText>&lt;16&gt; get(); // get the checksum for the data added since last clear</w:delText>
        </w:r>
        <w:r w:rsidRPr="00DC4BC9" w:rsidDel="009A6EA8">
          <w:br/>
          <w:delText>}</w:delText>
        </w:r>
      </w:del>
    </w:p>
    <w:p w14:paraId="5FC661CF" w14:textId="25D15879" w:rsidR="00D15F70" w:rsidRDefault="00D15F70" w:rsidP="00AB28AA">
      <w:r>
        <w:t xml:space="preserve">Let us </w:t>
      </w:r>
      <w:r w:rsidR="0024629D">
        <w:t xml:space="preserve">describe </w:t>
      </w:r>
      <w:r>
        <w:t>some of these elements:</w:t>
      </w:r>
    </w:p>
    <w:p w14:paraId="55FD795E" w14:textId="6305C63A"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1E71C4">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22634BB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r>
      <w:r w:rsidRPr="00AB28AA">
        <w:rPr>
          <w:rFonts w:ascii="Consolas" w:hAnsi="Consolas"/>
        </w:rPr>
        <w:lastRenderedPageBreak/>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rsidRPr="00F0405E">
        <w:rPr>
          <w:rFonts w:asciiTheme="minorHAnsi" w:hAnsiTheme="minorHAnsi"/>
          <w:rPrChange w:id="240" w:author="Andy Keep" w:date="2016-10-20T08:46:00Z">
            <w:rPr>
              <w:rFonts w:ascii="Consolas" w:hAnsi="Consolas"/>
            </w:rPr>
          </w:rPrChange>
        </w:rPr>
        <w:t>,</w:t>
      </w:r>
      <w:r w:rsidRPr="00F0405E">
        <w:rPr>
          <w:rFonts w:asciiTheme="minorHAnsi" w:hAnsiTheme="minorHAnsi"/>
          <w:rPrChange w:id="241" w:author="Andy Keep" w:date="2016-10-20T08:46:00Z">
            <w:rPr/>
          </w:rPrChange>
        </w:rPr>
        <w:t xml:space="preserve"> and</w:t>
      </w:r>
      <w:r>
        <w:t xml:space="preserve">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1E71C4">
        <w:t xml:space="preserve">Figure </w:t>
      </w:r>
      <w:r w:rsidR="001E71C4">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15CAC578"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yet unknown</w:t>
      </w:r>
      <w:del w:id="242" w:author="Mihai Budiu" w:date="2016-10-10T10:54:00Z">
        <w:r w:rsidR="00D218CD" w:rsidDel="006315C9">
          <w:delText>,</w:delText>
        </w:r>
      </w:del>
      <w:r w:rsidR="00D218CD">
        <w:t xml:space="preserve">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ins w:id="243" w:author="Andy Keep" w:date="2016-10-12T14:05:00Z">
        <w:r w:rsidR="000F55E2" w:rsidRPr="00825574">
          <w:rPr>
            <w:rFonts w:asciiTheme="minorHAnsi" w:hAnsiTheme="minorHAnsi"/>
            <w:rPrChange w:id="244" w:author="Andy Keep" w:date="2016-10-12T15:34:00Z">
              <w:rPr>
                <w:rFonts w:ascii="Consolas" w:hAnsi="Consolas"/>
              </w:rPr>
            </w:rPrChange>
          </w:rPr>
          <w:t>,</w:t>
        </w:r>
      </w:ins>
      <w:r w:rsidRPr="00825574">
        <w:rPr>
          <w:rFonts w:asciiTheme="minorHAnsi" w:hAnsiTheme="minorHAnsi"/>
          <w:rPrChange w:id="245" w:author="Andy Keep" w:date="2016-10-20T08:46:00Z">
            <w:rPr/>
          </w:rPrChange>
        </w:rPr>
        <w:t xml:space="preserve"> and</w:t>
      </w:r>
      <w:r>
        <w:t xml:space="preserve">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C9665BD"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246" w:author="Mihai Budiu" w:date="2016-09-26T08:42:00Z">
        <w:r w:rsidRPr="00DC66BC" w:rsidDel="00B27D45">
          <w:rPr>
            <w:rFonts w:ascii="Consolas" w:hAnsi="Consolas"/>
          </w:rPr>
          <w:delText>Checksum16</w:delText>
        </w:r>
        <w:r w:rsidRPr="00DC66BC" w:rsidDel="00B27D45">
          <w:delText xml:space="preserve"> </w:delText>
        </w:r>
      </w:del>
      <w:ins w:id="247" w:author="Mihai Budiu" w:date="2016-09-26T08:42:00Z">
        <w:r w:rsidR="00B27D45" w:rsidRPr="00DC66BC">
          <w:rPr>
            <w:rFonts w:ascii="Consolas" w:hAnsi="Consolas"/>
          </w:rPr>
          <w:t>C</w:t>
        </w:r>
      </w:ins>
      <w:ins w:id="248" w:author="Mihai Budiu" w:date="2016-10-18T10:06:00Z">
        <w:r w:rsidR="009A6EA8">
          <w:rPr>
            <w:rFonts w:ascii="Consolas" w:hAnsi="Consolas"/>
          </w:rPr>
          <w:t>hec</w:t>
        </w:r>
      </w:ins>
      <w:ins w:id="249" w:author="Mihai Budiu" w:date="2016-09-26T08:42:00Z">
        <w:r w:rsidR="00B27D45">
          <w:rPr>
            <w:rFonts w:ascii="Consolas" w:hAnsi="Consolas"/>
          </w:rPr>
          <w:t>k</w:t>
        </w:r>
      </w:ins>
      <w:ins w:id="250" w:author="Mihai Budiu" w:date="2016-10-18T10:06:00Z">
        <w:r w:rsidR="009A6EA8">
          <w:rPr>
            <w:rFonts w:ascii="Consolas" w:hAnsi="Consolas"/>
          </w:rPr>
          <w:t>sum</w:t>
        </w:r>
      </w:ins>
      <w:ins w:id="251" w:author="Mihai Budiu" w:date="2016-09-26T08:42:00Z">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252" w:name="_Toc417920559"/>
      <w:bookmarkStart w:id="253" w:name="_Toc445799305"/>
      <w:bookmarkStart w:id="254" w:name="_Toc447898990"/>
      <w:bookmarkStart w:id="255" w:name="_Ref448237501"/>
      <w:bookmarkStart w:id="256" w:name="_Toc462644755"/>
      <w:bookmarkStart w:id="257" w:name="_Ref464475940"/>
      <w:bookmarkStart w:id="258" w:name="_Toc463614847"/>
      <w:bookmarkStart w:id="259" w:name="_Toc464718900"/>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252"/>
      <w:bookmarkEnd w:id="253"/>
      <w:bookmarkEnd w:id="254"/>
      <w:bookmarkEnd w:id="255"/>
      <w:bookmarkEnd w:id="256"/>
      <w:bookmarkEnd w:id="257"/>
      <w:bookmarkEnd w:id="258"/>
      <w:bookmarkEnd w:id="259"/>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ins w:id="260" w:author="Nate Foster" w:date="2016-10-20T08:46:00Z">
        <w:r w:rsidR="007A21E5">
          <w:t>a</w:t>
        </w:r>
      </w:ins>
      <w:ins w:id="261" w:author="Nate Foster" w:date="2016-10-17T22:50:00Z">
        <w:r w:rsidR="005C6704">
          <w:t xml:space="preserve">n </w:t>
        </w:r>
      </w:ins>
      <w:del w:id="262" w:author="Nate Foster" w:date="2016-10-20T08:46:00Z">
        <w:r w:rsidR="007A21E5">
          <w:delText>a</w:delText>
        </w:r>
      </w:del>
      <w:del w:id="263" w:author="Nate Foster" w:date="2016-10-17T22:50:00Z">
        <w:r w:rsidR="007A21E5">
          <w:delText xml:space="preserve"> target </w:delText>
        </w:r>
      </w:del>
      <w:r w:rsidR="007A21E5">
        <w:t>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ins w:id="264" w:author="Andy Keep" w:date="2016-10-12T14:07:00Z">
        <w:r w:rsidR="00A5106B" w:rsidRPr="00697B92">
          <w:rPr>
            <w:rFonts w:asciiTheme="minorHAnsi" w:hAnsiTheme="minorHAnsi"/>
            <w:rPrChange w:id="265" w:author="Andy Keep" w:date="2016-10-12T15:35:00Z">
              <w:rPr>
                <w:rFonts w:ascii="Consolas" w:hAnsi="Consolas"/>
              </w:rPr>
            </w:rPrChange>
          </w:rPr>
          <w:t>,</w:t>
        </w:r>
      </w:ins>
      <w:r w:rsidR="0081089B" w:rsidRPr="00697B92">
        <w:rPr>
          <w:rFonts w:asciiTheme="minorHAnsi" w:hAnsiTheme="minorHAnsi"/>
          <w:rPrChange w:id="266" w:author="Andy Keep" w:date="2016-10-20T08:46:00Z">
            <w:rPr/>
          </w:rPrChange>
        </w:rPr>
        <w:t xml:space="preserve"> and</w:t>
      </w:r>
      <w:r w:rsidR="0081089B">
        <w:t xml:space="preserve">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267" w:name="_Toc417920560"/>
      <w:bookmarkStart w:id="268" w:name="_Toc445799306"/>
      <w:bookmarkStart w:id="269" w:name="_Toc447898991"/>
      <w:bookmarkStart w:id="270" w:name="_Toc462644756"/>
      <w:bookmarkStart w:id="271" w:name="_Toc463614848"/>
      <w:bookmarkStart w:id="272" w:name="_Toc464718901"/>
      <w:r>
        <w:t xml:space="preserve">The </w:t>
      </w:r>
      <w:r w:rsidR="000402A8">
        <w:t xml:space="preserve">arbiter </w:t>
      </w:r>
      <w:r>
        <w:t>block</w:t>
      </w:r>
      <w:bookmarkEnd w:id="267"/>
      <w:bookmarkEnd w:id="268"/>
      <w:bookmarkEnd w:id="269"/>
      <w:bookmarkEnd w:id="270"/>
      <w:bookmarkEnd w:id="271"/>
      <w:bookmarkEnd w:id="272"/>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w:t>
      </w:r>
      <w:ins w:id="273" w:author="Andy Keep" w:date="2016-10-12T15:36:00Z">
        <w:r w:rsidR="00AB06FE">
          <w:t>,</w:t>
        </w:r>
      </w:ins>
      <w:r>
        <w:t xml:space="preserv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240BA02C"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w:t>
      </w:r>
      <w:ins w:id="274" w:author="Mihai Budiu" w:date="2016-10-10T10:08:00Z">
        <w:r w:rsidR="00CE5B95">
          <w:t xml:space="preserve"> to </w:t>
        </w:r>
      </w:ins>
      <w:del w:id="275" w:author="Mihai Budiu" w:date="2016-10-10T10:08:00Z">
        <w:r w:rsidR="00162EBB" w:rsidDel="00CE5B95">
          <w:delText>..</w:delText>
        </w:r>
      </w:del>
      <w:r w:rsidR="00162EBB">
        <w:t xml:space="preserve">7, while the </w:t>
      </w:r>
      <w:del w:id="276" w:author="Mihai Budiu" w:date="2016-10-13T09:50:00Z">
        <w:r w:rsidR="00162EBB">
          <w:delText xml:space="preserve">Recirculation </w:delText>
        </w:r>
      </w:del>
      <w:ins w:id="277" w:author="Mihai Budiu" w:date="2016-10-10T10:08:00Z">
        <w:r w:rsidR="00F82E9E">
          <w:t>i</w:t>
        </w:r>
        <w:r w:rsidR="00CE5B95">
          <w:t xml:space="preserve">nput </w:t>
        </w:r>
      </w:ins>
      <w:ins w:id="278" w:author="Mihai Budiu" w:date="2016-10-10T10:10:00Z">
        <w:r w:rsidR="00CE5B95">
          <w:t>r</w:t>
        </w:r>
      </w:ins>
      <w:del w:id="279" w:author="Mihai Budiu" w:date="2016-10-10T10:10:00Z">
        <w:r w:rsidR="00162EBB" w:rsidDel="00CE5B95">
          <w:delText>R</w:delText>
        </w:r>
      </w:del>
      <w:ins w:id="280" w:author="Mihai Budiu" w:date="2016-10-13T09:50:00Z">
        <w:r w:rsidR="00162EBB">
          <w:t xml:space="preserve">ecirculation </w:t>
        </w:r>
      </w:ins>
      <w:ins w:id="281" w:author="Mihai Budiu" w:date="2016-10-10T10:06:00Z">
        <w:r w:rsidR="00CE5B95">
          <w:t>p</w:t>
        </w:r>
      </w:ins>
      <w:del w:id="282" w:author="Mihai Budiu" w:date="2016-10-10T10:06:00Z">
        <w:r w:rsidR="00162EBB" w:rsidDel="00CE5B95">
          <w:delText>P</w:delText>
        </w:r>
      </w:del>
      <w:r w:rsidR="00162EBB">
        <w:t xml:space="preserve">ort has a number 13 and the </w:t>
      </w:r>
      <w:ins w:id="283" w:author="Mihai Budiu" w:date="2016-10-10T10:09:00Z">
        <w:r w:rsidR="00CE5B95">
          <w:t xml:space="preserve">input </w:t>
        </w:r>
      </w:ins>
      <w:r w:rsidR="00162EBB">
        <w:t>CPU port has the number 14</w:t>
      </w:r>
      <w:ins w:id="284" w:author="Mihai Budiu" w:date="2016-10-10T10:09:00Z">
        <w:r w:rsidR="00CE5B95">
          <w:t>.</w:t>
        </w:r>
      </w:ins>
    </w:p>
    <w:p w14:paraId="344945BE" w14:textId="448B6D62" w:rsidR="003F44AC" w:rsidRDefault="003F44AC" w:rsidP="002D0F38">
      <w:pPr>
        <w:pStyle w:val="Heading3"/>
      </w:pPr>
      <w:bookmarkStart w:id="285" w:name="_Toc447898992"/>
      <w:bookmarkStart w:id="286" w:name="_Toc462644757"/>
      <w:bookmarkStart w:id="287" w:name="_Toc463614849"/>
      <w:bookmarkStart w:id="288" w:name="_Toc464718902"/>
      <w:r>
        <w:lastRenderedPageBreak/>
        <w:t>The parser runtime block</w:t>
      </w:r>
      <w:bookmarkEnd w:id="285"/>
      <w:bookmarkEnd w:id="286"/>
      <w:bookmarkEnd w:id="287"/>
      <w:bookmarkEnd w:id="288"/>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289" w:name="_Toc417920561"/>
      <w:bookmarkStart w:id="290" w:name="_Toc445799307"/>
      <w:bookmarkStart w:id="291" w:name="_Toc447898993"/>
      <w:bookmarkStart w:id="292" w:name="_Toc462644758"/>
      <w:bookmarkStart w:id="293" w:name="_Toc463614850"/>
      <w:bookmarkStart w:id="294" w:name="_Toc464718903"/>
      <w:r>
        <w:t>The demux block</w:t>
      </w:r>
      <w:bookmarkEnd w:id="289"/>
      <w:bookmarkEnd w:id="290"/>
      <w:bookmarkEnd w:id="291"/>
      <w:bookmarkEnd w:id="292"/>
      <w:bookmarkEnd w:id="293"/>
      <w:bookmarkEnd w:id="294"/>
    </w:p>
    <w:p w14:paraId="6E278750" w14:textId="52462AC2"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 xml:space="preserve">from the </w:t>
      </w:r>
      <w:del w:id="295" w:author="Mihai Budiu" w:date="2016-10-13T09:50:00Z">
        <w:r w:rsidR="00194A18">
          <w:delText>deparser</w:delText>
        </w:r>
      </w:del>
      <w:ins w:id="296" w:author="Andrew Keep" w:date="2016-10-13T09:38:00Z">
        <w:r w:rsidR="00194A18">
          <w:t>deparse</w:t>
        </w:r>
      </w:ins>
      <w:ins w:id="297" w:author="Mihai Budiu" w:date="2016-10-20T08:53:00Z">
        <w:r w:rsidR="00D1402C">
          <w:t>r</w:t>
        </w:r>
      </w:ins>
      <w:ins w:id="298" w:author="Andy Keep" w:date="2016-10-12T15:39:00Z">
        <w:r w:rsidR="00D76929">
          <w:t xml:space="preserve"> and</w:t>
        </w:r>
      </w:ins>
      <w:del w:id="299" w:author="Andy Keep" w:date="2016-10-12T15:39:00Z">
        <w:r w:rsidR="00194A18" w:rsidDel="00D76929">
          <w:delText>r</w:delText>
        </w:r>
      </w:del>
      <w:del w:id="300" w:author="Andrew Keep" w:date="2016-10-13T09:38:00Z">
        <w:r w:rsidR="00194A18">
          <w:delText>deparser</w:delText>
        </w:r>
      </w:del>
      <w:r w:rsidR="00E21BB9">
        <w:t>, the packet payload from the parser, to assemble them into a new packet</w:t>
      </w:r>
      <w:ins w:id="301" w:author="Andy Keep" w:date="2016-10-12T15:38:00Z">
        <w:r w:rsidR="009128EC">
          <w:t>,</w:t>
        </w:r>
      </w:ins>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w:t>
      </w:r>
      <w:del w:id="302" w:author="Mihai Budiu" w:date="2016-10-13T09:50:00Z">
        <w:r w:rsidR="00194A18" w:rsidRPr="00AB28AA">
          <w:rPr>
            <w:rFonts w:ascii="Consolas" w:hAnsi="Consolas"/>
          </w:rPr>
          <w:delText>ouputPort</w:delText>
        </w:r>
      </w:del>
      <w:ins w:id="303" w:author="Mihai Budiu" w:date="2016-10-13T09:50:00Z">
        <w:r w:rsidR="00194A18" w:rsidRPr="00AB28AA">
          <w:rPr>
            <w:rFonts w:ascii="Consolas" w:hAnsi="Consolas"/>
          </w:rPr>
          <w:t>ou</w:t>
        </w:r>
      </w:ins>
      <w:ins w:id="304" w:author="Mihai Budiu" w:date="2016-10-10T10:11:00Z">
        <w:r w:rsidR="00CE5B95">
          <w:rPr>
            <w:rFonts w:ascii="Consolas" w:hAnsi="Consolas"/>
          </w:rPr>
          <w:t>t</w:t>
        </w:r>
      </w:ins>
      <w:ins w:id="305" w:author="Mihai Budiu" w:date="2016-10-13T09:50:00Z">
        <w:r w:rsidR="00194A18" w:rsidRPr="00AB28AA">
          <w:rPr>
            <w:rFonts w:ascii="Consolas" w:hAnsi="Consolas"/>
          </w:rPr>
          <w:t>putPort</w:t>
        </w:r>
      </w:ins>
      <w:r w:rsidR="0024629D">
        <w:t>, which</w:t>
      </w:r>
      <w:r>
        <w:t xml:space="preserve"> is</w:t>
      </w:r>
      <w:r w:rsidR="00194A18">
        <w:t xml:space="preserve"> set by the </w:t>
      </w:r>
      <w:r w:rsidR="00F76ABD">
        <w:t>match-action</w:t>
      </w:r>
      <w:r w:rsidR="00194A18">
        <w:t xml:space="preserve"> pipeline. </w:t>
      </w:r>
    </w:p>
    <w:p w14:paraId="174D424F" w14:textId="3B98C4D6" w:rsidR="00194A18" w:rsidRDefault="00194A18" w:rsidP="002265E0">
      <w:pPr>
        <w:pStyle w:val="ListParagraph"/>
        <w:numPr>
          <w:ilvl w:val="0"/>
          <w:numId w:val="29"/>
        </w:numPr>
      </w:pPr>
      <w:r>
        <w:t xml:space="preserve">Sending the packet to the </w:t>
      </w:r>
      <w:del w:id="306" w:author="Mihai Budiu" w:date="2016-10-10T10:10:00Z">
        <w:r w:rsidR="00E25310" w:rsidDel="00CE5B95">
          <w:rPr>
            <w:rFonts w:ascii="Consolas" w:hAnsi="Consolas"/>
          </w:rPr>
          <w:delText>DROP_PORT</w:delText>
        </w:r>
      </w:del>
      <w:ins w:id="307" w:author="Mihai Budiu" w:date="2016-10-10T10:10:00Z">
        <w:r w:rsidR="00CE5B95" w:rsidRPr="00CE5B95">
          <w:rPr>
            <w:rPrChange w:id="308" w:author="Mihai Budiu" w:date="2016-10-10T10:10:00Z">
              <w:rPr>
                <w:rFonts w:ascii="Consolas" w:hAnsi="Consolas"/>
              </w:rPr>
            </w:rPrChange>
          </w:rPr>
          <w:t>drop port</w:t>
        </w:r>
      </w:ins>
      <w:r w:rsidRPr="00CE5B95">
        <w:t xml:space="preserve"> </w:t>
      </w:r>
      <w:r>
        <w:t>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0001FC60" w:rsidR="00194A18" w:rsidRDefault="00194A18" w:rsidP="002265E0">
      <w:pPr>
        <w:pStyle w:val="ListParagraph"/>
        <w:numPr>
          <w:ilvl w:val="0"/>
          <w:numId w:val="27"/>
        </w:numPr>
      </w:pPr>
      <w:r>
        <w:t xml:space="preserve">Sending a packet to the </w:t>
      </w:r>
      <w:ins w:id="309" w:author="Mihai Budiu" w:date="2016-10-10T10:10:00Z">
        <w:r w:rsidR="00CE5B95">
          <w:t xml:space="preserve">output </w:t>
        </w:r>
      </w:ins>
      <w:r>
        <w:t xml:space="preserve">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w:t>
      </w:r>
      <w:ins w:id="310" w:author="Andy Keep" w:date="2016-10-12T14:08:00Z">
        <w:r w:rsidR="00464D66">
          <w:t>,</w:t>
        </w:r>
      </w:ins>
      <w:r w:rsidR="007362B8">
        <w:t xml:space="preserve">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311" w:name="_Toc447898994"/>
      <w:bookmarkStart w:id="312" w:name="_Toc462644759"/>
      <w:bookmarkStart w:id="313" w:name="_Ref464548788"/>
      <w:bookmarkStart w:id="314" w:name="_Toc463614851"/>
      <w:bookmarkStart w:id="315" w:name="_Toc464718904"/>
      <w:r>
        <w:t>Available extern blocks</w:t>
      </w:r>
      <w:bookmarkEnd w:id="311"/>
      <w:bookmarkEnd w:id="312"/>
      <w:bookmarkEnd w:id="313"/>
      <w:bookmarkEnd w:id="314"/>
      <w:bookmarkEnd w:id="315"/>
    </w:p>
    <w:p w14:paraId="3AF63BCA" w14:textId="7F44E740"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316" w:author="Mihai Budiu" w:date="2016-09-26T08:44:00Z">
        <w:r w:rsidRPr="00545F6D" w:rsidDel="00B27D45">
          <w:rPr>
            <w:rFonts w:ascii="Consolas" w:hAnsi="Consolas"/>
          </w:rPr>
          <w:delText>Checksum16</w:delText>
        </w:r>
      </w:del>
      <w:del w:id="317" w:author="Mihai Budiu" w:date="2016-10-07T10:21:00Z">
        <w:r>
          <w:delText>.</w:delText>
        </w:r>
      </w:del>
      <w:del w:id="318" w:author="Mihai Budiu" w:date="2016-09-26T08:44:00Z">
        <w:r w:rsidRPr="00545F6D" w:rsidDel="00B27D45">
          <w:rPr>
            <w:rFonts w:ascii="Consolas" w:hAnsi="Consolas"/>
          </w:rPr>
          <w:delText>Checksum16</w:delText>
        </w:r>
      </w:del>
      <w:ins w:id="319" w:author="Mihai Budiu" w:date="2016-09-26T08:44:00Z">
        <w:r w:rsidR="00B27D45" w:rsidRPr="00545F6D">
          <w:rPr>
            <w:rFonts w:ascii="Consolas" w:hAnsi="Consolas"/>
          </w:rPr>
          <w:t>C</w:t>
        </w:r>
      </w:ins>
      <w:ins w:id="320" w:author="Mihai Budiu" w:date="2016-10-18T10:07:00Z">
        <w:r w:rsidR="009A6EA8">
          <w:rPr>
            <w:rFonts w:ascii="Consolas" w:hAnsi="Consolas"/>
          </w:rPr>
          <w:t>hec</w:t>
        </w:r>
      </w:ins>
      <w:ins w:id="321" w:author="Mihai Budiu" w:date="2016-09-26T08:44:00Z">
        <w:r w:rsidR="00B27D45">
          <w:rPr>
            <w:rFonts w:ascii="Consolas" w:hAnsi="Consolas"/>
          </w:rPr>
          <w:t>k</w:t>
        </w:r>
      </w:ins>
      <w:ins w:id="322" w:author="Mihai Budiu" w:date="2016-10-18T10:07:00Z">
        <w:r w:rsidR="009A6EA8">
          <w:rPr>
            <w:rFonts w:ascii="Consolas" w:hAnsi="Consolas"/>
          </w:rPr>
          <w:t>sum</w:t>
        </w:r>
      </w:ins>
      <w:ins w:id="323" w:author="Mihai Budiu" w:date="2016-09-26T08:44:00Z">
        <w:r w:rsidR="00B27D45" w:rsidRPr="00545F6D">
          <w:rPr>
            <w:rFonts w:ascii="Consolas" w:hAnsi="Consolas"/>
          </w:rPr>
          <w:t>16</w:t>
        </w:r>
      </w:ins>
      <w:del w:id="324" w:author="Mihai Budiu" w:date="2016-10-07T10:21:00Z">
        <w:r>
          <w:delText>.</w:delText>
        </w:r>
      </w:del>
      <w:ins w:id="325" w:author="Mihai Budiu" w:date="2016-10-13T09:50:00Z">
        <w:r>
          <w:t>.</w:t>
        </w:r>
      </w:ins>
      <w:r>
        <w:t xml:space="preserve"> The checksum unit has </w:t>
      </w:r>
      <w:del w:id="326" w:author="Mihai Budiu" w:date="2016-10-18T10:07:00Z">
        <w:r w:rsidDel="009A6EA8">
          <w:delText xml:space="preserve">three </w:delText>
        </w:r>
      </w:del>
      <w:ins w:id="327" w:author="Mihai Budiu" w:date="2016-10-18T10:07:00Z">
        <w:r w:rsidR="009A6EA8">
          <w:t xml:space="preserve">four </w:t>
        </w:r>
      </w:ins>
      <w:r>
        <w:t>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1D23E4B3"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 xml:space="preserve">mmed. The data must be </w:t>
      </w:r>
      <w:del w:id="328" w:author="Mihai Budiu" w:date="2016-10-10T10:11:00Z">
        <w:r w:rsidR="00FB4000" w:rsidDel="00CE5B95">
          <w:delText xml:space="preserve">either </w:delText>
        </w:r>
      </w:del>
      <w:r w:rsidR="00FB4000">
        <w:t>a</w:t>
      </w:r>
      <w:r>
        <w:t xml:space="preserve"> bit-string, a header-typed value, or a struct containing such values.</w:t>
      </w:r>
      <w:r w:rsidR="008E3090">
        <w:t xml:space="preserve"> The fields in the header/struct are concatenated in the order they appear in the type declaration.</w:t>
      </w:r>
    </w:p>
    <w:p w14:paraId="3010C0A9" w14:textId="17E3C372" w:rsidR="008E3090" w:rsidRPr="00D1402C" w:rsidRDefault="008E3090">
      <w:pPr>
        <w:pStyle w:val="ListParagraph"/>
        <w:numPr>
          <w:ilvl w:val="0"/>
          <w:numId w:val="27"/>
        </w:numPr>
        <w:rPr>
          <w:ins w:id="329" w:author="Mihai Budiu" w:date="2016-10-18T10:07:00Z"/>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7CDB71F" w14:textId="2FCE6D54" w:rsidR="009A6EA8" w:rsidRPr="00545F6D" w:rsidRDefault="009A6EA8">
      <w:pPr>
        <w:pStyle w:val="ListParagraph"/>
        <w:numPr>
          <w:ilvl w:val="0"/>
          <w:numId w:val="27"/>
        </w:numPr>
        <w:rPr>
          <w:ins w:id="330" w:author="Mihai Budiu" w:date="2016-10-20T08:46:00Z"/>
          <w:rFonts w:ascii="Consolas" w:hAnsi="Consolas"/>
        </w:rPr>
      </w:pPr>
      <w:ins w:id="331" w:author="Mihai Budiu" w:date="2016-10-18T10:07:00Z">
        <w:r w:rsidRPr="009A6EA8">
          <w:rPr>
            <w:rFonts w:ascii="Consolas" w:hAnsi="Consolas" w:cs="Consolas"/>
            <w:rPrChange w:id="332" w:author="Mihai Budiu" w:date="2016-10-18T10:07:00Z">
              <w:rPr/>
            </w:rPrChange>
          </w:rPr>
          <w:t>remove&lt;T&gt;(T data)</w:t>
        </w:r>
        <w:r>
          <w:t>: data was used for computing the current checksum; this data is now removed from the checksum (</w:t>
        </w:r>
      </w:ins>
      <w:ins w:id="333" w:author="Mihai Budiu" w:date="2016-10-18T10:08:00Z">
        <w:r>
          <w:t>“undo”).</w:t>
        </w:r>
      </w:ins>
    </w:p>
    <w:p w14:paraId="129BE575" w14:textId="02AB5AFA" w:rsidR="00A63137" w:rsidRDefault="00A63137" w:rsidP="00E502A3">
      <w:pPr>
        <w:pStyle w:val="Heading2"/>
      </w:pPr>
      <w:bookmarkStart w:id="334" w:name="_Ref289344279"/>
      <w:bookmarkStart w:id="335" w:name="_Toc417920562"/>
      <w:bookmarkStart w:id="336" w:name="_Toc445799308"/>
      <w:bookmarkStart w:id="337" w:name="_Toc447898995"/>
      <w:bookmarkStart w:id="338" w:name="_Toc462644760"/>
      <w:bookmarkStart w:id="339" w:name="_Toc463614852"/>
      <w:bookmarkStart w:id="340" w:name="_Toc464718905"/>
      <w:r>
        <w:lastRenderedPageBreak/>
        <w:t xml:space="preserve">A complete program for the </w:t>
      </w:r>
      <w:r w:rsidR="009A3C4C">
        <w:t xml:space="preserve">Very </w:t>
      </w:r>
      <w:r w:rsidR="00C15536">
        <w:t>S</w:t>
      </w:r>
      <w:r>
        <w:t xml:space="preserve">imple </w:t>
      </w:r>
      <w:r w:rsidR="00C15536">
        <w:t>S</w:t>
      </w:r>
      <w:r>
        <w:t>witch</w:t>
      </w:r>
      <w:bookmarkEnd w:id="334"/>
      <w:bookmarkEnd w:id="335"/>
      <w:bookmarkEnd w:id="336"/>
      <w:bookmarkEnd w:id="337"/>
      <w:bookmarkEnd w:id="338"/>
      <w:bookmarkEnd w:id="339"/>
      <w:bookmarkEnd w:id="340"/>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57673365" w:rsidR="00F9485C" w:rsidRDefault="00F9485C" w:rsidP="0016160B">
      <w:pPr>
        <w:pStyle w:val="Caption"/>
      </w:pPr>
      <w:bookmarkStart w:id="341" w:name="_Ref289332797"/>
      <w:r>
        <w:t xml:space="preserve">Figure </w:t>
      </w:r>
      <w:fldSimple w:instr=" SEQ Figure \* ARABIC ">
        <w:r w:rsidR="001E71C4">
          <w:rPr>
            <w:noProof/>
          </w:rPr>
          <w:t>7</w:t>
        </w:r>
      </w:fldSimple>
      <w:bookmarkEnd w:id="341"/>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1C9FA619" w:rsidR="00A73466" w:rsidRDefault="00A73466">
      <w:r>
        <w:t xml:space="preserve">The match-action pipeline is shown in </w:t>
      </w:r>
      <w:r>
        <w:fldChar w:fldCharType="begin"/>
      </w:r>
      <w:r>
        <w:instrText xml:space="preserve"> REF _Ref289332797 \h </w:instrText>
      </w:r>
      <w:r>
        <w:fldChar w:fldCharType="separate"/>
      </w:r>
      <w:r w:rsidR="001E71C4">
        <w:t xml:space="preserve">Figure </w:t>
      </w:r>
      <w:r w:rsidR="001E71C4">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14F15CF7"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1E71C4">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lastRenderedPageBreak/>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652EF095"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342" w:author="Mihai Budiu" w:date="2016-09-26T08:44:00Z">
        <w:r w:rsidDel="00B27D45">
          <w:rPr>
            <w:rFonts w:ascii="Consolas" w:hAnsi="Consolas"/>
            <w:color w:val="000000"/>
            <w:szCs w:val="20"/>
          </w:rPr>
          <w:delText>Checksum16Checksum16</w:delText>
        </w:r>
      </w:del>
      <w:ins w:id="343" w:author="Mihai Budiu" w:date="2016-10-13T09:50:00Z">
        <w:r w:rsidR="00B27D45">
          <w:rPr>
            <w:rFonts w:ascii="Consolas" w:hAnsi="Consolas"/>
            <w:color w:val="000000"/>
            <w:szCs w:val="20"/>
          </w:rPr>
          <w:t>C</w:t>
        </w:r>
      </w:ins>
      <w:ins w:id="344" w:author="Mihai Budiu" w:date="2016-10-18T10:09:00Z">
        <w:r w:rsidR="009A6EA8">
          <w:rPr>
            <w:rFonts w:ascii="Consolas" w:hAnsi="Consolas"/>
            <w:color w:val="000000"/>
            <w:szCs w:val="20"/>
          </w:rPr>
          <w:t>hec</w:t>
        </w:r>
      </w:ins>
      <w:ins w:id="345" w:author="Mihai Budiu" w:date="2016-10-13T09:50:00Z">
        <w:r w:rsidR="00B27D45">
          <w:rPr>
            <w:rFonts w:ascii="Consolas" w:hAnsi="Consolas"/>
            <w:color w:val="000000"/>
            <w:szCs w:val="20"/>
          </w:rPr>
          <w:t>k</w:t>
        </w:r>
      </w:ins>
      <w:ins w:id="346" w:author="Mihai Budiu" w:date="2016-10-18T10:09:00Z">
        <w:r w:rsidR="009A6EA8">
          <w:rPr>
            <w:rFonts w:ascii="Consolas" w:hAnsi="Consolas"/>
            <w:color w:val="000000"/>
            <w:szCs w:val="20"/>
          </w:rPr>
          <w:t>sum</w:t>
        </w:r>
      </w:ins>
      <w:ins w:id="347" w:author="Mihai Budiu" w:date="2016-10-13T09:50:00Z">
        <w:r w:rsidR="00B27D45">
          <w:rPr>
            <w:rFonts w:ascii="Consolas" w:hAnsi="Consolas"/>
            <w:color w:val="000000"/>
            <w:szCs w:val="20"/>
          </w:rPr>
          <w:t>16</w:t>
        </w:r>
      </w:ins>
      <w:r>
        <w:rPr>
          <w:rFonts w:ascii="Consolas" w:hAnsi="Consolas"/>
          <w:color w:val="000000"/>
          <w:szCs w:val="20"/>
        </w:rPr>
        <w:t>()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10DD7D47"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385ACF">
        <w:rPr>
          <w:rFonts w:ascii="Consolas" w:hAnsi="Consolas"/>
          <w:b/>
          <w:color w:val="00000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4, </w:t>
      </w:r>
      <w:ins w:id="348" w:author="Mihai Budiu" w:date="2016-10-06T09:33:00Z">
        <w:r w:rsidR="00B83CC5" w:rsidRPr="00D1402C">
          <w:rPr>
            <w:rFonts w:ascii="Consolas" w:hAnsi="Consolas"/>
            <w:b/>
            <w:color w:val="000000"/>
          </w:rPr>
          <w:t>error</w:t>
        </w:r>
        <w:r w:rsidR="00B83CC5">
          <w:rPr>
            <w:rFonts w:ascii="Consolas" w:hAnsi="Consolas"/>
            <w:color w:val="000000"/>
            <w:szCs w:val="20"/>
          </w:rPr>
          <w:t>.</w:t>
        </w:r>
      </w:ins>
      <w:r w:rsidR="00533462" w:rsidRPr="00A229BA">
        <w:rPr>
          <w:rFonts w:ascii="Consolas" w:hAnsi="Consolas"/>
          <w:color w:val="000000"/>
          <w:szCs w:val="20"/>
        </w:rPr>
        <w:t>IPv4IncorrectVersion);</w:t>
      </w:r>
      <w:r w:rsidR="00FE0B0D" w:rsidRPr="00A229BA">
        <w:rPr>
          <w:rFonts w:ascii="Consolas" w:hAnsi="Consolas"/>
          <w:color w:val="000000"/>
          <w:szCs w:val="20"/>
        </w:rPr>
        <w:br/>
      </w:r>
      <w:r w:rsidR="00533462" w:rsidRPr="00A229BA">
        <w:rPr>
          <w:rFonts w:ascii="Consolas" w:hAnsi="Consolas"/>
          <w:color w:val="000000"/>
          <w:szCs w:val="20"/>
        </w:rPr>
        <w:lastRenderedPageBreak/>
        <w:t xml:space="preserve">        </w:t>
      </w:r>
      <w:r w:rsidR="00A0647E" w:rsidRPr="00385ACF">
        <w:rPr>
          <w:rFonts w:ascii="Consolas" w:hAnsi="Consolas"/>
          <w:b/>
          <w:color w:val="00000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 xml:space="preserve">5, </w:t>
      </w:r>
      <w:ins w:id="349" w:author="Mihai Budiu" w:date="2016-10-06T09:33:00Z">
        <w:r w:rsidR="00B83CC5" w:rsidRPr="00D1402C">
          <w:rPr>
            <w:rFonts w:ascii="Consolas" w:hAnsi="Consolas"/>
            <w:b/>
            <w:color w:val="000000"/>
          </w:rPr>
          <w:t>error</w:t>
        </w:r>
        <w:r w:rsidR="00B83CC5">
          <w:rPr>
            <w:rFonts w:ascii="Consolas" w:hAnsi="Consolas"/>
            <w:color w:val="000000"/>
            <w:szCs w:val="20"/>
          </w:rPr>
          <w:t>.</w:t>
        </w:r>
      </w:ins>
      <w:r w:rsidR="00533462" w:rsidRPr="00A229BA">
        <w:rPr>
          <w:rFonts w:ascii="Consolas" w:hAnsi="Consolas"/>
          <w:color w:val="000000"/>
          <w:szCs w:val="20"/>
        </w:rPr>
        <w:t>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07DBCBD3"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385ACF">
        <w:rPr>
          <w:rFonts w:ascii="Consolas" w:hAnsi="Consolas"/>
          <w:b/>
          <w:color w:val="00000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ins w:id="350" w:author="Mihai Budiu" w:date="2016-10-06T09:25:00Z">
        <w:r w:rsidR="00B83CC5" w:rsidRPr="00D1402C">
          <w:rPr>
            <w:rFonts w:ascii="Consolas" w:hAnsi="Consolas"/>
            <w:b/>
            <w:color w:val="000000"/>
          </w:rPr>
          <w:t>error</w:t>
        </w:r>
        <w:r w:rsidR="00B83CC5">
          <w:rPr>
            <w:rFonts w:ascii="Consolas" w:hAnsi="Consolas"/>
            <w:color w:val="000000"/>
            <w:szCs w:val="20"/>
          </w:rPr>
          <w:t>.</w:t>
        </w:r>
      </w:ins>
      <w:r>
        <w:rPr>
          <w:rFonts w:ascii="Consolas" w:hAnsi="Consolas"/>
          <w:color w:val="000000"/>
          <w:szCs w:val="20"/>
        </w:rPr>
        <w:t>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6C774660"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del w:id="351" w:author="Mihai Budiu" w:date="2016-10-07T10:21:00Z">
        <w:r w:rsidRPr="00A229BA">
          <w:rPr>
            <w:rFonts w:ascii="Consolas" w:hAnsi="Consolas"/>
            <w:color w:val="000000"/>
            <w:szCs w:val="20"/>
          </w:rPr>
          <w:delText>I</w:delText>
        </w:r>
      </w:del>
      <w:del w:id="352" w:author="Mihai Budiu" w:date="2016-09-16T09:11:00Z">
        <w:r w:rsidR="00A84E42" w:rsidRPr="00A229BA" w:rsidDel="004709B1">
          <w:rPr>
            <w:rFonts w:ascii="Consolas" w:hAnsi="Consolas"/>
            <w:color w:val="000000"/>
            <w:szCs w:val="20"/>
          </w:rPr>
          <w:delText>p</w:delText>
        </w:r>
      </w:del>
      <w:del w:id="353" w:author="Mihai Budiu" w:date="2016-10-07T10:21:00Z">
        <w:r w:rsidRPr="00A229BA">
          <w:rPr>
            <w:rFonts w:ascii="Consolas" w:hAnsi="Consolas"/>
            <w:color w:val="000000"/>
            <w:szCs w:val="20"/>
          </w:rPr>
          <w:delText>v4Addres</w:delText>
        </w:r>
        <w:r w:rsidR="00F311AE">
          <w:rPr>
            <w:rFonts w:ascii="Consolas" w:hAnsi="Consolas"/>
            <w:color w:val="000000"/>
            <w:szCs w:val="20"/>
          </w:rPr>
          <w:delText>s</w:delText>
        </w:r>
      </w:del>
      <w:ins w:id="354" w:author="Mihai Budiu" w:date="2016-10-13T09:50:00Z">
        <w:r w:rsidRPr="00A229BA">
          <w:rPr>
            <w:rFonts w:ascii="Consolas" w:hAnsi="Consolas"/>
            <w:color w:val="000000"/>
            <w:szCs w:val="20"/>
          </w:rPr>
          <w:t>I</w:t>
        </w:r>
        <w:r w:rsidR="004709B1">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ins>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1B19B89B"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del w:id="355" w:author="Mihai Budiu" w:date="2016-10-07T10:21:00Z">
        <w:r w:rsidR="00D2696E">
          <w:rPr>
            <w:rFonts w:ascii="Consolas" w:hAnsi="Consolas"/>
            <w:bCs/>
            <w:color w:val="000000"/>
            <w:szCs w:val="20"/>
          </w:rPr>
          <w:delText>I</w:delText>
        </w:r>
      </w:del>
      <w:del w:id="356" w:author="Mihai Budiu" w:date="2016-09-16T09:11:00Z">
        <w:r w:rsidR="00A84E42" w:rsidDel="004709B1">
          <w:rPr>
            <w:rFonts w:ascii="Consolas" w:hAnsi="Consolas"/>
            <w:bCs/>
            <w:color w:val="000000"/>
            <w:szCs w:val="20"/>
          </w:rPr>
          <w:delText>p</w:delText>
        </w:r>
      </w:del>
      <w:del w:id="357" w:author="Mihai Budiu" w:date="2016-10-07T10:21:00Z">
        <w:r w:rsidR="00D2696E">
          <w:rPr>
            <w:rFonts w:ascii="Consolas" w:hAnsi="Consolas"/>
            <w:bCs/>
            <w:color w:val="000000"/>
            <w:szCs w:val="20"/>
          </w:rPr>
          <w:delText>v4Add</w:delText>
        </w:r>
        <w:r w:rsidR="00533462" w:rsidRPr="00A229BA">
          <w:rPr>
            <w:rFonts w:ascii="Consolas" w:hAnsi="Consolas"/>
            <w:bCs/>
            <w:color w:val="000000"/>
            <w:szCs w:val="20"/>
          </w:rPr>
          <w:delText>ress</w:delText>
        </w:r>
      </w:del>
      <w:ins w:id="358" w:author="Mihai Budiu" w:date="2016-10-13T09:50:00Z">
        <w:r w:rsidR="00D2696E">
          <w:rPr>
            <w:rFonts w:ascii="Consolas" w:hAnsi="Consolas"/>
            <w:bCs/>
            <w:color w:val="000000"/>
            <w:szCs w:val="20"/>
          </w:rPr>
          <w:t>I</w:t>
        </w:r>
        <w:r w:rsidR="004709B1">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w:t>
        </w:r>
      </w:ins>
      <w:r w:rsidR="00533462" w:rsidRPr="00A229BA">
        <w:rPr>
          <w:rFonts w:ascii="Consolas" w:hAnsi="Consolas"/>
          <w:bCs/>
          <w:color w:val="000000"/>
          <w:szCs w:val="20"/>
        </w:rPr>
        <w:t xml:space="preserve">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lastRenderedPageBreak/>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5E777888"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del w:id="359" w:author="Mihai Budiu" w:date="2016-10-07T10:21:00Z">
        <w:r w:rsidR="00D2696E">
          <w:rPr>
            <w:rFonts w:ascii="Consolas" w:hAnsi="Consolas"/>
            <w:color w:val="000000"/>
            <w:szCs w:val="20"/>
          </w:rPr>
          <w:delText>I</w:delText>
        </w:r>
      </w:del>
      <w:del w:id="360" w:author="Mihai Budiu" w:date="2016-09-16T09:11:00Z">
        <w:r w:rsidR="00A84E42" w:rsidDel="004709B1">
          <w:rPr>
            <w:rFonts w:ascii="Consolas" w:hAnsi="Consolas"/>
            <w:color w:val="000000"/>
            <w:szCs w:val="20"/>
          </w:rPr>
          <w:delText>p</w:delText>
        </w:r>
      </w:del>
      <w:del w:id="361" w:author="Mihai Budiu" w:date="2016-10-07T10:21:00Z">
        <w:r w:rsidR="00D2696E">
          <w:rPr>
            <w:rFonts w:ascii="Consolas" w:hAnsi="Consolas"/>
            <w:color w:val="000000"/>
            <w:szCs w:val="20"/>
          </w:rPr>
          <w:delText>v4Add</w:delText>
        </w:r>
        <w:r w:rsidR="00533462" w:rsidRPr="00A229BA">
          <w:rPr>
            <w:rFonts w:ascii="Consolas" w:hAnsi="Consolas"/>
            <w:color w:val="000000"/>
            <w:szCs w:val="20"/>
          </w:rPr>
          <w:delText>ress</w:delText>
        </w:r>
      </w:del>
      <w:ins w:id="362" w:author="Mihai Budiu" w:date="2016-10-13T09:50:00Z">
        <w:r w:rsidR="00D2696E">
          <w:rPr>
            <w:rFonts w:ascii="Consolas" w:hAnsi="Consolas"/>
            <w:color w:val="000000"/>
            <w:szCs w:val="20"/>
          </w:rPr>
          <w:t>I</w:t>
        </w:r>
        <w:r w:rsidR="004709B1">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w:t>
        </w:r>
      </w:ins>
      <w:r w:rsidR="00533462" w:rsidRPr="00A229BA">
        <w:rPr>
          <w:rFonts w:ascii="Consolas" w:hAnsi="Consolas"/>
          <w:color w:val="000000"/>
          <w:szCs w:val="20"/>
        </w:rPr>
        <w:t xml:space="preserve">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lastRenderedPageBreak/>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15D231AE"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del w:id="363" w:author="Mihai Budiu" w:date="2016-10-07T10:21:00Z">
        <w:r w:rsidR="00B916B1">
          <w:rPr>
            <w:rFonts w:ascii="Consolas" w:hAnsi="Consolas"/>
            <w:color w:val="000000"/>
            <w:szCs w:val="20"/>
          </w:rPr>
          <w:delText>I</w:delText>
        </w:r>
      </w:del>
      <w:del w:id="364" w:author="Mihai Budiu" w:date="2016-09-16T09:11:00Z">
        <w:r w:rsidR="00B916B1" w:rsidDel="004709B1">
          <w:rPr>
            <w:rFonts w:ascii="Consolas" w:hAnsi="Consolas"/>
            <w:color w:val="000000"/>
            <w:szCs w:val="20"/>
          </w:rPr>
          <w:delText>p</w:delText>
        </w:r>
      </w:del>
      <w:del w:id="365" w:author="Mihai Budiu" w:date="2016-10-07T10:21:00Z">
        <w:r w:rsidR="00B916B1">
          <w:rPr>
            <w:rFonts w:ascii="Consolas" w:hAnsi="Consolas"/>
            <w:color w:val="000000"/>
            <w:szCs w:val="20"/>
          </w:rPr>
          <w:delText>v4Add</w:delText>
        </w:r>
        <w:r w:rsidR="00B916B1" w:rsidRPr="00A229BA">
          <w:rPr>
            <w:rFonts w:ascii="Consolas" w:hAnsi="Consolas"/>
            <w:color w:val="000000"/>
            <w:szCs w:val="20"/>
          </w:rPr>
          <w:delText>ress</w:delText>
        </w:r>
      </w:del>
      <w:ins w:id="366" w:author="Mihai Budiu" w:date="2016-10-13T09:50:00Z">
        <w:r w:rsidR="00B916B1">
          <w:rPr>
            <w:rFonts w:ascii="Consolas" w:hAnsi="Consolas"/>
            <w:color w:val="000000"/>
            <w:szCs w:val="20"/>
          </w:rPr>
          <w:t>I</w:t>
        </w:r>
        <w:r w:rsidR="004709B1">
          <w:rPr>
            <w:rFonts w:ascii="Consolas" w:hAnsi="Consolas"/>
            <w:color w:val="000000"/>
            <w:szCs w:val="20"/>
          </w:rPr>
          <w:t>P</w:t>
        </w:r>
        <w:r w:rsidR="00B916B1">
          <w:rPr>
            <w:rFonts w:ascii="Consolas" w:hAnsi="Consolas"/>
            <w:color w:val="000000"/>
            <w:szCs w:val="20"/>
          </w:rPr>
          <w:t>v4Add</w:t>
        </w:r>
        <w:r w:rsidR="00B916B1" w:rsidRPr="00A229BA">
          <w:rPr>
            <w:rFonts w:ascii="Consolas" w:hAnsi="Consolas"/>
            <w:color w:val="000000"/>
            <w:szCs w:val="20"/>
          </w:rPr>
          <w:t>ress</w:t>
        </w:r>
      </w:ins>
      <w:r w:rsidR="00B916B1" w:rsidRPr="00A229BA">
        <w:rPr>
          <w:rFonts w:ascii="Consolas" w:hAnsi="Consolas"/>
          <w:color w:val="000000"/>
          <w:szCs w:val="20"/>
        </w:rPr>
        <w:t xml:space="preserve"> nextHop; // temporary variable</w:t>
      </w:r>
    </w:p>
    <w:p w14:paraId="7B941C9E" w14:textId="211D2E0B" w:rsidR="00AD3B45" w:rsidRDefault="00B916B1" w:rsidP="007135DB">
      <w:pPr>
        <w:spacing w:before="0" w:after="0"/>
        <w:rPr>
          <w:ins w:id="367" w:author="Mihai Budiu" w:date="2016-09-27T10:27:00Z"/>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ins w:id="368" w:author="Mihai Budiu" w:date="2016-10-06T09:25:00Z">
        <w:r w:rsidR="00B83CC5" w:rsidRPr="00D1402C">
          <w:rPr>
            <w:rFonts w:ascii="Consolas" w:hAnsi="Consolas"/>
            <w:b/>
            <w:color w:val="000000"/>
          </w:rPr>
          <w:t>error</w:t>
        </w:r>
        <w:r w:rsidR="00B83CC5">
          <w:rPr>
            <w:rFonts w:ascii="Consolas" w:hAnsi="Consolas"/>
            <w:color w:val="000000"/>
            <w:szCs w:val="20"/>
          </w:rPr>
          <w:t>.</w:t>
        </w:r>
      </w:ins>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5F22CA58" w:rsidR="0079289D" w:rsidRDefault="00293B9C" w:rsidP="00177916">
      <w:pPr>
        <w:spacing w:before="0" w:after="0"/>
        <w:rPr>
          <w:rFonts w:ascii="Consolas" w:hAnsi="Consolas"/>
          <w:color w:val="000000"/>
          <w:szCs w:val="20"/>
        </w:rPr>
      </w:pPr>
      <w:del w:id="369" w:author="Mihai Budiu" w:date="2016-10-13T09:53:00Z">
        <w:r w:rsidRPr="00A229BA" w:rsidDel="00177916">
          <w:rPr>
            <w:rFonts w:ascii="Consolas" w:hAnsi="Consolas"/>
            <w:color w:val="000000"/>
            <w:szCs w:val="20"/>
          </w:rPr>
          <w:delText xml:space="preserve">   </w:delText>
        </w:r>
        <w:r w:rsidR="001D6B91" w:rsidDel="00177916">
          <w:rPr>
            <w:rFonts w:ascii="Consolas" w:hAnsi="Consolas"/>
            <w:color w:val="000000"/>
            <w:szCs w:val="20"/>
          </w:rPr>
          <w:delText xml:space="preserve"> </w:delText>
        </w:r>
        <w:r w:rsidRPr="00A229BA" w:rsidDel="00177916">
          <w:rPr>
            <w:rFonts w:ascii="Consolas" w:hAnsi="Consolas"/>
            <w:color w:val="000000"/>
            <w:szCs w:val="20"/>
          </w:rPr>
          <w:delText xml:space="preserve">  </w:delText>
        </w:r>
        <w:r w:rsidR="0079289D" w:rsidDel="00177916">
          <w:rPr>
            <w:rFonts w:ascii="Consolas" w:hAnsi="Consolas"/>
            <w:color w:val="000000"/>
            <w:szCs w:val="20"/>
          </w:rPr>
          <w:delText xml:space="preserve">    </w:delText>
        </w:r>
      </w:del>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370"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ins w:id="371" w:author="Mihai Budiu" w:date="2016-09-16T09:13:00Z">
        <w:r w:rsidR="004709B1">
          <w:rPr>
            <w:rFonts w:ascii="Consolas" w:hAnsi="Consolas"/>
            <w:b/>
            <w:color w:val="000000"/>
            <w:szCs w:val="20"/>
          </w:rPr>
          <w:t>out</w:t>
        </w:r>
      </w:ins>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3D2DD87"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372" w:author="Mihai Budiu" w:date="2016-09-26T08:44:00Z">
        <w:r w:rsidR="00641E4A" w:rsidDel="00B27D45">
          <w:rPr>
            <w:rFonts w:ascii="Consolas" w:hAnsi="Consolas"/>
            <w:color w:val="000000"/>
            <w:szCs w:val="20"/>
          </w:rPr>
          <w:delText>Checksum16Checksum16</w:delText>
        </w:r>
      </w:del>
      <w:ins w:id="373" w:author="Mihai Budiu" w:date="2016-09-26T08:44:00Z">
        <w:r w:rsidR="00B27D45">
          <w:rPr>
            <w:rFonts w:ascii="Consolas" w:hAnsi="Consolas"/>
            <w:color w:val="000000"/>
            <w:szCs w:val="20"/>
          </w:rPr>
          <w:t>C</w:t>
        </w:r>
      </w:ins>
      <w:ins w:id="374" w:author="Mihai Budiu" w:date="2016-10-18T10:09:00Z">
        <w:r w:rsidR="009A6EA8">
          <w:rPr>
            <w:rFonts w:ascii="Consolas" w:hAnsi="Consolas"/>
            <w:color w:val="000000"/>
            <w:szCs w:val="20"/>
          </w:rPr>
          <w:t>hec</w:t>
        </w:r>
      </w:ins>
      <w:ins w:id="375" w:author="Mihai Budiu" w:date="2016-09-26T08:44:00Z">
        <w:r w:rsidR="00B27D45">
          <w:rPr>
            <w:rFonts w:ascii="Consolas" w:hAnsi="Consolas"/>
            <w:color w:val="000000"/>
            <w:szCs w:val="20"/>
          </w:rPr>
          <w:t>k</w:t>
        </w:r>
      </w:ins>
      <w:ins w:id="376" w:author="Mihai Budiu" w:date="2016-10-18T10:09:00Z">
        <w:r w:rsidR="009A6EA8">
          <w:rPr>
            <w:rFonts w:ascii="Consolas" w:hAnsi="Consolas"/>
            <w:color w:val="000000"/>
            <w:szCs w:val="20"/>
          </w:rPr>
          <w:t>sum</w:t>
        </w:r>
      </w:ins>
      <w:ins w:id="377" w:author="Mihai Budiu" w:date="2016-09-26T08:44:00Z">
        <w:r w:rsidR="00B27D45">
          <w:rPr>
            <w:rFonts w:ascii="Consolas" w:hAnsi="Consolas"/>
            <w:color w:val="000000"/>
            <w:szCs w:val="20"/>
          </w:rPr>
          <w:t>16</w:t>
        </w:r>
      </w:ins>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378" w:name="_Toc417920563"/>
      <w:bookmarkStart w:id="379" w:name="_Toc445799309"/>
      <w:bookmarkStart w:id="380" w:name="_Toc447898996"/>
      <w:bookmarkStart w:id="381" w:name="_Toc462644761"/>
      <w:bookmarkStart w:id="382" w:name="_Toc463614853"/>
      <w:bookmarkStart w:id="383" w:name="_Toc464718906"/>
      <w:r>
        <w:t xml:space="preserve">P4 </w:t>
      </w:r>
      <w:r w:rsidR="00DA7873">
        <w:t>Language definition</w:t>
      </w:r>
      <w:bookmarkEnd w:id="378"/>
      <w:bookmarkEnd w:id="379"/>
      <w:bookmarkEnd w:id="380"/>
      <w:bookmarkEnd w:id="381"/>
      <w:bookmarkEnd w:id="382"/>
      <w:bookmarkEnd w:id="383"/>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24E0ACBD"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1E71C4">
        <w:t>13</w:t>
      </w:r>
      <w:r w:rsidR="005B4B05">
        <w:fldChar w:fldCharType="end"/>
      </w:r>
      <w:r w:rsidR="005B4B05">
        <w:t>)</w:t>
      </w:r>
      <w:r w:rsidR="007C3167">
        <w:t>.</w:t>
      </w:r>
    </w:p>
    <w:p w14:paraId="53A85073" w14:textId="376E4851" w:rsidR="000A3552" w:rsidRDefault="00D24BE9" w:rsidP="002265E0">
      <w:pPr>
        <w:pStyle w:val="ListParagraph"/>
        <w:numPr>
          <w:ilvl w:val="0"/>
          <w:numId w:val="16"/>
        </w:numPr>
      </w:pPr>
      <w:r>
        <w:lastRenderedPageBreak/>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1E71C4">
        <w:t>14</w:t>
      </w:r>
      <w:r w:rsidR="005B4B05">
        <w:fldChar w:fldCharType="end"/>
      </w:r>
      <w:r w:rsidR="005B4B05">
        <w:t>)</w:t>
      </w:r>
      <w:r w:rsidR="007C3167">
        <w:t>.</w:t>
      </w:r>
    </w:p>
    <w:p w14:paraId="676C9EFE" w14:textId="53042187" w:rsidR="001C58A4" w:rsidRDefault="001C58A4" w:rsidP="002265E0">
      <w:pPr>
        <w:pStyle w:val="ListParagraph"/>
        <w:numPr>
          <w:ilvl w:val="0"/>
          <w:numId w:val="16"/>
        </w:numPr>
      </w:pPr>
      <w:r>
        <w:t xml:space="preserve">A sub-language for describing </w:t>
      </w:r>
      <w:del w:id="384" w:author="Nate Foster" w:date="2016-10-17T22:50:00Z">
        <w:r w:rsidR="000C702A">
          <w:delText>target</w:delText>
        </w:r>
        <w:r>
          <w:delText xml:space="preserve"> </w:delText>
        </w:r>
      </w:del>
      <w:r>
        <w:t>architectures (Section</w:t>
      </w:r>
      <w:r w:rsidR="007C3167">
        <w:t xml:space="preserve"> </w:t>
      </w:r>
      <w:r w:rsidR="007C3167">
        <w:fldChar w:fldCharType="begin"/>
      </w:r>
      <w:r w:rsidR="007C3167">
        <w:instrText xml:space="preserve"> REF _Ref445801718 \r \h </w:instrText>
      </w:r>
      <w:r w:rsidR="007C3167">
        <w:fldChar w:fldCharType="separate"/>
      </w:r>
      <w:r w:rsidR="001E71C4">
        <w:t>17</w:t>
      </w:r>
      <w:r w:rsidR="007C3167">
        <w:fldChar w:fldCharType="end"/>
      </w:r>
      <w:r>
        <w:t>)</w:t>
      </w:r>
      <w:r w:rsidR="007C3167">
        <w:t>.</w:t>
      </w:r>
    </w:p>
    <w:p w14:paraId="0FB02866" w14:textId="0E2825B9" w:rsidR="007C26EB" w:rsidRDefault="007C26EB">
      <w:pPr>
        <w:pStyle w:val="Heading2"/>
      </w:pPr>
      <w:bookmarkStart w:id="385" w:name="_Toc417920566"/>
      <w:bookmarkStart w:id="386" w:name="_Toc445799310"/>
      <w:bookmarkStart w:id="387" w:name="_Toc447898997"/>
      <w:bookmarkStart w:id="388" w:name="_Toc462644762"/>
      <w:bookmarkStart w:id="389" w:name="_Toc463614854"/>
      <w:bookmarkStart w:id="390" w:name="_Toc464718907"/>
      <w:r>
        <w:t>Syntax and semantics</w:t>
      </w:r>
      <w:bookmarkEnd w:id="385"/>
      <w:bookmarkEnd w:id="386"/>
      <w:bookmarkEnd w:id="387"/>
      <w:bookmarkEnd w:id="388"/>
      <w:bookmarkEnd w:id="389"/>
      <w:bookmarkEnd w:id="390"/>
    </w:p>
    <w:p w14:paraId="5E172ED6" w14:textId="29CB5BCD" w:rsidR="007C26EB" w:rsidRDefault="00C86E05" w:rsidP="00E411B2">
      <w:pPr>
        <w:pStyle w:val="Heading3"/>
      </w:pPr>
      <w:bookmarkStart w:id="391" w:name="_Toc445799311"/>
      <w:bookmarkStart w:id="392" w:name="_Toc447898998"/>
      <w:bookmarkStart w:id="393" w:name="_Toc462644763"/>
      <w:bookmarkStart w:id="394" w:name="_Toc463614855"/>
      <w:bookmarkStart w:id="395" w:name="_Toc464718908"/>
      <w:r>
        <w:t>Grammar</w:t>
      </w:r>
      <w:bookmarkEnd w:id="391"/>
      <w:bookmarkEnd w:id="392"/>
      <w:bookmarkEnd w:id="393"/>
      <w:bookmarkEnd w:id="394"/>
      <w:bookmarkEnd w:id="395"/>
    </w:p>
    <w:p w14:paraId="64248EEA" w14:textId="39B751E9" w:rsidR="000370EF" w:rsidRDefault="00C86E05">
      <w:r>
        <w:t>The complete grammar of P4</w:t>
      </w:r>
      <w:del w:id="396" w:author="Mihai Budiu" w:date="2016-10-19T09:25:00Z">
        <w:r w:rsidR="00154584" w:rsidDel="004515D3">
          <w:delText>-</w:delText>
        </w:r>
      </w:del>
      <w:r w:rsidR="00154584" w:rsidRPr="004515D3">
        <w:rPr>
          <w:vertAlign w:val="subscript"/>
          <w:rPrChange w:id="397" w:author="Mihai Budiu" w:date="2016-10-20T08:46:00Z">
            <w:rPr/>
          </w:rPrChange>
        </w:rPr>
        <w:t>16</w:t>
      </w:r>
      <w:r>
        <w:t xml:space="preserve"> is given in Appendix </w:t>
      </w:r>
      <w:r>
        <w:fldChar w:fldCharType="begin"/>
      </w:r>
      <w:r>
        <w:instrText xml:space="preserve"> REF _Ref444953124 \r \h </w:instrText>
      </w:r>
      <w:r>
        <w:fldChar w:fldCharType="separate"/>
      </w:r>
      <w:r w:rsidR="001E71C4">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398" w:name="_Toc417920568"/>
      <w:bookmarkStart w:id="399"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400" w:name="_Toc447898999"/>
      <w:bookmarkStart w:id="401" w:name="_Toc462644764"/>
      <w:bookmarkStart w:id="402" w:name="_Toc463614856"/>
      <w:bookmarkStart w:id="403" w:name="_Toc464718909"/>
      <w:r>
        <w:t>Semantics and t</w:t>
      </w:r>
      <w:r w:rsidR="00BB28F7">
        <w:t>he P4 abstract machine</w:t>
      </w:r>
      <w:r w:rsidR="00B76FD7">
        <w:t>s</w:t>
      </w:r>
      <w:bookmarkEnd w:id="398"/>
      <w:bookmarkEnd w:id="399"/>
      <w:bookmarkEnd w:id="400"/>
      <w:bookmarkEnd w:id="401"/>
      <w:bookmarkEnd w:id="402"/>
      <w:bookmarkEnd w:id="403"/>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404" w:name="_Toc448324326"/>
      <w:bookmarkStart w:id="405" w:name="_Toc448734122"/>
      <w:bookmarkStart w:id="406" w:name="_Toc448902768"/>
      <w:bookmarkStart w:id="407" w:name="_Toc445799313"/>
      <w:bookmarkStart w:id="408" w:name="_Toc447899000"/>
      <w:bookmarkStart w:id="409" w:name="_Ref455671133"/>
      <w:bookmarkStart w:id="410" w:name="_Toc462644765"/>
      <w:bookmarkStart w:id="411" w:name="_Toc463614857"/>
      <w:bookmarkStart w:id="412" w:name="_Toc464718910"/>
      <w:bookmarkEnd w:id="404"/>
      <w:bookmarkEnd w:id="405"/>
      <w:bookmarkEnd w:id="406"/>
      <w:r>
        <w:t>Preprocessing</w:t>
      </w:r>
      <w:bookmarkEnd w:id="407"/>
      <w:bookmarkEnd w:id="408"/>
      <w:bookmarkEnd w:id="409"/>
      <w:bookmarkEnd w:id="410"/>
      <w:bookmarkEnd w:id="411"/>
      <w:bookmarkEnd w:id="412"/>
    </w:p>
    <w:p w14:paraId="230A37B5" w14:textId="4B423407" w:rsidR="007B0649" w:rsidRDefault="009322F0" w:rsidP="00E411B2">
      <w:del w:id="413" w:author="Mihai Budiu" w:date="2016-10-19T09:20:00Z">
        <w:r w:rsidDel="004515D3">
          <w:delText>P4 does not support separate compilation or linking</w:delText>
        </w:r>
        <w:r w:rsidR="005C48C6" w:rsidDel="004515D3">
          <w:delText>:</w:delText>
        </w:r>
        <w:r w:rsidR="00DC4BC9" w:rsidDel="004515D3">
          <w:delText xml:space="preserve"> </w:delText>
        </w:r>
        <w:r w:rsidR="00B16C0B" w:rsidDel="004515D3">
          <w:delText>a P4</w:delText>
        </w:r>
        <w:r w:rsidDel="004515D3">
          <w:delText xml:space="preserve"> </w:delText>
        </w:r>
        <w:r w:rsidR="004E0741" w:rsidDel="004515D3">
          <w:delText>compiler must be provided a complete P4 program</w:delText>
        </w:r>
        <w:r w:rsidDel="004515D3">
          <w:delText xml:space="preserve">. </w:delText>
        </w:r>
      </w:del>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lastRenderedPageBreak/>
        <w:t>#undef</w:t>
      </w:r>
    </w:p>
    <w:p w14:paraId="3EC2390B" w14:textId="56EB07AC" w:rsidR="007B0649" w:rsidRPr="00BD6FE9" w:rsidRDefault="007B0649" w:rsidP="002265E0">
      <w:pPr>
        <w:pStyle w:val="ListParagraph"/>
        <w:numPr>
          <w:ilvl w:val="0"/>
          <w:numId w:val="40"/>
        </w:numPr>
        <w:rPr>
          <w:rFonts w:ascii="Consolas" w:hAnsi="Consolas"/>
        </w:rPr>
      </w:pPr>
      <w:r w:rsidRPr="00BD6FE9">
        <w:rPr>
          <w:rFonts w:ascii="Consolas" w:hAnsi="Consolas"/>
        </w:rPr>
        <w:t>#if</w:t>
      </w:r>
      <w:ins w:id="414" w:author="Mihai Budiu" w:date="2016-10-14T11:09:00Z">
        <w:r w:rsidR="00495AD9">
          <w:rPr>
            <w:rFonts w:ascii="Consolas" w:hAnsi="Consolas"/>
          </w:rPr>
          <w:t xml:space="preserve"> </w:t>
        </w:r>
      </w:ins>
      <w:del w:id="415" w:author="Mihai Budiu" w:date="2016-10-14T11:09:00Z">
        <w:r w:rsidRPr="00BD6FE9" w:rsidDel="00495AD9">
          <w:rPr>
            <w:rFonts w:ascii="Consolas" w:hAnsi="Consolas"/>
          </w:rPr>
          <w:delText>/</w:delText>
        </w:r>
      </w:del>
      <w:r w:rsidRPr="00BD6FE9">
        <w:rPr>
          <w:rFonts w:ascii="Consolas" w:hAnsi="Consolas"/>
        </w:rPr>
        <w:t>#else</w:t>
      </w:r>
      <w:ins w:id="416" w:author="Mihai Budiu" w:date="2016-10-14T11:09:00Z">
        <w:r w:rsidR="00495AD9">
          <w:rPr>
            <w:rFonts w:ascii="Consolas" w:hAnsi="Consolas"/>
          </w:rPr>
          <w:t xml:space="preserve"> </w:t>
        </w:r>
      </w:ins>
      <w:del w:id="417" w:author="Mihai Budiu" w:date="2016-10-14T11:09:00Z">
        <w:r w:rsidRPr="00BD6FE9" w:rsidDel="00495AD9">
          <w:rPr>
            <w:rFonts w:ascii="Consolas" w:hAnsi="Consolas"/>
          </w:rPr>
          <w:delText>/</w:delText>
        </w:r>
      </w:del>
      <w:r w:rsidRPr="00BD6FE9">
        <w:rPr>
          <w:rFonts w:ascii="Consolas" w:hAnsi="Consolas"/>
        </w:rPr>
        <w:t>#endif</w:t>
      </w:r>
      <w:ins w:id="418" w:author="Mihai Budiu" w:date="2016-10-14T11:09:00Z">
        <w:r w:rsidR="00495AD9">
          <w:rPr>
            <w:rFonts w:ascii="Consolas" w:hAnsi="Consolas"/>
          </w:rPr>
          <w:t xml:space="preserve"> </w:t>
        </w:r>
      </w:ins>
      <w:del w:id="419" w:author="Mihai Budiu" w:date="2016-10-14T11:09:00Z">
        <w:r w:rsidR="00497DBC" w:rsidDel="00495AD9">
          <w:rPr>
            <w:rFonts w:ascii="Consolas" w:hAnsi="Consolas"/>
          </w:rPr>
          <w:delText>/</w:delText>
        </w:r>
      </w:del>
      <w:r w:rsidR="00497DBC">
        <w:rPr>
          <w:rFonts w:ascii="Consolas" w:hAnsi="Consolas"/>
        </w:rPr>
        <w:t>#ifdef</w:t>
      </w:r>
      <w:ins w:id="420" w:author="Mihai Budiu" w:date="2016-10-14T11:09:00Z">
        <w:r w:rsidR="00495AD9">
          <w:rPr>
            <w:rFonts w:ascii="Consolas" w:hAnsi="Consolas"/>
          </w:rPr>
          <w:t xml:space="preserve"> #ifndef #elif</w:t>
        </w:r>
      </w:ins>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0CB19055" w14:textId="5DFECD24" w:rsidR="00E41E65" w:rsidRDefault="00E41E65">
      <w:pPr>
        <w:rPr>
          <w:ins w:id="421" w:author="Mihai Budiu" w:date="2016-10-14T10:41:00Z"/>
        </w:rPr>
      </w:pPr>
      <w:ins w:id="422" w:author="Mihai Budiu" w:date="2016-10-14T10:41:00Z">
        <w:r>
          <w:t xml:space="preserve">The preprocessor will also remove the following sequence of two ASCII characters: backslash newline (ASCII codes </w:t>
        </w:r>
      </w:ins>
      <w:ins w:id="423" w:author="Mihai Budiu" w:date="2016-10-14T10:43:00Z">
        <w:r>
          <w:t>92, 10</w:t>
        </w:r>
      </w:ins>
      <w:ins w:id="424" w:author="Mihai Budiu" w:date="2016-10-14T10:41:00Z">
        <w:r>
          <w:t>).</w:t>
        </w:r>
      </w:ins>
    </w:p>
    <w:p w14:paraId="53EF1A01" w14:textId="0D8043B1"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del w:id="425" w:author="Nate Foster" w:date="2016-10-17T22:50:00Z">
        <w:r w:rsidR="000C702A">
          <w:delText>target</w:delText>
        </w:r>
        <w:r w:rsidR="003D03E0">
          <w:delText xml:space="preserve"> </w:delText>
        </w:r>
      </w:del>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w:t>
      </w:r>
      <w:del w:id="426" w:author="Nate Foster" w:date="2016-10-17T22:50:00Z">
        <w:r w:rsidR="00D00F94">
          <w:delText xml:space="preserve">target </w:delText>
        </w:r>
      </w:del>
      <w:r w:rsidR="00D00F94">
        <w:t>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427" w:name="_Toc417920570"/>
      <w:bookmarkStart w:id="428" w:name="_Toc445799314"/>
      <w:bookmarkStart w:id="429" w:name="_Toc447899001"/>
      <w:bookmarkStart w:id="430" w:name="_Toc462644766"/>
      <w:bookmarkStart w:id="431" w:name="_Toc463614858"/>
      <w:bookmarkStart w:id="432" w:name="_Toc464718911"/>
      <w:r>
        <w:t xml:space="preserve">P4 </w:t>
      </w:r>
      <w:r w:rsidR="00EC2208">
        <w:t>core library</w:t>
      </w:r>
      <w:bookmarkEnd w:id="427"/>
      <w:bookmarkEnd w:id="428"/>
      <w:bookmarkEnd w:id="429"/>
      <w:bookmarkEnd w:id="430"/>
      <w:bookmarkEnd w:id="431"/>
      <w:bookmarkEnd w:id="432"/>
    </w:p>
    <w:p w14:paraId="59BE9649" w14:textId="12370D26" w:rsidR="00B86A7E" w:rsidRDefault="00B86A7E" w:rsidP="00E411B2">
      <w:r>
        <w:t xml:space="preserve">Similar to the C standard library, the P4 language </w:t>
      </w:r>
      <w:r w:rsidR="00901F12">
        <w:t xml:space="preserve">specification defines </w:t>
      </w:r>
      <w:r>
        <w:t xml:space="preserve">a </w:t>
      </w:r>
      <w:r w:rsidR="00EC2208">
        <w:t>core library</w:t>
      </w:r>
      <w:del w:id="433" w:author="Mihai Budiu" w:date="2016-10-10T10:54:00Z">
        <w:r w:rsidR="00E17A6D" w:rsidDel="006315C9">
          <w:delText>,</w:delText>
        </w:r>
      </w:del>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1E71C4">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434" w:name="_Toc417920571"/>
      <w:bookmarkStart w:id="435" w:name="_Toc445799315"/>
      <w:bookmarkStart w:id="436" w:name="_Toc447899002"/>
      <w:bookmarkStart w:id="437" w:name="_Toc462644767"/>
      <w:bookmarkStart w:id="438" w:name="_Toc463614859"/>
      <w:bookmarkStart w:id="439" w:name="_Toc464718912"/>
      <w:r>
        <w:t>Lexical constructs</w:t>
      </w:r>
      <w:bookmarkEnd w:id="434"/>
      <w:bookmarkEnd w:id="435"/>
      <w:bookmarkEnd w:id="436"/>
      <w:bookmarkEnd w:id="437"/>
      <w:bookmarkEnd w:id="438"/>
      <w:bookmarkEnd w:id="439"/>
    </w:p>
    <w:p w14:paraId="18315007" w14:textId="5560287F" w:rsidR="00604628" w:rsidDel="009D513E" w:rsidRDefault="007B3571" w:rsidP="006464BC">
      <w:pPr>
        <w:rPr>
          <w:del w:id="440" w:author="Mihai Budiu" w:date="2016-10-05T11:07:00Z"/>
        </w:rPr>
      </w:pPr>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ins w:id="441" w:author="Mihai Budiu" w:date="2016-10-05T11:07:00Z">
        <w:r w:rsidR="009D513E">
          <w:t xml:space="preserve"> in </w:t>
        </w:r>
      </w:ins>
      <w:del w:id="442" w:author="Mihai Budiu" w:date="2016-10-05T11:07:00Z">
        <w:r w:rsidR="00231F34" w:rsidDel="009D513E">
          <w:delText>.</w:delText>
        </w:r>
      </w:del>
    </w:p>
    <w:p w14:paraId="62E7A5FE" w14:textId="27C21038" w:rsidR="00570B6E" w:rsidRDefault="00993D2D" w:rsidP="006464BC">
      <w:del w:id="443" w:author="Mihai Budiu" w:date="2016-10-05T11:07:00Z">
        <w:r w:rsidDel="009D513E">
          <w:delText xml:space="preserve"> characters in </w:delText>
        </w:r>
      </w:del>
      <w:r>
        <w:t xml:space="preserve">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44AB110B" w:rsidR="00FC1C78" w:rsidRDefault="00CC662E" w:rsidP="00CC662E">
      <w:r>
        <w:t xml:space="preserve">P4 identifiers </w:t>
      </w:r>
      <w:r w:rsidR="007E499C">
        <w:t>may</w:t>
      </w:r>
      <w:r>
        <w:t xml:space="preserve"> contain </w:t>
      </w:r>
      <w:r w:rsidR="007E499C">
        <w:t xml:space="preserve">only </w:t>
      </w:r>
      <w:r>
        <w:t>letters, numbers</w:t>
      </w:r>
      <w:ins w:id="444" w:author="Andy Keep" w:date="2016-10-12T14:09:00Z">
        <w:r w:rsidR="00C65622">
          <w:t>,</w:t>
        </w:r>
      </w:ins>
      <w:r>
        <w:t xml:space="preserve"> and the underscore </w:t>
      </w:r>
      <w:ins w:id="445" w:author="Mihai Budiu" w:date="2016-10-10T10:12:00Z">
        <w:r w:rsidR="00CE5B95">
          <w:t>character</w:t>
        </w:r>
      </w:ins>
      <w:del w:id="446" w:author="Mihai Budiu" w:date="2016-10-10T10:12:00Z">
        <w:r w:rsidDel="00CE5B95">
          <w:delText xml:space="preserve">sign </w:delText>
        </w:r>
      </w:del>
      <w:r w:rsidRPr="00DE4665">
        <w:rPr>
          <w:rFonts w:ascii="Consolas" w:hAnsi="Consolas"/>
        </w:rPr>
        <w:t>_</w:t>
      </w:r>
      <w:r>
        <w:t>, and must start with a letter</w:t>
      </w:r>
      <w:r w:rsidR="0025626C">
        <w:t xml:space="preserve"> or with </w:t>
      </w:r>
      <w:ins w:id="447" w:author="Mihai Budiu" w:date="2016-10-10T10:12:00Z">
        <w:r w:rsidR="00CE5B95">
          <w:t xml:space="preserve">an </w:t>
        </w:r>
      </w:ins>
      <w:r w:rsidR="0025626C">
        <w:t>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lastRenderedPageBreak/>
        <w:t>IDENTIFIER</w:t>
      </w:r>
      <w:r>
        <w:rPr>
          <w:rFonts w:ascii="Consolas" w:hAnsi="Consolas"/>
        </w:rPr>
        <w:t xml:space="preserve"> – </w:t>
      </w:r>
      <w:r w:rsidRPr="00781B59">
        <w:t>start with a letter</w:t>
      </w:r>
      <w:r w:rsidR="00901F12">
        <w:t xml:space="preserve"> or underscore</w:t>
      </w:r>
      <w:r w:rsidRPr="00781B59">
        <w:t>, and contain letters, digits</w:t>
      </w:r>
      <w:ins w:id="448" w:author="Andy Keep" w:date="2016-10-12T14:10:00Z">
        <w:r w:rsidR="005D05F0">
          <w:t>,</w:t>
        </w:r>
      </w:ins>
      <w:r w:rsidRPr="00781B59">
        <w:t xml:space="preserve">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449" w:name="_Toc417920572"/>
      <w:bookmarkStart w:id="450" w:name="_Toc445799316"/>
      <w:bookmarkStart w:id="451" w:name="_Toc447899003"/>
      <w:bookmarkStart w:id="452" w:name="_Toc462644768"/>
      <w:bookmarkStart w:id="453" w:name="_Toc463614860"/>
      <w:bookmarkStart w:id="454" w:name="_Toc464718913"/>
      <w:r>
        <w:t>Comments</w:t>
      </w:r>
      <w:bookmarkEnd w:id="449"/>
      <w:bookmarkEnd w:id="450"/>
      <w:bookmarkEnd w:id="451"/>
      <w:bookmarkEnd w:id="452"/>
      <w:bookmarkEnd w:id="453"/>
      <w:bookmarkEnd w:id="454"/>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w:t>
      </w:r>
      <w:del w:id="455" w:author="Andy Keep" w:date="2016-10-12T17:40:00Z">
        <w:r w:rsidRPr="009D2C62">
          <w:delText>s</w:delText>
        </w:r>
      </w:del>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456" w:name="_Toc417920573"/>
      <w:bookmarkStart w:id="457" w:name="_Toc445799317"/>
      <w:bookmarkStart w:id="458" w:name="_Ref446596464"/>
      <w:bookmarkStart w:id="459" w:name="_Toc447899004"/>
      <w:bookmarkStart w:id="460" w:name="_Toc462644769"/>
      <w:bookmarkStart w:id="461" w:name="_Toc463614861"/>
      <w:bookmarkStart w:id="462" w:name="_Toc464718914"/>
      <w:r>
        <w:t>Literal constants</w:t>
      </w:r>
      <w:bookmarkEnd w:id="456"/>
      <w:bookmarkEnd w:id="457"/>
      <w:bookmarkEnd w:id="458"/>
      <w:bookmarkEnd w:id="459"/>
      <w:bookmarkEnd w:id="460"/>
      <w:bookmarkEnd w:id="461"/>
      <w:bookmarkEnd w:id="462"/>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027452F7" w:rsidR="00A34383" w:rsidRDefault="000906C7">
      <w:del w:id="463" w:author="Mihai Budiu" w:date="2016-10-18T09:41:00Z">
        <w:r w:rsidDel="00842564">
          <w:delText>Numeric constants</w:delText>
        </w:r>
      </w:del>
      <w:ins w:id="464" w:author="Mihai Budiu" w:date="2016-10-18T09:41:00Z">
        <w:r w:rsidR="00842564">
          <w:t>Integer literals</w:t>
        </w:r>
      </w:ins>
      <w:r>
        <w:t xml:space="preserve"> </w:t>
      </w:r>
      <w:r w:rsidR="00F67AF6">
        <w:t>are</w:t>
      </w:r>
      <w:ins w:id="465" w:author="Mihai Budiu" w:date="2016-10-20T08:46:00Z">
        <w:r w:rsidR="00F67AF6">
          <w:t xml:space="preserve"> </w:t>
        </w:r>
      </w:ins>
      <w:ins w:id="466" w:author="Mihai Budiu" w:date="2016-10-18T09:41:00Z">
        <w:r w:rsidR="00842564">
          <w:t xml:space="preserve">positive </w:t>
        </w:r>
      </w:ins>
      <w:r w:rsidR="00F67AF6">
        <w:t>integers of an arbitrary precision</w:t>
      </w:r>
      <w:del w:id="467" w:author="Mihai Budiu" w:date="2016-10-18T09:42:00Z">
        <w:r w:rsidR="00F67AF6" w:rsidDel="00842564">
          <w:delText>, positive or negative</w:delText>
        </w:r>
      </w:del>
      <w:r w:rsidR="00F67AF6">
        <w:t>.</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41ECCCF" w:rsidR="000A6ACE" w:rsidRDefault="00934325" w:rsidP="00BD6FE9">
      <w:r>
        <w:t>The underscore character is considered a digit</w:t>
      </w:r>
      <w:r w:rsidR="008A24A6">
        <w:t xml:space="preserve"> within number literals</w:t>
      </w:r>
      <w:r w:rsidR="00C5455C">
        <w:t xml:space="preserve"> </w:t>
      </w:r>
      <w:del w:id="468" w:author="Mihai Budiu" w:date="2016-10-19T08:53:00Z">
        <w:r w:rsidR="00C5455C" w:rsidDel="0054045A">
          <w:delText>(where it cannot appear as the first digit)</w:delText>
        </w:r>
        <w:r w:rsidDel="0054045A">
          <w:delText xml:space="preserve">, </w:delText>
        </w:r>
      </w:del>
      <w:r>
        <w:t xml:space="preserve">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ins w:id="469" w:author="Mihai Budiu" w:date="2016-10-19T08:54:00Z">
        <w:r w:rsidR="0054045A">
          <w:t xml:space="preserve">. The underscore cannot be used in the width </w:t>
        </w:r>
      </w:ins>
      <w:ins w:id="470" w:author="Mihai Budiu" w:date="2016-10-19T09:00:00Z">
        <w:r w:rsidR="0054045A">
          <w:t>specification</w:t>
        </w:r>
      </w:ins>
      <w:ins w:id="471" w:author="Mihai Budiu" w:date="2016-10-19T08:54:00Z">
        <w:r w:rsidR="0054045A">
          <w:t xml:space="preserve"> or as the first character of an integer literal</w:t>
        </w:r>
      </w:ins>
      <w:ins w:id="472" w:author="Mihai Budiu" w:date="2016-10-20T08:46:00Z">
        <w:r>
          <w:t>.</w:t>
        </w:r>
        <w:r w:rsidR="00E47F3F">
          <w:t xml:space="preserve"> </w:t>
        </w:r>
      </w:ins>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647D0B2" w:rsidR="001D12D8" w:rsidRDefault="000A6ACE" w:rsidP="00AB28AA">
      <w:pPr>
        <w:rPr>
          <w:rFonts w:ascii="Consolas" w:hAnsi="Consolas"/>
        </w:rPr>
      </w:pPr>
      <w:r w:rsidRPr="00AB28AA">
        <w:rPr>
          <w:rFonts w:ascii="Consolas" w:hAnsi="Consolas"/>
        </w:rPr>
        <w:lastRenderedPageBreak/>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del w:id="473" w:author="Mihai Budiu" w:date="2016-10-18T09:42:00Z">
        <w:r w:rsidR="00A34383" w:rsidDel="00842564">
          <w:rPr>
            <w:rFonts w:ascii="Consolas" w:hAnsi="Consolas"/>
          </w:rPr>
          <w:delText>-</w:delText>
        </w:r>
        <w:r w:rsidDel="00842564">
          <w:rPr>
            <w:rFonts w:ascii="Consolas" w:hAnsi="Consolas"/>
          </w:rPr>
          <w:delText xml:space="preserve">32s0xFF </w:delText>
        </w:r>
        <w:r w:rsidR="00C73651" w:rsidDel="00842564">
          <w:rPr>
            <w:rFonts w:ascii="Consolas" w:hAnsi="Consolas"/>
          </w:rPr>
          <w:delText xml:space="preserve">    </w:delText>
        </w:r>
        <w:r w:rsidR="00A34383" w:rsidDel="00842564">
          <w:rPr>
            <w:rFonts w:ascii="Consolas" w:hAnsi="Consolas"/>
          </w:rPr>
          <w:delText xml:space="preserve"> </w:delText>
        </w:r>
        <w:r w:rsidR="00C73651" w:rsidDel="00842564">
          <w:rPr>
            <w:rFonts w:ascii="Consolas" w:hAnsi="Consolas"/>
          </w:rPr>
          <w:delText xml:space="preserve"> </w:delText>
        </w:r>
        <w:r w:rsidDel="00842564">
          <w:rPr>
            <w:rFonts w:ascii="Consolas" w:hAnsi="Consolas"/>
          </w:rPr>
          <w:delText>// a 32-bit signed number with value -255</w:delText>
        </w:r>
        <w:r w:rsidDel="00842564">
          <w:rPr>
            <w:rFonts w:ascii="Consolas" w:hAnsi="Consolas"/>
          </w:rPr>
          <w:br/>
        </w:r>
      </w:del>
      <w:r>
        <w:rPr>
          <w:rFonts w:ascii="Consolas" w:hAnsi="Consolas"/>
        </w:rP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474" w:name="_Ref459636349"/>
      <w:r>
        <w:t>String literals</w:t>
      </w:r>
      <w:bookmarkEnd w:id="474"/>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A P4 string starts with a double quote sign and extends to the first double quote sign</w:t>
      </w:r>
      <w:ins w:id="475" w:author="Andy Keep" w:date="2016-10-12T13:22:00Z">
        <w:r w:rsidR="00DE70E9">
          <w:t>,</w:t>
        </w:r>
      </w:ins>
      <w:r w:rsidR="00F42D66">
        <w:t xml:space="preserve">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476" w:name="_Toc417920574"/>
      <w:bookmarkStart w:id="477" w:name="_Toc445799318"/>
      <w:bookmarkStart w:id="478" w:name="_Toc447899005"/>
      <w:bookmarkStart w:id="479" w:name="_Toc462644770"/>
      <w:bookmarkStart w:id="480" w:name="_Toc463614862"/>
      <w:bookmarkStart w:id="481" w:name="_Toc464718915"/>
      <w:r>
        <w:t>Naming conventions</w:t>
      </w:r>
      <w:bookmarkEnd w:id="476"/>
      <w:bookmarkEnd w:id="477"/>
      <w:bookmarkEnd w:id="478"/>
      <w:bookmarkEnd w:id="479"/>
      <w:bookmarkEnd w:id="480"/>
      <w:bookmarkEnd w:id="481"/>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314F0EE" w:rsidR="00D328D6" w:rsidRDefault="00D328D6" w:rsidP="002265E0">
      <w:pPr>
        <w:pStyle w:val="ListParagraph"/>
        <w:numPr>
          <w:ilvl w:val="0"/>
          <w:numId w:val="17"/>
        </w:numPr>
      </w:pPr>
      <w:del w:id="482" w:author="Mihai Budiu" w:date="2016-10-20T08:46:00Z">
        <w:r>
          <w:delText>the</w:delText>
        </w:r>
      </w:del>
      <w:del w:id="483" w:author="Mihai Budiu" w:date="2016-10-13T09:50:00Z">
        <w:r>
          <w:delText>the</w:delText>
        </w:r>
      </w:del>
      <w:del w:id="484" w:author="Mihai Budiu" w:date="2016-10-10T10:54:00Z">
        <w:r w:rsidDel="006315C9">
          <w:delText>t</w:delText>
        </w:r>
      </w:del>
      <w:ins w:id="485" w:author="Mihai Budiu" w:date="2016-10-10T10:54:00Z">
        <w:r w:rsidR="006315C9">
          <w:t>T</w:t>
        </w:r>
      </w:ins>
      <w:ins w:id="486" w:author="Mihai Budiu" w:date="2016-10-13T09:50:00Z">
        <w:r>
          <w:t>he</w:t>
        </w:r>
      </w:ins>
      <w:r>
        <w:t xml:space="preserv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815DD67" w:rsidR="00D328D6" w:rsidRDefault="00D328D6" w:rsidP="002265E0">
      <w:pPr>
        <w:pStyle w:val="ListParagraph"/>
        <w:numPr>
          <w:ilvl w:val="0"/>
          <w:numId w:val="17"/>
        </w:numPr>
      </w:pPr>
      <w:r>
        <w:t xml:space="preserve">In all our examples we write user-defined types with an uppercase character, e.g., </w:t>
      </w:r>
      <w:del w:id="487" w:author="Mihai Budiu" w:date="2016-10-07T10:21:00Z">
        <w:r w:rsidRPr="001A316A">
          <w:rPr>
            <w:rFonts w:ascii="Consolas" w:hAnsi="Consolas"/>
          </w:rPr>
          <w:delText>I</w:delText>
        </w:r>
      </w:del>
      <w:del w:id="488" w:author="Mihai Budiu" w:date="2016-09-16T09:11:00Z">
        <w:r w:rsidRPr="001A316A" w:rsidDel="004709B1">
          <w:rPr>
            <w:rFonts w:ascii="Consolas" w:hAnsi="Consolas"/>
          </w:rPr>
          <w:delText>p</w:delText>
        </w:r>
      </w:del>
      <w:del w:id="489" w:author="Mihai Budiu" w:date="2016-10-07T10:21:00Z">
        <w:r w:rsidRPr="001A316A">
          <w:rPr>
            <w:rFonts w:ascii="Consolas" w:hAnsi="Consolas"/>
          </w:rPr>
          <w:delText>v4Address</w:delText>
        </w:r>
      </w:del>
      <w:ins w:id="490" w:author="Mihai Budiu" w:date="2016-10-07T10:21:00Z">
        <w:r w:rsidRPr="001A316A">
          <w:rPr>
            <w:rFonts w:ascii="Consolas" w:hAnsi="Consolas"/>
          </w:rPr>
          <w:t>I</w:t>
        </w:r>
        <w:r w:rsidR="004709B1">
          <w:rPr>
            <w:rFonts w:ascii="Consolas" w:hAnsi="Consolas"/>
          </w:rPr>
          <w:t>P</w:t>
        </w:r>
        <w:r w:rsidRPr="001A316A">
          <w:rPr>
            <w:rFonts w:ascii="Consolas" w:hAnsi="Consolas"/>
          </w:rPr>
          <w:t>v4Address</w:t>
        </w:r>
      </w:ins>
      <w:del w:id="491" w:author="Mihai Budiu" w:date="2016-10-07T10:21:00Z">
        <w:r w:rsidRPr="001A316A">
          <w:rPr>
            <w:rFonts w:ascii="Consolas" w:hAnsi="Consolas"/>
          </w:rPr>
          <w:delText>I</w:delText>
        </w:r>
      </w:del>
      <w:ins w:id="492" w:author="Mihai Budiu" w:date="2016-09-16T09:11:00Z">
        <w:r w:rsidR="004709B1">
          <w:rPr>
            <w:rFonts w:ascii="Consolas" w:hAnsi="Consolas"/>
          </w:rPr>
          <w:t>P</w:t>
        </w:r>
      </w:ins>
      <w:del w:id="493" w:author="Mihai Budiu" w:date="2016-09-16T09:11:00Z">
        <w:r w:rsidRPr="001A316A" w:rsidDel="004709B1">
          <w:rPr>
            <w:rFonts w:ascii="Consolas" w:hAnsi="Consolas"/>
          </w:rPr>
          <w:delText>p</w:delText>
        </w:r>
      </w:del>
      <w:del w:id="494" w:author="Mihai Budiu" w:date="2016-10-07T10:21:00Z">
        <w:r w:rsidRPr="001A316A">
          <w:rPr>
            <w:rFonts w:ascii="Consolas" w:hAnsi="Consolas"/>
          </w:rPr>
          <w:delText>v4Address</w:delText>
        </w:r>
      </w:del>
      <w:del w:id="495" w:author="Mihai Budiu" w:date="2016-10-10T10:13:00Z">
        <w:r w:rsidR="004709B1" w:rsidDel="00CE5B95">
          <w:rPr>
            <w:rFonts w:ascii="Consolas" w:hAnsi="Consolas"/>
          </w:rPr>
          <w:delText>P</w:delText>
        </w:r>
      </w:del>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496" w:name="_Toc445799319"/>
      <w:bookmarkStart w:id="497" w:name="_Toc447899006"/>
      <w:bookmarkStart w:id="498" w:name="_Toc462644771"/>
      <w:bookmarkStart w:id="499" w:name="_Toc463614863"/>
      <w:bookmarkStart w:id="500" w:name="_Toc464718916"/>
      <w:r>
        <w:t>P4 Program structure</w:t>
      </w:r>
      <w:bookmarkEnd w:id="496"/>
      <w:bookmarkEnd w:id="497"/>
      <w:bookmarkEnd w:id="498"/>
      <w:bookmarkEnd w:id="499"/>
      <w:bookmarkEnd w:id="500"/>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501" w:name="_Toc445799320"/>
      <w:bookmarkStart w:id="502" w:name="_Toc447899007"/>
      <w:bookmarkStart w:id="503"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7C423E">
        <w:rPr>
          <w:rFonts w:ascii="Consolas" w:hAnsi="Consolas"/>
          <w:b/>
          <w:rPrChange w:id="504" w:author="Andy Keep" w:date="2016-10-20T08:46:00Z">
            <w:rPr>
              <w:b/>
            </w:rPr>
          </w:rPrChange>
        </w:rPr>
        <w:t>s</w:t>
      </w:r>
      <w:r w:rsidRPr="007C423E">
        <w:rPr>
          <w:rFonts w:ascii="Consolas" w:hAnsi="Consolas"/>
          <w:b/>
          <w:rPrChange w:id="505" w:author="Andy Keep" w:date="2016-10-20T08:46:00Z">
            <w:rPr>
              <w:rFonts w:ascii="Consolas" w:hAnsi="Consolas"/>
            </w:rPr>
          </w:rPrChange>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506" w:name="_Toc462644772"/>
      <w:bookmarkStart w:id="507" w:name="_Toc463614864"/>
      <w:bookmarkStart w:id="508" w:name="_Toc464718917"/>
      <w:r>
        <w:t>Scopes</w:t>
      </w:r>
      <w:bookmarkEnd w:id="501"/>
      <w:bookmarkEnd w:id="502"/>
      <w:bookmarkEnd w:id="506"/>
      <w:bookmarkEnd w:id="507"/>
      <w:bookmarkEnd w:id="508"/>
    </w:p>
    <w:bookmarkEnd w:id="503"/>
    <w:p w14:paraId="43D6DEC2" w14:textId="307AF6E8" w:rsidR="002D223C" w:rsidRDefault="00274C08" w:rsidP="002D223C">
      <w:r>
        <w:t>Various constructs act as namespaces</w:t>
      </w:r>
      <w:del w:id="509" w:author="Mihai Budiu" w:date="2016-10-10T10:54:00Z">
        <w:r w:rsidDel="006315C9">
          <w:delText>,</w:delText>
        </w:r>
      </w:del>
      <w:r>
        <w:t xml:space="preserve">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510" w:name="_Ref445796618"/>
      <w:bookmarkStart w:id="511" w:name="_Toc445799321"/>
      <w:bookmarkStart w:id="512" w:name="_Toc447899008"/>
      <w:bookmarkStart w:id="513" w:name="_Toc462644773"/>
      <w:bookmarkStart w:id="514" w:name="_Toc463614865"/>
      <w:bookmarkStart w:id="515" w:name="_Toc464718918"/>
      <w:r>
        <w:t>Stateful elements</w:t>
      </w:r>
      <w:bookmarkEnd w:id="510"/>
      <w:bookmarkEnd w:id="511"/>
      <w:bookmarkEnd w:id="512"/>
      <w:bookmarkEnd w:id="513"/>
      <w:bookmarkEnd w:id="514"/>
      <w:bookmarkEnd w:id="515"/>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53000CBF"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del w:id="516" w:author="Mihai Budiu" w:date="2016-10-19T09:25:00Z">
        <w:r w:rsidR="002A3E45" w:rsidDel="004515D3">
          <w:delText>-</w:delText>
        </w:r>
      </w:del>
      <w:r w:rsidR="002A3E45" w:rsidRPr="004515D3">
        <w:rPr>
          <w:vertAlign w:val="subscript"/>
          <w:rPrChange w:id="517" w:author="Mihai Budiu" w:date="2016-10-20T08:46:00Z">
            <w:rPr/>
          </w:rPrChange>
        </w:rPr>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1858F3DB" w:rsidR="007544CF" w:rsidRDefault="00036E74" w:rsidP="006A6EEF">
      <w:del w:id="518" w:author="Mihai Budiu" w:date="2016-10-10T10:13:00Z">
        <w:r w:rsidDel="00794EBB">
          <w:lastRenderedPageBreak/>
          <w:delText xml:space="preserve">Both </w:delText>
        </w:r>
      </w:del>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w:t>
      </w:r>
      <w:ins w:id="519" w:author="Andy Keep" w:date="2016-10-12T14:11:00Z">
        <w:r w:rsidR="00C46D11">
          <w:t>,</w:t>
        </w:r>
      </w:ins>
      <w:r w:rsidR="00530AA6">
        <w:t xml:space="preserve">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281A66CC"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1E71C4">
        <w:t>7.3</w:t>
      </w:r>
      <w:r>
        <w:fldChar w:fldCharType="end"/>
      </w:r>
      <w:r>
        <w:t xml:space="preserve">, </w:t>
      </w:r>
      <w:r w:rsidRPr="002D0F38">
        <w:rPr>
          <w:rFonts w:ascii="Consolas" w:hAnsi="Consolas"/>
        </w:rPr>
        <w:t>TopParser</w:t>
      </w:r>
      <w:r>
        <w:t xml:space="preserve">, </w:t>
      </w:r>
      <w:r w:rsidRPr="002D0F38">
        <w:rPr>
          <w:rFonts w:ascii="Consolas" w:hAnsi="Consolas"/>
        </w:rPr>
        <w:t>TopPipe</w:t>
      </w:r>
      <w:r w:rsidRPr="006E0C66">
        <w:rPr>
          <w:rFonts w:asciiTheme="minorHAnsi" w:hAnsiTheme="minorHAnsi"/>
          <w:rPrChange w:id="520" w:author="Andy Keep" w:date="2016-10-20T08:46:00Z">
            <w:rPr>
              <w:rFonts w:ascii="Consolas" w:hAnsi="Consolas"/>
            </w:rPr>
          </w:rPrChange>
        </w:rPr>
        <w:t>,</w:t>
      </w:r>
      <w:r w:rsidRPr="006E0C66">
        <w:rPr>
          <w:rFonts w:asciiTheme="minorHAnsi" w:hAnsiTheme="minorHAnsi"/>
          <w:rPrChange w:id="521" w:author="Andy Keep" w:date="2016-10-20T08:46:00Z">
            <w:rPr/>
          </w:rPrChange>
        </w:rPr>
        <w:t xml:space="preserve"> </w:t>
      </w:r>
      <w:r w:rsidRPr="002D0F38">
        <w:rPr>
          <w:rFonts w:ascii="Consolas" w:hAnsi="Consolas"/>
        </w:rPr>
        <w:t>TopDeparser</w:t>
      </w:r>
      <w:r w:rsidRPr="00CA2754">
        <w:rPr>
          <w:rFonts w:asciiTheme="minorHAnsi" w:hAnsiTheme="minorHAnsi"/>
          <w:rPrChange w:id="522" w:author="Andy Keep" w:date="2016-10-20T08:46:00Z">
            <w:rPr>
              <w:rFonts w:ascii="Consolas" w:hAnsi="Consolas"/>
            </w:rPr>
          </w:rPrChange>
        </w:rPr>
        <w:t xml:space="preserve">, </w:t>
      </w:r>
      <w:del w:id="523" w:author="Mihai Budiu" w:date="2016-09-26T08:44:00Z">
        <w:r w:rsidDel="00B27D45">
          <w:rPr>
            <w:rFonts w:ascii="Consolas" w:hAnsi="Consolas"/>
          </w:rPr>
          <w:delText>Checksum16</w:delText>
        </w:r>
        <w:r w:rsidDel="00B27D45">
          <w:delText xml:space="preserve"> </w:delText>
        </w:r>
      </w:del>
      <w:ins w:id="524" w:author="Mihai Budiu" w:date="2016-09-26T08:44:00Z">
        <w:r w:rsidR="00B27D45">
          <w:rPr>
            <w:rFonts w:ascii="Consolas" w:hAnsi="Consolas"/>
          </w:rPr>
          <w:t>C</w:t>
        </w:r>
      </w:ins>
      <w:ins w:id="525" w:author="Mihai Budiu" w:date="2016-10-18T10:09:00Z">
        <w:r w:rsidR="009A6EA8">
          <w:rPr>
            <w:rFonts w:ascii="Consolas" w:hAnsi="Consolas"/>
          </w:rPr>
          <w:t>hec</w:t>
        </w:r>
      </w:ins>
      <w:ins w:id="526" w:author="Mihai Budiu" w:date="2016-09-26T08:44:00Z">
        <w:r w:rsidR="00B27D45">
          <w:rPr>
            <w:rFonts w:ascii="Consolas" w:hAnsi="Consolas"/>
          </w:rPr>
          <w:t>k</w:t>
        </w:r>
      </w:ins>
      <w:ins w:id="527" w:author="Mihai Budiu" w:date="2016-10-18T10:09:00Z">
        <w:r w:rsidR="009A6EA8">
          <w:rPr>
            <w:rFonts w:ascii="Consolas" w:hAnsi="Consolas"/>
          </w:rPr>
          <w:t>sum</w:t>
        </w:r>
      </w:ins>
      <w:ins w:id="528" w:author="Mihai Budiu" w:date="2016-09-26T08:44:00Z">
        <w:r w:rsidR="00B27D45">
          <w:rPr>
            <w:rFonts w:ascii="Consolas" w:hAnsi="Consolas"/>
          </w:rPr>
          <w:t>16</w:t>
        </w:r>
      </w:ins>
      <w:ins w:id="529" w:author="Andy Keep" w:date="2016-10-13T00:46:00Z">
        <w:r w:rsidR="00EF3F8E" w:rsidRPr="005F13A2">
          <w:rPr>
            <w:rFonts w:asciiTheme="minorHAnsi" w:hAnsiTheme="minorHAnsi"/>
            <w:rPrChange w:id="530" w:author="Andrew Keep" w:date="2016-10-13T10:10:00Z">
              <w:rPr>
                <w:rFonts w:ascii="Consolas" w:hAnsi="Consolas"/>
              </w:rPr>
            </w:rPrChange>
          </w:rPr>
          <w:t>,</w:t>
        </w:r>
      </w:ins>
      <w:ins w:id="531" w:author="Mihai Budiu" w:date="2016-09-26T08:44:00Z">
        <w:r w:rsidR="00B27D45" w:rsidRPr="005F13A2">
          <w:rPr>
            <w:rFonts w:asciiTheme="minorHAnsi" w:hAnsiTheme="minorHAnsi"/>
            <w:rPrChange w:id="532" w:author="Andrew Keep" w:date="2016-10-20T08:46:00Z">
              <w:rPr/>
            </w:rPrChange>
          </w:rPr>
          <w:t xml:space="preserve"> </w:t>
        </w:r>
      </w:ins>
      <w:r w:rsidRPr="005F13A2">
        <w:rPr>
          <w:rFonts w:asciiTheme="minorHAnsi" w:hAnsiTheme="minorHAnsi"/>
          <w:rPrChange w:id="533" w:author="Andrew Keep" w:date="2016-10-20T08:46:00Z">
            <w:rPr/>
          </w:rPrChange>
        </w:rPr>
        <w:t>and</w:t>
      </w:r>
      <w:r>
        <w:t xml:space="preserve"> </w:t>
      </w:r>
      <w:r w:rsidRPr="002D0F38">
        <w:rPr>
          <w:rFonts w:ascii="Consolas" w:hAnsi="Consolas"/>
        </w:rPr>
        <w:t>Switch</w:t>
      </w:r>
      <w:r>
        <w:t xml:space="preserve"> are types. These are instantiated in the program to be used: there are two instances of </w:t>
      </w:r>
      <w:del w:id="534" w:author="Mihai Budiu" w:date="2016-09-26T08:44:00Z">
        <w:r w:rsidRPr="002D0F38" w:rsidDel="00B27D45">
          <w:rPr>
            <w:rFonts w:ascii="Consolas" w:hAnsi="Consolas"/>
          </w:rPr>
          <w:delText>Checksum16Checksum16</w:delText>
        </w:r>
      </w:del>
      <w:ins w:id="535" w:author="Mihai Budiu" w:date="2016-09-26T08:44:00Z">
        <w:r w:rsidR="00B27D45" w:rsidRPr="002D0F38">
          <w:rPr>
            <w:rFonts w:ascii="Consolas" w:hAnsi="Consolas"/>
          </w:rPr>
          <w:t>C</w:t>
        </w:r>
      </w:ins>
      <w:ins w:id="536" w:author="Mihai Budiu" w:date="2016-10-18T10:09:00Z">
        <w:r w:rsidR="009A6EA8">
          <w:rPr>
            <w:rFonts w:ascii="Consolas" w:hAnsi="Consolas"/>
          </w:rPr>
          <w:t>hec</w:t>
        </w:r>
      </w:ins>
      <w:ins w:id="537" w:author="Mihai Budiu" w:date="2016-09-26T08:44:00Z">
        <w:r w:rsidR="00B27D45">
          <w:rPr>
            <w:rFonts w:ascii="Consolas" w:hAnsi="Consolas"/>
          </w:rPr>
          <w:t>k</w:t>
        </w:r>
      </w:ins>
      <w:ins w:id="538" w:author="Mihai Budiu" w:date="2016-10-18T10:09:00Z">
        <w:r w:rsidR="009A6EA8">
          <w:rPr>
            <w:rFonts w:ascii="Consolas" w:hAnsi="Consolas"/>
          </w:rPr>
          <w:t>sum</w:t>
        </w:r>
      </w:ins>
      <w:ins w:id="539" w:author="Mihai Budiu" w:date="2016-09-26T08:44:00Z">
        <w:r w:rsidR="00B27D45" w:rsidRPr="002D0F38">
          <w:rPr>
            <w:rFonts w:ascii="Consolas" w:hAnsi="Consolas"/>
          </w:rPr>
          <w:t>16</w:t>
        </w:r>
      </w:ins>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ins w:id="540" w:author="Andy Keep" w:date="2016-10-12T14:11:00Z">
        <w:r w:rsidR="00C46D11" w:rsidRPr="0012117A">
          <w:rPr>
            <w:rFonts w:asciiTheme="minorHAnsi" w:hAnsiTheme="minorHAnsi"/>
            <w:rPrChange w:id="541" w:author="Andy Keep" w:date="2016-10-13T00:46:00Z">
              <w:rPr>
                <w:rFonts w:ascii="Consolas" w:hAnsi="Consolas"/>
              </w:rPr>
            </w:rPrChange>
          </w:rPr>
          <w:t>,</w:t>
        </w:r>
      </w:ins>
      <w:r w:rsidRPr="0012117A">
        <w:rPr>
          <w:rFonts w:asciiTheme="minorHAnsi" w:hAnsiTheme="minorHAnsi"/>
          <w:rPrChange w:id="542" w:author="Andy Keep" w:date="2016-10-20T08:46:00Z">
            <w:rPr/>
          </w:rPrChange>
        </w:rPr>
        <w:t xml:space="preserve"> and</w:t>
      </w:r>
      <w:r>
        <w:t xml:space="preserve">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543" w:name="_Ref463509344"/>
      <w:bookmarkStart w:id="544" w:name="_Ref463509547"/>
      <w:bookmarkStart w:id="545" w:name="_Toc462644774"/>
      <w:bookmarkStart w:id="546" w:name="_Ref445503251"/>
      <w:bookmarkStart w:id="547" w:name="_Toc445799322"/>
      <w:bookmarkStart w:id="548" w:name="_Toc447899009"/>
      <w:bookmarkStart w:id="549" w:name="_Toc463614866"/>
      <w:bookmarkStart w:id="550" w:name="_Toc464718919"/>
      <w:r>
        <w:t>L-values</w:t>
      </w:r>
      <w:bookmarkEnd w:id="543"/>
      <w:bookmarkEnd w:id="544"/>
      <w:bookmarkEnd w:id="545"/>
      <w:bookmarkEnd w:id="549"/>
      <w:bookmarkEnd w:id="550"/>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r w:rsidR="003255C8" w:rsidRPr="009D382E">
        <w:rPr>
          <w:rFonts w:ascii="Consolas" w:hAnsi="Consolas" w:cs="Consolas"/>
          <w:b/>
        </w:rPr>
        <w:t>inout</w:t>
      </w:r>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49433C77" w:rsidR="00DB7F60" w:rsidRPr="00254E38" w:rsidRDefault="00DB7F60" w:rsidP="00DB7F60">
      <w:pPr>
        <w:pStyle w:val="Grammar"/>
      </w:pPr>
      <w:r w:rsidRPr="00254E38">
        <w:t xml:space="preserve">    : </w:t>
      </w:r>
      <w:del w:id="551" w:author="Mihai Budiu" w:date="2016-10-07T10:53:00Z">
        <w:r w:rsidRPr="00254E38" w:rsidDel="0074141F">
          <w:delText xml:space="preserve">name                               </w:delText>
        </w:r>
      </w:del>
      <w:ins w:id="552" w:author="Mihai Budiu" w:date="2016-10-07T10:53:00Z">
        <w:r w:rsidR="0074141F">
          <w:t>nonTypeName</w:t>
        </w:r>
        <w:r w:rsidR="0074141F" w:rsidRPr="00254E38">
          <w:t xml:space="preserve">                               </w:t>
        </w:r>
      </w:ins>
    </w:p>
    <w:p w14:paraId="4A3E4205" w14:textId="337371C8" w:rsidR="00DB7F60" w:rsidRPr="00254E38" w:rsidRDefault="00DB7F60" w:rsidP="00DB7F60">
      <w:pPr>
        <w:pStyle w:val="Grammar"/>
      </w:pPr>
      <w:r w:rsidRPr="00254E38">
        <w:t xml:space="preserve">    | pathPrefix </w:t>
      </w:r>
      <w:del w:id="553" w:author="Mihai Budiu" w:date="2016-10-07T10:53:00Z">
        <w:r w:rsidRPr="00254E38" w:rsidDel="0074141F">
          <w:delText xml:space="preserve">name                    </w:delText>
        </w:r>
      </w:del>
      <w:ins w:id="554" w:author="Mihai Budiu" w:date="2016-10-07T10:53:00Z">
        <w:r w:rsidR="0074141F">
          <w:t>nonTypeName</w:t>
        </w:r>
        <w:r w:rsidR="0074141F" w:rsidRPr="00254E38">
          <w:t xml:space="preserve">                    </w:t>
        </w:r>
      </w:ins>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FB0C664"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85ACF">
        <w:t>10.10</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[m:l]</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r w:rsidRPr="00A229BA">
        <w:rPr>
          <w:rFonts w:ascii="Consolas" w:hAnsi="Consolas"/>
        </w:rPr>
        <w:t>headers.stack[4].field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555" w:name="_Ref459993695"/>
      <w:bookmarkStart w:id="556" w:name="_Toc462644775"/>
      <w:bookmarkStart w:id="557" w:name="_Toc463614867"/>
      <w:bookmarkStart w:id="558" w:name="_Toc464718920"/>
      <w:r>
        <w:t xml:space="preserve">Calling convention: call by </w:t>
      </w:r>
      <w:r w:rsidR="00930CB0">
        <w:t>copy in/copy out</w:t>
      </w:r>
      <w:bookmarkEnd w:id="546"/>
      <w:bookmarkEnd w:id="547"/>
      <w:bookmarkEnd w:id="548"/>
      <w:bookmarkEnd w:id="555"/>
      <w:bookmarkEnd w:id="556"/>
      <w:bookmarkEnd w:id="557"/>
      <w:bookmarkEnd w:id="558"/>
    </w:p>
    <w:p w14:paraId="3E18D2EB" w14:textId="5CA71E64"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w:t>
      </w:r>
      <w:ins w:id="559" w:author="Mihai Budiu" w:date="2016-10-10T10:14:00Z">
        <w:r w:rsidR="00794EBB">
          <w:t xml:space="preserve">objects and </w:t>
        </w:r>
      </w:ins>
      <w:r w:rsidR="00F32888">
        <w:t xml:space="preserve">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ins w:id="560" w:author="Mihai Budiu" w:date="2016-10-10T10:14:00Z">
        <w:r w:rsidR="00794EBB">
          <w:t xml:space="preserve">and </w:t>
        </w:r>
      </w:ins>
      <w:r w:rsidR="00E53D94" w:rsidRPr="002D0F38">
        <w:rPr>
          <w:rFonts w:ascii="Consolas" w:hAnsi="Consolas"/>
          <w:b/>
        </w:rPr>
        <w:t>tabl</w:t>
      </w:r>
      <w:r w:rsidR="00C10134" w:rsidRPr="002D0F38">
        <w:rPr>
          <w:rFonts w:ascii="Consolas" w:hAnsi="Consolas"/>
          <w:b/>
        </w:rPr>
        <w:t>e</w:t>
      </w:r>
      <w:r w:rsidR="00C10134">
        <w:t>s.</w:t>
      </w:r>
      <w:r w:rsidR="0076669A">
        <w:t xml:space="preserve"> All</w:t>
      </w:r>
      <w:ins w:id="561" w:author="Andrew Keep" w:date="2016-10-13T09:38:00Z">
        <w:r w:rsidR="0076669A">
          <w:t xml:space="preserve"> </w:t>
        </w:r>
      </w:ins>
      <w:ins w:id="562" w:author="Andy Keep" w:date="2016-10-13T00:49:00Z">
        <w:r w:rsidR="00CE72DC">
          <w:t>of</w:t>
        </w:r>
        <w:r w:rsidR="0076669A">
          <w:t xml:space="preserve"> </w:t>
        </w:r>
      </w:ins>
      <w:r w:rsidR="0076669A">
        <w:t>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B6FC8A8" w:rsidR="00A42E40" w:rsidRDefault="00A42E40" w:rsidP="002265E0">
      <w:pPr>
        <w:pStyle w:val="ListParagraph"/>
        <w:numPr>
          <w:ilvl w:val="0"/>
          <w:numId w:val="40"/>
        </w:numPr>
      </w:pPr>
      <w:r w:rsidRPr="00BD6FE9">
        <w:rPr>
          <w:rFonts w:ascii="Consolas" w:hAnsi="Consolas"/>
          <w:b/>
        </w:rPr>
        <w:lastRenderedPageBreak/>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can be assigned to – l-values are described in</w:t>
      </w:r>
      <w:del w:id="563" w:author="Mihai Budiu" w:date="2016-10-06T09:26:00Z">
        <w:r w:rsidR="00B83CC5">
          <w:delText xml:space="preserve"> </w:delText>
        </w:r>
      </w:del>
      <w:ins w:id="564" w:author="Mihai Budiu" w:date="2016-10-06T09:27:00Z">
        <w:r w:rsidR="00B83CC5">
          <w:t xml:space="preserve"> Section </w:t>
        </w:r>
      </w:ins>
      <w:ins w:id="565" w:author="Mihai Budiu" w:date="2016-10-06T09:26:00Z">
        <w:r w:rsidR="00B83CC5">
          <w:fldChar w:fldCharType="begin"/>
        </w:r>
        <w:r w:rsidR="00B83CC5">
          <w:instrText xml:space="preserve"> REF _Ref463509344 \r \h </w:instrText>
        </w:r>
      </w:ins>
      <w:r w:rsidR="00B83CC5">
        <w:fldChar w:fldCharType="separate"/>
      </w:r>
      <w:ins w:id="566" w:author="Mihai Budiu" w:date="2016-10-06T09:26:00Z">
        <w:r w:rsidR="00B83CC5">
          <w:t>8.6</w:t>
        </w:r>
        <w:r w:rsidR="00B83CC5">
          <w:fldChar w:fldCharType="end"/>
        </w:r>
      </w:ins>
      <w:del w:id="567" w:author="Mihai Budiu" w:date="2016-10-06T09:26:00Z">
        <w:r w:rsidDel="00B83CC5">
          <w:delText xml:space="preserve">Section </w:delText>
        </w:r>
        <w:r w:rsidDel="00B83CC5">
          <w:fldChar w:fldCharType="begin"/>
        </w:r>
        <w:r w:rsidDel="00B83CC5">
          <w:delInstrText xml:space="preserve"> REF _Ref287107325 \r \h </w:delInstrText>
        </w:r>
        <w:r w:rsidDel="00B83CC5">
          <w:fldChar w:fldCharType="separate"/>
        </w:r>
      </w:del>
      <w:del w:id="568" w:author="Mihai Budiu" w:date="2016-09-29T16:17:00Z">
        <w:r w:rsidR="003A5208" w:rsidDel="001E71C4">
          <w:delText>12.1.1</w:delText>
        </w:r>
      </w:del>
      <w:del w:id="569" w:author="Mihai Budiu" w:date="2016-10-06T09:26:00Z">
        <w:r w:rsidDel="00B83CC5">
          <w:fldChar w:fldCharType="end"/>
        </w:r>
      </w:del>
      <w:del w:id="570" w:author="Mihai Budiu" w:date="2016-10-13T09:50:00Z">
        <w:r>
          <w:delText>.).</w:delText>
        </w:r>
      </w:del>
      <w:ins w:id="571" w:author="Mihai Budiu" w:date="2016-10-13T09:50:00Z">
        <w:r>
          <w:t>.).</w:t>
        </w:r>
      </w:ins>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4CF69098"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w:t>
      </w:r>
      <w:ins w:id="572" w:author="Nate Foster" w:date="2016-10-06T14:51:00Z">
        <w:r>
          <w:t xml:space="preserve"> </w:t>
        </w:r>
        <w:r w:rsidR="00184973">
          <w:t>compile-time known</w:t>
        </w:r>
      </w:ins>
      <w:ins w:id="573" w:author="Nate Foster" w:date="2016-10-07T10:21:00Z">
        <w:r>
          <w:t xml:space="preserve"> </w:t>
        </w:r>
      </w:ins>
      <w:ins w:id="574" w:author="Mihai Budiu" w:date="2016-09-26T08:46:00Z">
        <w:r w:rsidR="00B27D45">
          <w:t>value</w:t>
        </w:r>
        <w:del w:id="575" w:author="Nate Foster" w:date="2016-10-06T14:51:00Z">
          <w:r w:rsidR="00B27D45">
            <w:delText xml:space="preserve"> that evaluates to a constant at </w:delText>
          </w:r>
        </w:del>
      </w:ins>
      <w:del w:id="576" w:author="Nate Foster" w:date="2016-10-06T14:51:00Z">
        <w:r w:rsidDel="00184973">
          <w:delText>compil</w:delText>
        </w:r>
      </w:del>
      <w:ins w:id="577" w:author="Mihai Budiu" w:date="2016-09-26T08:46:00Z">
        <w:del w:id="578" w:author="Nate Foster" w:date="2016-10-06T14:51:00Z">
          <w:r w:rsidR="00B27D45" w:rsidDel="00184973">
            <w:delText>ation</w:delText>
          </w:r>
        </w:del>
      </w:ins>
      <w:del w:id="579" w:author="Nate Foster" w:date="2016-10-06T14:51:00Z">
        <w:r w:rsidDel="00184973">
          <w:delText>e</w:delText>
        </w:r>
      </w:del>
      <w:ins w:id="580" w:author="Mihai Budiu" w:date="2016-09-26T08:46:00Z">
        <w:del w:id="581" w:author="Nate Foster" w:date="2016-10-06T14:51:00Z">
          <w:r w:rsidR="00B27D45" w:rsidDel="00184973">
            <w:delText xml:space="preserve"> </w:delText>
          </w:r>
        </w:del>
      </w:ins>
      <w:del w:id="582" w:author="Nate Foster" w:date="2016-10-06T14:51:00Z">
        <w:r w:rsidDel="00184973">
          <w:delText>-</w:delText>
        </w:r>
      </w:del>
      <w:del w:id="583" w:author="Mihai Budiu" w:date="2016-10-07T10:25:00Z">
        <w:r w:rsidDel="00385ACF">
          <w:delText>time</w:delText>
        </w:r>
      </w:del>
      <w:del w:id="584"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r w:rsidRPr="009D382E">
        <w:rPr>
          <w:rFonts w:ascii="Consolas" w:hAnsi="Consolas" w:cs="Consolas"/>
          <w:b/>
        </w:rPr>
        <w:t>inout</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r w:rsidRPr="009D382E">
        <w:rPr>
          <w:rFonts w:ascii="Consolas" w:hAnsi="Consolas" w:cs="Consolas"/>
          <w:b/>
        </w:rPr>
        <w:t>inout</w:t>
      </w:r>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r w:rsidRPr="009D382E">
        <w:rPr>
          <w:rFonts w:ascii="Consolas" w:hAnsi="Consolas" w:cs="Consolas"/>
          <w:b/>
        </w:rPr>
        <w:t>inout</w:t>
      </w:r>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 xml:space="preserve">function call can be implemented using call-by-reference if supported by the </w:t>
      </w:r>
      <w:del w:id="585" w:author="Nate Foster" w:date="2016-10-17T22:50:00Z">
        <w:r>
          <w:delText xml:space="preserve">target </w:delText>
        </w:r>
      </w:del>
      <w:r>
        <w:t>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r w:rsidRPr="009D382E">
        <w:rPr>
          <w:rFonts w:ascii="Consolas" w:hAnsi="Consolas" w:cs="Consolas"/>
          <w:b/>
        </w:rPr>
        <w:t>inout</w:t>
      </w:r>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copy inout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f(s[a].z,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r>
      <w:r>
        <w:rPr>
          <w:rFonts w:ascii="Consolas" w:hAnsi="Consolas" w:cs="Consolas"/>
        </w:rPr>
        <w:lastRenderedPageBreak/>
        <w:t>f(tmp2, tmp3);         // evaluate f; modifies tmp2</w:t>
      </w:r>
      <w:r>
        <w:rPr>
          <w:rFonts w:ascii="Consolas" w:hAnsi="Consolas" w:cs="Consolas"/>
        </w:rPr>
        <w:br/>
        <w:t>s[tmp1].z</w:t>
      </w:r>
      <w:r w:rsidR="00D35053">
        <w:rPr>
          <w:rFonts w:ascii="Consolas" w:hAnsi="Consolas" w:cs="Consolas"/>
        </w:rPr>
        <w:t xml:space="preserve"> = tmp2;      // copy inout result back; dest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586" w:name="_Toc461494856"/>
      <w:bookmarkEnd w:id="586"/>
      <w:r w:rsidRPr="003D0BC8">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2588CCBD"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 xml:space="preserve">is allocated to named registers. Such architectures may require array indices that appear in a program </w:t>
      </w:r>
      <w:del w:id="587" w:author="Nate Foster" w:date="2016-10-06T14:52:00Z">
        <w:r w:rsidR="00184973">
          <w:delText xml:space="preserve">to </w:delText>
        </w:r>
        <w:r w:rsidR="00A045BE">
          <w:delText>evaluate to constant values</w:delText>
        </w:r>
      </w:del>
      <w:ins w:id="588" w:author="Nate Foster" w:date="2016-10-06T14:52:00Z">
        <w:r w:rsidR="00184973">
          <w:t>to be compile-time known values</w:t>
        </w:r>
      </w:ins>
      <w:ins w:id="589" w:author="Nate Foster" w:date="2016-10-07T10:21:00Z">
        <w:r w:rsidR="00A045BE">
          <w:t>.)</w:t>
        </w:r>
      </w:ins>
      <w:del w:id="590" w:author="Nate Foster" w:date="2016-10-07T10:21:00Z">
        <w:r w:rsidR="00A045BE">
          <w:delText>.)</w:delText>
        </w:r>
      </w:del>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146C52BD" w:rsidR="00591CA6" w:rsidRPr="00254E38" w:rsidRDefault="00591CA6" w:rsidP="002D0F38">
      <w:pPr>
        <w:pStyle w:val="Grammar"/>
      </w:pPr>
      <w:del w:id="591" w:author="Mihai Budiu" w:date="2016-10-07T10:54:00Z">
        <w:r w:rsidRPr="00254E38" w:rsidDel="0074141F">
          <w:delText>name</w:delText>
        </w:r>
      </w:del>
      <w:ins w:id="592" w:author="Mihai Budiu" w:date="2016-10-07T10:54:00Z">
        <w:r w:rsidR="0074141F">
          <w:t>nonTypeName</w:t>
        </w:r>
      </w:ins>
      <w:del w:id="593" w:author="Mihai Budiu" w:date="2016-10-07T10:54:00Z">
        <w:r w:rsidRPr="00254E38" w:rsidDel="0074141F">
          <w:delText>name</w:delText>
        </w:r>
      </w:del>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5E51C198" w:rsidR="00591CA6" w:rsidRDefault="00591CA6" w:rsidP="002D0F38">
      <w:pPr>
        <w:pStyle w:val="Grammar"/>
        <w:rPr>
          <w:ins w:id="594" w:author="Mihai Budiu" w:date="2016-10-07T10:54:00Z"/>
        </w:rPr>
      </w:pPr>
      <w:r w:rsidRPr="00254E38">
        <w:t xml:space="preserve">    ;</w:t>
      </w:r>
    </w:p>
    <w:p w14:paraId="017CC4E1" w14:textId="3EB6537C" w:rsidR="0074141F" w:rsidRDefault="0074141F" w:rsidP="002D0F38">
      <w:pPr>
        <w:pStyle w:val="Grammar"/>
        <w:rPr>
          <w:ins w:id="595" w:author="Mihai Budiu" w:date="2016-10-07T10:54:00Z"/>
        </w:rPr>
      </w:pPr>
    </w:p>
    <w:p w14:paraId="73ADA132" w14:textId="32F73BEF" w:rsidR="0074141F" w:rsidRDefault="0074141F" w:rsidP="002D0F38">
      <w:pPr>
        <w:pStyle w:val="Grammar"/>
        <w:rPr>
          <w:ins w:id="596" w:author="Mihai Budiu" w:date="2016-10-07T10:54:00Z"/>
        </w:rPr>
      </w:pPr>
      <w:ins w:id="597" w:author="Mihai Budiu" w:date="2016-10-07T10:54:00Z">
        <w:r>
          <w:t>name</w:t>
        </w:r>
      </w:ins>
    </w:p>
    <w:p w14:paraId="6676F08F" w14:textId="5B35405A" w:rsidR="0074141F" w:rsidRDefault="0074141F" w:rsidP="002D0F38">
      <w:pPr>
        <w:pStyle w:val="Grammar"/>
        <w:rPr>
          <w:ins w:id="598" w:author="Mihai Budiu" w:date="2016-10-07T10:55:00Z"/>
        </w:rPr>
      </w:pPr>
      <w:ins w:id="599" w:author="Mihai Budiu" w:date="2016-10-07T10:55:00Z">
        <w:r>
          <w:t xml:space="preserve">    : nonTypeName</w:t>
        </w:r>
      </w:ins>
    </w:p>
    <w:p w14:paraId="24F29BEE" w14:textId="2AC5BCFF" w:rsidR="0074141F" w:rsidRDefault="0074141F" w:rsidP="002D0F38">
      <w:pPr>
        <w:pStyle w:val="Grammar"/>
        <w:rPr>
          <w:ins w:id="600" w:author="Mihai Budiu" w:date="2016-10-07T10:55:00Z"/>
        </w:rPr>
      </w:pPr>
      <w:ins w:id="601" w:author="Mihai Budiu" w:date="2016-10-07T10:55:00Z">
        <w:r>
          <w:t xml:space="preserve">    | TYPE</w:t>
        </w:r>
      </w:ins>
    </w:p>
    <w:p w14:paraId="7EF04F5C" w14:textId="31F09182" w:rsidR="0074141F" w:rsidRDefault="0074141F" w:rsidP="002D0F38">
      <w:pPr>
        <w:pStyle w:val="Grammar"/>
        <w:rPr>
          <w:ins w:id="602" w:author="Mihai Budiu" w:date="2016-10-07T10:55:00Z"/>
        </w:rPr>
      </w:pPr>
      <w:ins w:id="603" w:author="Mihai Budiu" w:date="2016-10-07T10:55:00Z">
        <w:r>
          <w:t xml:space="preserve">    | NAMESPACE</w:t>
        </w:r>
      </w:ins>
    </w:p>
    <w:p w14:paraId="750AE97C" w14:textId="72788AA5" w:rsidR="0074141F" w:rsidRPr="00254E38" w:rsidRDefault="0074141F" w:rsidP="002D0F38">
      <w:pPr>
        <w:pStyle w:val="Grammar"/>
      </w:pPr>
      <w:ins w:id="604" w:author="Mihai Budiu" w:date="2016-10-07T10:55:00Z">
        <w:r>
          <w:t xml:space="preserve">    ;</w:t>
        </w:r>
      </w:ins>
    </w:p>
    <w:p w14:paraId="49911358" w14:textId="3864B930" w:rsidR="003518DC" w:rsidRDefault="003518DC" w:rsidP="00280B0E">
      <w:pPr>
        <w:pStyle w:val="Heading2"/>
      </w:pPr>
      <w:bookmarkStart w:id="605" w:name="_Toc459993770"/>
      <w:bookmarkStart w:id="606" w:name="_Toc459994585"/>
      <w:bookmarkStart w:id="607" w:name="_Toc459993771"/>
      <w:bookmarkStart w:id="608" w:name="_Toc459994586"/>
      <w:bookmarkStart w:id="609" w:name="_Toc462644776"/>
      <w:bookmarkStart w:id="610" w:name="_Toc445799323"/>
      <w:bookmarkStart w:id="611" w:name="_Toc447899010"/>
      <w:bookmarkStart w:id="612" w:name="_Toc417920580"/>
      <w:bookmarkStart w:id="613" w:name="_Toc463614868"/>
      <w:bookmarkStart w:id="614" w:name="_Toc464718921"/>
      <w:bookmarkEnd w:id="605"/>
      <w:bookmarkEnd w:id="606"/>
      <w:bookmarkEnd w:id="607"/>
      <w:bookmarkEnd w:id="608"/>
      <w:del w:id="615" w:author="Mihai Budiu" w:date="2016-10-07T10:21:00Z">
        <w:r>
          <w:delText>Paths</w:delText>
        </w:r>
        <w:bookmarkEnd w:id="609"/>
        <w:r>
          <w:delText xml:space="preserve"> </w:delText>
        </w:r>
      </w:del>
      <w:ins w:id="616" w:author="Mihai Budiu" w:date="2016-10-07T10:21:00Z">
        <w:r>
          <w:t>Path</w:t>
        </w:r>
      </w:ins>
      <w:ins w:id="617" w:author="Mihai Budiu" w:date="2016-10-06T13:21:00Z">
        <w:r w:rsidR="008B0176">
          <w:t xml:space="preserve"> prefixes</w:t>
        </w:r>
      </w:ins>
      <w:del w:id="618" w:author="Mihai Budiu" w:date="2016-10-06T13:21:00Z">
        <w:r w:rsidDel="008B0176">
          <w:delText>s</w:delText>
        </w:r>
        <w:bookmarkEnd w:id="613"/>
        <w:bookmarkEnd w:id="614"/>
        <w:r w:rsidDel="008B0176">
          <w:delText xml:space="preserve"> </w:delText>
        </w:r>
      </w:del>
      <w:bookmarkEnd w:id="610"/>
      <w:bookmarkEnd w:id="611"/>
      <w:bookmarkEnd w:id="612"/>
    </w:p>
    <w:p w14:paraId="2811262E" w14:textId="482596F7" w:rsidR="000E5214" w:rsidRDefault="008B0176" w:rsidP="00E411B2">
      <w:ins w:id="619" w:author="Mihai Budiu" w:date="2016-10-06T13:21:00Z">
        <w:r>
          <w:t>Identifiers or type names can be preceded by optional path prefixes.</w:t>
        </w:r>
      </w:ins>
      <w:ins w:id="620" w:author="Mihai Budiu" w:date="2016-10-06T13:18:00Z">
        <w:r>
          <w:t xml:space="preserve"> </w:t>
        </w:r>
      </w:ins>
      <w:r w:rsidR="000E5214">
        <w:t xml:space="preserve">A path </w:t>
      </w:r>
      <w:r w:rsidR="00FF0276">
        <w:t xml:space="preserve">prefix </w:t>
      </w:r>
      <w:r w:rsidR="000E5214">
        <w:t xml:space="preserve">is a sequence of </w:t>
      </w:r>
      <w:r w:rsidR="00FF0276">
        <w:t xml:space="preserve">namespaces </w:t>
      </w:r>
      <w:r w:rsidR="000E5214">
        <w:t>separated by dots</w:t>
      </w:r>
      <w:r w:rsidR="000048C7">
        <w:t xml:space="preserve"> and ending with a dot</w:t>
      </w:r>
      <w:r w:rsidR="000E5214">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621" w:name="_Toc417920581"/>
      <w:bookmarkStart w:id="622" w:name="_Toc445799324"/>
      <w:bookmarkStart w:id="623" w:name="_Toc447899011"/>
      <w:bookmarkStart w:id="624" w:name="_Toc462644777"/>
      <w:bookmarkStart w:id="625" w:name="_Toc463614869"/>
      <w:bookmarkStart w:id="626" w:name="_Toc464718922"/>
      <w:r>
        <w:t>Name resolution rules</w:t>
      </w:r>
      <w:bookmarkEnd w:id="621"/>
      <w:bookmarkEnd w:id="622"/>
      <w:bookmarkEnd w:id="623"/>
      <w:bookmarkEnd w:id="624"/>
      <w:bookmarkEnd w:id="625"/>
      <w:bookmarkEnd w:id="626"/>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627" w:name="_Toc445799325"/>
      <w:bookmarkStart w:id="628" w:name="_Toc447899012"/>
      <w:bookmarkStart w:id="629" w:name="_Toc462644778"/>
      <w:bookmarkStart w:id="630" w:name="_Toc463614870"/>
      <w:bookmarkStart w:id="631" w:name="_Toc464718923"/>
      <w:r>
        <w:t>Visibility</w:t>
      </w:r>
      <w:bookmarkEnd w:id="627"/>
      <w:bookmarkEnd w:id="628"/>
      <w:bookmarkEnd w:id="629"/>
      <w:bookmarkEnd w:id="630"/>
      <w:bookmarkEnd w:id="631"/>
    </w:p>
    <w:p w14:paraId="532AD751" w14:textId="23728B86" w:rsidR="008333F0" w:rsidRDefault="008333F0">
      <w:r>
        <w:t xml:space="preserve">Identifiers defined in </w:t>
      </w:r>
      <w:r w:rsidR="00442B6F">
        <w:t xml:space="preserve">the top-level namespace </w:t>
      </w:r>
      <w:r>
        <w:t>are globally visible.</w:t>
      </w:r>
    </w:p>
    <w:p w14:paraId="5CED578C" w14:textId="1913EE5E" w:rsidR="008333F0" w:rsidRPr="008333F0" w:rsidRDefault="00972221">
      <w:del w:id="632" w:author="Mihai Budiu" w:date="2016-10-07T14:23:00Z">
        <w:r w:rsidDel="002370B1">
          <w:delText>Currently all declarations</w:delText>
        </w:r>
      </w:del>
      <w:ins w:id="633" w:author="Mihai Budiu" w:date="2016-10-13T09:50:00Z">
        <w:r w:rsidR="002370B1">
          <w:t>Declarations</w:t>
        </w:r>
      </w:ins>
      <w:ins w:id="634" w:author="Mihai Budiu" w:date="2016-10-07T14:23:00Z">
        <w:r w:rsidR="002370B1">
          <w:t xml:space="preserve"> within</w:t>
        </w:r>
      </w:ins>
      <w:r>
        <w:t xml:space="preserve"> </w:t>
      </w:r>
      <w:ins w:id="635" w:author="Mihai Budiu" w:date="2016-10-07T14:23:00Z">
        <w:r w:rsidR="002370B1">
          <w:t xml:space="preserve">a </w:t>
        </w:r>
        <w:r w:rsidR="002370B1" w:rsidRPr="00D1402C">
          <w:rPr>
            <w:rFonts w:ascii="Consolas" w:hAnsi="Consolas"/>
            <w:b/>
          </w:rPr>
          <w:t>parser</w:t>
        </w:r>
        <w:r w:rsidR="002370B1">
          <w:t xml:space="preserve"> or </w:t>
        </w:r>
        <w:r w:rsidR="002370B1" w:rsidRPr="00D1402C">
          <w:rPr>
            <w:rFonts w:ascii="Consolas" w:hAnsi="Consolas"/>
            <w:b/>
          </w:rPr>
          <w:t>control</w:t>
        </w:r>
        <w:r w:rsidR="002370B1">
          <w:t xml:space="preserve"> </w:t>
        </w:r>
      </w:ins>
      <w:del w:id="636" w:author="Mihai Budiu" w:date="2016-10-07T14:23:00Z">
        <w:r w:rsidDel="002370B1">
          <w:delText xml:space="preserve">in an inner namespace </w:delText>
        </w:r>
      </w:del>
      <w:r>
        <w:t xml:space="preserve">are private </w:t>
      </w:r>
      <w:del w:id="637" w:author="Mihai Budiu" w:date="2016-10-07T14:23:00Z">
        <w:r w:rsidDel="002370B1">
          <w:delText>to that namespace</w:delText>
        </w:r>
        <w:r w:rsidR="00287EE1" w:rsidDel="002370B1">
          <w:delText xml:space="preserve"> and the namespaces nested inside</w:delText>
        </w:r>
      </w:del>
      <w:ins w:id="638" w:author="Mihai Budiu" w:date="2016-10-13T09:50:00Z">
        <w:r w:rsidR="002370B1">
          <w:t>and</w:t>
        </w:r>
      </w:ins>
      <w:ins w:id="639" w:author="Mihai Budiu" w:date="2016-10-07T14:23:00Z">
        <w:r w:rsidR="002370B1">
          <w:t xml:space="preserve"> cannot be referred to from outside of the enclosing </w:t>
        </w:r>
        <w:r w:rsidR="002370B1" w:rsidRPr="00D1402C">
          <w:rPr>
            <w:rFonts w:ascii="Consolas" w:hAnsi="Consolas"/>
            <w:b/>
          </w:rPr>
          <w:t>parser</w:t>
        </w:r>
        <w:r w:rsidR="002370B1">
          <w:t>/</w:t>
        </w:r>
        <w:r w:rsidR="002370B1" w:rsidRPr="00D1402C">
          <w:rPr>
            <w:rFonts w:ascii="Consolas" w:hAnsi="Consolas"/>
            <w:b/>
          </w:rPr>
          <w:t>control</w:t>
        </w:r>
      </w:ins>
      <w:r>
        <w:t xml:space="preserve">. </w:t>
      </w:r>
    </w:p>
    <w:p w14:paraId="72C8EA78" w14:textId="03F47F63" w:rsidR="00DA7873" w:rsidRDefault="003A2800" w:rsidP="00BD6FE9">
      <w:pPr>
        <w:pStyle w:val="Heading1"/>
      </w:pPr>
      <w:bookmarkStart w:id="640" w:name="_Toc417920582"/>
      <w:bookmarkStart w:id="641" w:name="_Toc445799326"/>
      <w:bookmarkStart w:id="642" w:name="_Toc447899013"/>
      <w:bookmarkStart w:id="643" w:name="_Toc462644779"/>
      <w:bookmarkStart w:id="644" w:name="_Toc463614871"/>
      <w:bookmarkStart w:id="645" w:name="_Toc464718924"/>
      <w:r>
        <w:t>P4 d</w:t>
      </w:r>
      <w:r w:rsidR="00DA7873">
        <w:t>ata types</w:t>
      </w:r>
      <w:bookmarkEnd w:id="640"/>
      <w:bookmarkEnd w:id="641"/>
      <w:bookmarkEnd w:id="642"/>
      <w:bookmarkEnd w:id="643"/>
      <w:bookmarkEnd w:id="644"/>
      <w:bookmarkEnd w:id="645"/>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lastRenderedPageBreak/>
        <w:t>P4 supports several base types and allows the construction of derived types.</w:t>
      </w:r>
      <w:r w:rsidR="003A2800">
        <w:t xml:space="preserve"> </w:t>
      </w:r>
    </w:p>
    <w:p w14:paraId="3742EAA9" w14:textId="1AF8C10A" w:rsidR="00F272BC" w:rsidRDefault="00F272BC" w:rsidP="00F272BC">
      <w:pPr>
        <w:pStyle w:val="Heading2"/>
      </w:pPr>
      <w:bookmarkStart w:id="646" w:name="_Toc417920583"/>
      <w:bookmarkStart w:id="647" w:name="_Toc445799327"/>
      <w:bookmarkStart w:id="648" w:name="_Toc447899014"/>
      <w:bookmarkStart w:id="649" w:name="_Toc462644780"/>
      <w:bookmarkStart w:id="650" w:name="_Toc463614872"/>
      <w:bookmarkStart w:id="651" w:name="_Toc464718925"/>
      <w:r>
        <w:t>Base types</w:t>
      </w:r>
      <w:bookmarkEnd w:id="646"/>
      <w:bookmarkEnd w:id="647"/>
      <w:bookmarkEnd w:id="648"/>
      <w:bookmarkEnd w:id="649"/>
      <w:bookmarkEnd w:id="650"/>
      <w:bookmarkEnd w:id="651"/>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652" w:name="_Toc417920584"/>
      <w:bookmarkStart w:id="653" w:name="_Toc445799328"/>
      <w:bookmarkStart w:id="654" w:name="_Toc447899015"/>
      <w:bookmarkStart w:id="655" w:name="_Toc462644781"/>
      <w:bookmarkStart w:id="656" w:name="_Toc463614873"/>
      <w:bookmarkStart w:id="657" w:name="_Toc464718926"/>
      <w:r>
        <w:t>The void type</w:t>
      </w:r>
      <w:bookmarkEnd w:id="652"/>
      <w:bookmarkEnd w:id="653"/>
      <w:bookmarkEnd w:id="654"/>
      <w:bookmarkEnd w:id="655"/>
      <w:bookmarkEnd w:id="656"/>
      <w:bookmarkEnd w:id="657"/>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658" w:name="_Toc417920585"/>
      <w:bookmarkStart w:id="659" w:name="_Toc445799329"/>
      <w:bookmarkStart w:id="660" w:name="_Toc447899016"/>
      <w:bookmarkStart w:id="661" w:name="_Toc462644782"/>
      <w:bookmarkStart w:id="662" w:name="_Toc463614874"/>
      <w:bookmarkStart w:id="663" w:name="_Toc464718927"/>
      <w:r>
        <w:t>The error type</w:t>
      </w:r>
      <w:bookmarkEnd w:id="658"/>
      <w:bookmarkEnd w:id="659"/>
      <w:bookmarkEnd w:id="660"/>
      <w:bookmarkEnd w:id="661"/>
      <w:bookmarkEnd w:id="662"/>
      <w:bookmarkEnd w:id="663"/>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664" w:name="_Ref445662209"/>
      <w:bookmarkStart w:id="665" w:name="_Toc445799330"/>
      <w:bookmarkStart w:id="666" w:name="_Toc447899017"/>
      <w:bookmarkStart w:id="667" w:name="_Toc462644783"/>
      <w:bookmarkStart w:id="668" w:name="_Toc463614875"/>
      <w:bookmarkStart w:id="669" w:name="_Toc464718928"/>
      <w:r>
        <w:t>The match_kind type</w:t>
      </w:r>
      <w:bookmarkEnd w:id="664"/>
      <w:bookmarkEnd w:id="665"/>
      <w:bookmarkEnd w:id="666"/>
      <w:bookmarkEnd w:id="667"/>
      <w:bookmarkEnd w:id="668"/>
      <w:bookmarkEnd w:id="669"/>
    </w:p>
    <w:p w14:paraId="01891033" w14:textId="0EABD30D"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1E71C4">
        <w:t>14.2.1.1</w:t>
      </w:r>
      <w:r w:rsidR="001812AC">
        <w:fldChar w:fldCharType="end"/>
      </w:r>
      <w:r w:rsidR="001812AC">
        <w:t>).</w:t>
      </w:r>
    </w:p>
    <w:p w14:paraId="771A221F" w14:textId="77777777" w:rsidR="002422C2" w:rsidRPr="00254E38" w:rsidRDefault="002422C2" w:rsidP="002D0F38">
      <w:pPr>
        <w:pStyle w:val="Grammar"/>
      </w:pPr>
      <w:r w:rsidRPr="00254E38">
        <w:lastRenderedPageBreak/>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670"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del w:id="671" w:author="Nate Foster" w:date="2016-10-17T22:50:00Z">
        <w:r w:rsidRPr="00937B94">
          <w:delText xml:space="preserve">Target </w:delText>
        </w:r>
        <w:r w:rsidRPr="00937B94" w:rsidDel="005C6704">
          <w:delText>a</w:delText>
        </w:r>
      </w:del>
      <w:ins w:id="672" w:author="Nate Foster" w:date="2016-10-17T22:50:00Z">
        <w:r w:rsidR="005C6704">
          <w:t>A</w:t>
        </w:r>
      </w:ins>
      <w:ins w:id="673" w:author="Nate Foster" w:date="2016-10-20T08:46:00Z">
        <w:r w:rsidRPr="00937B94">
          <w:t>rchitectures</w:t>
        </w:r>
      </w:ins>
      <w:del w:id="674" w:author="Nate Foster" w:date="2016-10-20T08:46:00Z">
        <w:r w:rsidRPr="00937B94">
          <w:delText>architectures</w:delText>
        </w:r>
      </w:del>
      <w:r w:rsidRPr="00937B94">
        <w:t xml:space="preserve">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675" w:name="_Toc445799331"/>
      <w:bookmarkStart w:id="676" w:name="_Toc447899018"/>
      <w:bookmarkStart w:id="677" w:name="_Toc462644784"/>
      <w:bookmarkStart w:id="678" w:name="_Toc463614876"/>
      <w:bookmarkStart w:id="679" w:name="_Toc464718929"/>
      <w:r>
        <w:t>Boolean</w:t>
      </w:r>
      <w:bookmarkEnd w:id="670"/>
      <w:bookmarkEnd w:id="675"/>
      <w:bookmarkEnd w:id="676"/>
      <w:bookmarkEnd w:id="677"/>
      <w:bookmarkEnd w:id="678"/>
      <w:bookmarkEnd w:id="679"/>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ins w:id="680" w:author="Andrew Keep" w:date="2016-10-13T10:11:00Z">
        <w:r w:rsidR="005F13A2" w:rsidRPr="005F13A2">
          <w:rPr>
            <w:rFonts w:asciiTheme="minorHAnsi" w:hAnsiTheme="minorHAnsi"/>
            <w:b/>
            <w:rPrChange w:id="681" w:author="Andrew Keep" w:date="2016-10-13T10:11:00Z">
              <w:rPr>
                <w:rFonts w:ascii="Consolas" w:hAnsi="Consolas"/>
                <w:b/>
              </w:rPr>
            </w:rPrChange>
          </w:rPr>
          <w:t>,</w:t>
        </w:r>
      </w:ins>
      <w:r w:rsidRPr="005F13A2">
        <w:rPr>
          <w:rFonts w:asciiTheme="minorHAnsi" w:hAnsiTheme="minorHAnsi"/>
          <w:rPrChange w:id="682" w:author="Andrew Keep" w:date="2016-10-20T08:46:00Z">
            <w:rPr/>
          </w:rPrChange>
        </w:rPr>
        <w:t xml:space="preserve"> </w:t>
      </w:r>
      <w:r>
        <w:t xml:space="preserve">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683" w:name="_Toc447899019"/>
      <w:bookmarkStart w:id="684" w:name="_Toc462644785"/>
      <w:bookmarkStart w:id="685" w:name="_Toc445799332"/>
      <w:bookmarkStart w:id="686" w:name="_Toc463614877"/>
      <w:bookmarkStart w:id="687" w:name="_Toc464718930"/>
      <w:r>
        <w:t>Strings</w:t>
      </w:r>
      <w:bookmarkEnd w:id="683"/>
      <w:bookmarkEnd w:id="684"/>
      <w:bookmarkEnd w:id="686"/>
      <w:bookmarkEnd w:id="687"/>
    </w:p>
    <w:p w14:paraId="5AE92EC5" w14:textId="32941531"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1E71C4">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1E71C4">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688" w:name="_Toc447899020"/>
      <w:bookmarkStart w:id="689" w:name="_Toc462644786"/>
      <w:bookmarkStart w:id="690" w:name="_Toc463614878"/>
      <w:bookmarkStart w:id="691" w:name="_Toc464718931"/>
      <w:r>
        <w:t>Integers (signed and unsigned)</w:t>
      </w:r>
      <w:bookmarkEnd w:id="685"/>
      <w:bookmarkEnd w:id="688"/>
      <w:bookmarkEnd w:id="689"/>
      <w:bookmarkEnd w:id="690"/>
      <w:bookmarkEnd w:id="691"/>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1D5C04AE"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 xml:space="preserve">(e.g., shifts with negative amounts, </w:t>
      </w:r>
      <w:del w:id="692" w:author="Mihai Budiu" w:date="2016-10-10T10:15:00Z">
        <w:r w:rsidRPr="00BD6FE9" w:rsidDel="00794EBB">
          <w:delText xml:space="preserve">division of negative numbers, </w:delText>
        </w:r>
      </w:del>
      <w:r w:rsidRPr="00BD6FE9">
        <w:t>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lastRenderedPageBreak/>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25E327D9"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xml:space="preserve">. W must be a compile-time </w:t>
      </w:r>
      <w:del w:id="693" w:author="Nate Foster" w:date="2016-10-06T14:23:00Z">
        <w:r w:rsidRPr="00BD6FE9">
          <w:rPr>
            <w:szCs w:val="20"/>
          </w:rPr>
          <w:delText xml:space="preserve">constant </w:delText>
        </w:r>
      </w:del>
      <w:ins w:id="694" w:author="Nate Foster" w:date="2016-10-06T14:23:00Z">
        <w:r w:rsidR="00D76A14">
          <w:rPr>
            <w:szCs w:val="20"/>
          </w:rPr>
          <w:t>known</w:t>
        </w:r>
        <w:r w:rsidR="00D76A14" w:rsidRPr="00BD6FE9">
          <w:rPr>
            <w:szCs w:val="20"/>
          </w:rPr>
          <w:t xml:space="preserve"> </w:t>
        </w:r>
      </w:ins>
      <w:r w:rsidRPr="00BD6FE9">
        <w:rPr>
          <w:szCs w:val="20"/>
        </w:rPr>
        <w:t>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67C7452" w:rsidR="00F102C9" w:rsidRPr="00BD6FE9" w:rsidRDefault="005C6704" w:rsidP="00BD6FE9">
      <w:pPr>
        <w:rPr>
          <w:szCs w:val="20"/>
        </w:rPr>
      </w:pPr>
      <w:ins w:id="695" w:author="Nate Foster" w:date="2016-10-17T22:51:00Z">
        <w:r>
          <w:rPr>
            <w:szCs w:val="20"/>
          </w:rPr>
          <w:t>A</w:t>
        </w:r>
      </w:ins>
      <w:del w:id="696" w:author="Nate Foster" w:date="2016-10-17T22:51:00Z">
        <w:r w:rsidR="00F102C9" w:rsidRPr="00BD6FE9">
          <w:rPr>
            <w:szCs w:val="20"/>
          </w:rPr>
          <w:delText xml:space="preserve">P4 </w:delText>
        </w:r>
      </w:del>
      <w:del w:id="697" w:author="Nate Foster" w:date="2016-10-17T22:50:00Z">
        <w:r w:rsidR="00F102C9" w:rsidRPr="00BD6FE9">
          <w:rPr>
            <w:szCs w:val="20"/>
          </w:rPr>
          <w:delText xml:space="preserve">target </w:delText>
        </w:r>
      </w:del>
      <w:del w:id="698" w:author="Nate Foster" w:date="2016-10-17T22:51:00Z">
        <w:r w:rsidR="00F102C9" w:rsidRPr="00BD6FE9">
          <w:rPr>
            <w:szCs w:val="20"/>
          </w:rPr>
          <w:delText>a</w:delText>
        </w:r>
      </w:del>
      <w:r w:rsidR="00F102C9" w:rsidRPr="00BD6FE9">
        <w:rPr>
          <w:szCs w:val="20"/>
        </w:rPr>
        <w:t xml:space="preserve">rchitectures may impose additional </w:t>
      </w:r>
      <w:del w:id="699" w:author="Mihai Budiu" w:date="2016-09-26T08:47:00Z">
        <w:r w:rsidR="00F102C9" w:rsidRPr="00BD6FE9" w:rsidDel="00327CAA">
          <w:rPr>
            <w:szCs w:val="20"/>
          </w:rPr>
          <w:delText xml:space="preserve">compile-time or runtime </w:delText>
        </w:r>
      </w:del>
      <w:r w:rsidR="00F102C9" w:rsidRPr="00BD6FE9">
        <w:rPr>
          <w:szCs w:val="20"/>
        </w:rPr>
        <w:t>constraints on bit types: for example, they may limit the maximum size, or they may only support some arithmetic operations on certain sizes (e.g., 16-, 32</w:t>
      </w:r>
      <w:ins w:id="700" w:author="Andrew Keep" w:date="2016-10-13T09:38:00Z">
        <w:r w:rsidR="00F102C9" w:rsidRPr="00BD6FE9">
          <w:rPr>
            <w:szCs w:val="20"/>
          </w:rPr>
          <w:t>-</w:t>
        </w:r>
      </w:ins>
      <w:ins w:id="701" w:author="Andy Keep" w:date="2016-10-12T14:14:00Z">
        <w:r w:rsidR="0082484E">
          <w:rPr>
            <w:szCs w:val="20"/>
          </w:rPr>
          <w:t>,</w:t>
        </w:r>
      </w:ins>
      <w:del w:id="702" w:author="Andrew Keep" w:date="2016-10-13T09:38:00Z">
        <w:r w:rsidR="00F102C9" w:rsidRPr="00BD6FE9">
          <w:rPr>
            <w:szCs w:val="20"/>
          </w:rPr>
          <w:delText>-</w:delText>
        </w:r>
      </w:del>
      <w:r w:rsidR="00F102C9" w:rsidRPr="00BD6FE9">
        <w:rPr>
          <w:szCs w:val="20"/>
        </w:rPr>
        <w:t xml:space="preserve"> and 64- bit values).</w:t>
      </w:r>
    </w:p>
    <w:p w14:paraId="130C6713" w14:textId="0211BF14"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85ACF">
        <w:rPr>
          <w:szCs w:val="20"/>
        </w:rPr>
        <w:t>10.5</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3F872204"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xml:space="preserve">. W must be a compile-time </w:t>
      </w:r>
      <w:del w:id="703" w:author="Nate Foster" w:date="2016-10-06T14:23:00Z">
        <w:r w:rsidRPr="00BD6FE9">
          <w:rPr>
            <w:szCs w:val="20"/>
          </w:rPr>
          <w:delText xml:space="preserve">constant </w:delText>
        </w:r>
      </w:del>
      <w:ins w:id="704" w:author="Nate Foster" w:date="2016-10-06T14:23:00Z">
        <w:r w:rsidR="00D76A14">
          <w:rPr>
            <w:szCs w:val="20"/>
          </w:rPr>
          <w:t>known</w:t>
        </w:r>
        <w:r w:rsidR="00D76A14" w:rsidRPr="00BD6FE9">
          <w:rPr>
            <w:szCs w:val="20"/>
          </w:rPr>
          <w:t xml:space="preserve"> </w:t>
        </w:r>
      </w:ins>
      <w:r w:rsidRPr="00BD6FE9">
        <w:rPr>
          <w:szCs w:val="20"/>
        </w:rPr>
        <w:t>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3E30BE15" w:rsidR="00CF6E9D" w:rsidRPr="00BD6FE9" w:rsidRDefault="00CF6E9D" w:rsidP="00CF6E9D">
      <w:pPr>
        <w:rPr>
          <w:szCs w:val="20"/>
        </w:rPr>
      </w:pPr>
      <w:del w:id="705" w:author="Nate Foster" w:date="2016-10-17T22:51:00Z">
        <w:r w:rsidRPr="00BD6FE9">
          <w:rPr>
            <w:szCs w:val="20"/>
          </w:rPr>
          <w:delText xml:space="preserve">P4 target </w:delText>
        </w:r>
        <w:r w:rsidRPr="00BD6FE9" w:rsidDel="005C6704">
          <w:rPr>
            <w:szCs w:val="20"/>
          </w:rPr>
          <w:delText>a</w:delText>
        </w:r>
      </w:del>
      <w:ins w:id="706" w:author="Nate Foster" w:date="2016-10-17T22:51:00Z">
        <w:r w:rsidR="005C6704">
          <w:rPr>
            <w:szCs w:val="20"/>
          </w:rPr>
          <w:t>A</w:t>
        </w:r>
      </w:ins>
      <w:ins w:id="707" w:author="Nate Foster" w:date="2016-10-20T08:46:00Z">
        <w:r w:rsidRPr="00BD6FE9">
          <w:rPr>
            <w:szCs w:val="20"/>
          </w:rPr>
          <w:t>rchitectures</w:t>
        </w:r>
      </w:ins>
      <w:del w:id="708" w:author="Nate Foster" w:date="2016-10-20T08:46:00Z">
        <w:r w:rsidRPr="00BD6FE9">
          <w:rPr>
            <w:szCs w:val="20"/>
          </w:rPr>
          <w:delText>architectures</w:delText>
        </w:r>
      </w:del>
      <w:r w:rsidRPr="00BD6FE9">
        <w:rPr>
          <w:szCs w:val="20"/>
        </w:rPr>
        <w:t xml:space="preserve"> may impose additional </w:t>
      </w:r>
      <w:del w:id="709"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w:t>
      </w:r>
      <w:ins w:id="710" w:author="Andrew Keep" w:date="2016-10-13T09:38:00Z">
        <w:r w:rsidRPr="00BD6FE9">
          <w:rPr>
            <w:szCs w:val="20"/>
          </w:rPr>
          <w:t>-</w:t>
        </w:r>
      </w:ins>
      <w:ins w:id="711" w:author="Andy Keep" w:date="2016-10-12T14:15:00Z">
        <w:r w:rsidR="00744475">
          <w:rPr>
            <w:szCs w:val="20"/>
          </w:rPr>
          <w:t>,</w:t>
        </w:r>
      </w:ins>
      <w:del w:id="712" w:author="Andrew Keep" w:date="2016-10-13T09:38:00Z">
        <w:r w:rsidRPr="00BD6FE9">
          <w:rPr>
            <w:szCs w:val="20"/>
          </w:rPr>
          <w:delText>-</w:delText>
        </w:r>
      </w:del>
      <w:r w:rsidRPr="00BD6FE9">
        <w:rPr>
          <w:szCs w:val="20"/>
        </w:rPr>
        <w:t xml:space="preserve"> and 64- bit values).</w:t>
      </w:r>
    </w:p>
    <w:p w14:paraId="72344DDF" w14:textId="3D9A0CA1"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85ACF">
        <w:rPr>
          <w:szCs w:val="20"/>
        </w:rPr>
        <w:t>10.6</w:t>
      </w:r>
      <w:r w:rsidR="00B552DA">
        <w:rPr>
          <w:szCs w:val="20"/>
        </w:rPr>
        <w:fldChar w:fldCharType="end"/>
      </w:r>
      <w:r w:rsidR="00B552DA">
        <w:rPr>
          <w:szCs w:val="20"/>
        </w:rPr>
        <w:t>.</w:t>
      </w:r>
    </w:p>
    <w:p w14:paraId="06F27050" w14:textId="1C57D5EC" w:rsidR="00D718EE" w:rsidRDefault="00D718EE" w:rsidP="00280B0E">
      <w:pPr>
        <w:pStyle w:val="Heading4"/>
      </w:pPr>
      <w:bookmarkStart w:id="713" w:name="_Toc417920588"/>
      <w:r>
        <w:lastRenderedPageBreak/>
        <w:t>Dynamically-sized bit-strings</w:t>
      </w:r>
      <w:bookmarkEnd w:id="713"/>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6CF4CEA8"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del w:id="714" w:author="Nate Foster" w:date="2016-10-06T14:34:00Z">
        <w:r>
          <w:delText>is a compile time constant value evaluating to a positive integer</w:delText>
        </w:r>
      </w:del>
      <w:ins w:id="715" w:author="Nate Foster" w:date="2016-10-06T14:34:00Z">
        <w:r w:rsidR="00D76A14">
          <w:t>must be a positive integer that is a compile-time known value</w:t>
        </w:r>
      </w:ins>
      <w:ins w:id="716" w:author="Nate Foster" w:date="2016-10-07T10:21:00Z">
        <w:r>
          <w:t>.</w:t>
        </w:r>
      </w:ins>
      <w:del w:id="717" w:author="Nate Foster" w:date="2016-10-07T10:21:00Z">
        <w:r>
          <w:delText>.</w:delText>
        </w:r>
      </w:del>
      <w:r>
        <w:t xml:space="preserve">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1E200DC4" w:rsidR="00B552DA" w:rsidRDefault="00B552DA" w:rsidP="00BD6FE9">
      <w:del w:id="718" w:author="Nate Foster" w:date="2016-10-17T22:51:00Z">
        <w:r>
          <w:delText xml:space="preserve">P4 target </w:delText>
        </w:r>
        <w:r w:rsidDel="005C6704">
          <w:delText>a</w:delText>
        </w:r>
      </w:del>
      <w:ins w:id="719" w:author="Nate Foster" w:date="2016-10-17T22:51:00Z">
        <w:r w:rsidR="005C6704">
          <w:t>A</w:t>
        </w:r>
      </w:ins>
      <w:ins w:id="720" w:author="Nate Foster" w:date="2016-10-20T08:46:00Z">
        <w:r>
          <w:t>rchitectures</w:t>
        </w:r>
      </w:ins>
      <w:del w:id="721" w:author="Nate Foster" w:date="2016-10-20T08:46:00Z">
        <w:r>
          <w:delText>architectures</w:delText>
        </w:r>
      </w:del>
      <w:r>
        <w:t xml:space="preserve"> may impose additional </w:t>
      </w:r>
      <w:del w:id="722" w:author="Mihai Budiu" w:date="2016-09-26T08:47:00Z">
        <w:r w:rsidDel="00327CAA">
          <w:delText xml:space="preserve">compile-time or runtime </w:delText>
        </w:r>
      </w:del>
      <w:r>
        <w:t xml:space="preserve">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20635937"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85ACF">
        <w:t>10.7</w:t>
      </w:r>
      <w:r>
        <w:fldChar w:fldCharType="end"/>
      </w:r>
      <w:r w:rsidR="00957DC1">
        <w:t>.</w:t>
      </w:r>
    </w:p>
    <w:p w14:paraId="5285C1F9" w14:textId="77777777" w:rsidR="00B552DA" w:rsidRDefault="00B552DA" w:rsidP="00BD6FE9">
      <w:pPr>
        <w:pStyle w:val="Heading4"/>
      </w:pPr>
      <w:r>
        <w:t>Infinite-precision integers</w:t>
      </w:r>
    </w:p>
    <w:p w14:paraId="0B2F8AA2" w14:textId="69B79078"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723" w:author="Mihai Budiu" w:date="2016-09-26T08:47:00Z">
        <w:r w:rsidRPr="00F272BC" w:rsidDel="00327CAA">
          <w:rPr>
            <w:szCs w:val="20"/>
          </w:rPr>
          <w:delText xml:space="preserve">compile-time </w:delText>
        </w:r>
      </w:del>
      <w:r w:rsidRPr="00F272BC">
        <w:rPr>
          <w:szCs w:val="20"/>
        </w:rPr>
        <w:t xml:space="preserve">integer literals </w:t>
      </w:r>
      <w:ins w:id="724" w:author="Mihai Budiu" w:date="2016-10-07T15:03:00Z">
        <w:r w:rsidR="006D1B1C">
          <w:rPr>
            <w:szCs w:val="20"/>
          </w:rPr>
          <w:t>and expressions that involve only literals</w:t>
        </w:r>
      </w:ins>
      <w:del w:id="725" w:author="Mihai Budiu" w:date="2016-10-07T15:03:00Z">
        <w:r w:rsidRPr="00F272BC" w:rsidDel="006D1B1C">
          <w:rPr>
            <w:szCs w:val="20"/>
          </w:rPr>
          <w:delText>only</w:delText>
        </w:r>
      </w:del>
      <w:r w:rsidRPr="00F272BC">
        <w:rPr>
          <w:szCs w:val="20"/>
        </w:rPr>
        <w:t xml:space="preserve">.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0BB5369E"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85ACF">
        <w:rPr>
          <w:b/>
          <w:szCs w:val="20"/>
        </w:rPr>
        <w:t>10.7</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56627F52"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1E71C4">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Change w:id="726" w:author="Mihai Budiu" w:date="2016-10-20T08:46:00Z">
          <w:tblPr>
            <w:tblStyle w:val="GridTable4-Accent110"/>
            <w:tblW w:w="7447" w:type="dxa"/>
            <w:jc w:val="center"/>
            <w:tblCellMar>
              <w:left w:w="72" w:type="dxa"/>
              <w:right w:w="72" w:type="dxa"/>
            </w:tblCellMar>
            <w:tblLook w:val="0620" w:firstRow="1" w:lastRow="0" w:firstColumn="0" w:lastColumn="0" w:noHBand="1" w:noVBand="1"/>
          </w:tblPr>
        </w:tblPrChange>
      </w:tblPr>
      <w:tblGrid>
        <w:gridCol w:w="1199"/>
        <w:gridCol w:w="6248"/>
        <w:tblGridChange w:id="727">
          <w:tblGrid>
            <w:gridCol w:w="1199"/>
            <w:gridCol w:w="6248"/>
          </w:tblGrid>
        </w:tblGridChange>
      </w:tblGrid>
      <w:tr w:rsidR="00BD6FE9" w:rsidRPr="003509D4" w14:paraId="15AA683A" w14:textId="77777777" w:rsidTr="009C04DA">
        <w:trPr>
          <w:cnfStyle w:val="100000000000" w:firstRow="1" w:lastRow="0" w:firstColumn="0" w:lastColumn="0" w:oddVBand="0" w:evenVBand="0" w:oddHBand="0" w:evenHBand="0" w:firstRowFirstColumn="0" w:firstRowLastColumn="0" w:lastRowFirstColumn="0" w:lastRowLastColumn="0"/>
          <w:trHeight w:val="76"/>
          <w:jc w:val="center"/>
          <w:trPrChange w:id="728" w:author="Mihai Budiu" w:date="2016-10-20T08:46:00Z">
            <w:trPr>
              <w:trHeight w:val="76"/>
              <w:jc w:val="center"/>
            </w:trPr>
          </w:trPrChange>
        </w:trPr>
        <w:tc>
          <w:tcPr>
            <w:tcW w:w="1199" w:type="dxa"/>
            <w:tcPrChange w:id="729" w:author="Mihai Budiu" w:date="2016-10-20T08:46:00Z">
              <w:tcPr>
                <w:tcW w:w="1199" w:type="dxa"/>
              </w:tcPr>
            </w:tcPrChange>
          </w:tcPr>
          <w:p w14:paraId="75634D66" w14:textId="13E9E521"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Literal</w:t>
            </w:r>
          </w:p>
        </w:tc>
        <w:tc>
          <w:tcPr>
            <w:tcW w:w="6248" w:type="dxa"/>
            <w:tcPrChange w:id="730" w:author="Mihai Budiu" w:date="2016-10-20T08:46:00Z">
              <w:tcPr>
                <w:tcW w:w="6248" w:type="dxa"/>
              </w:tcPr>
            </w:tcPrChange>
          </w:tcPr>
          <w:p w14:paraId="7D9D4699" w14:textId="0F07DF29" w:rsidR="006D462F" w:rsidRPr="003509D4" w:rsidRDefault="006D462F" w:rsidP="00BD6FE9">
            <w:pPr>
              <w:pStyle w:val="NoSpacing"/>
              <w:cnfStyle w:val="100000000000" w:firstRow="1" w:lastRow="0" w:firstColumn="0" w:lastColumn="0" w:oddVBand="0" w:evenVBand="0" w:oddHBand="0" w:evenHBand="0" w:firstRowFirstColumn="0" w:firstRowLastColumn="0" w:lastRowFirstColumn="0" w:lastRowLastColumn="0"/>
              <w:rPr>
                <w:sz w:val="20"/>
                <w:szCs w:val="20"/>
              </w:rPr>
            </w:pPr>
            <w:r w:rsidRPr="003509D4">
              <w:rPr>
                <w:sz w:val="20"/>
                <w:szCs w:val="20"/>
              </w:rPr>
              <w:t>Interpretation</w:t>
            </w:r>
          </w:p>
        </w:tc>
      </w:tr>
      <w:tr w:rsidR="00BD6FE9" w:rsidRPr="003509D4" w14:paraId="7EA37A13" w14:textId="77777777" w:rsidTr="009C04DA">
        <w:trPr>
          <w:cantSplit/>
          <w:trHeight w:val="317"/>
          <w:jc w:val="center"/>
          <w:trPrChange w:id="731" w:author="Mihai Budiu" w:date="2016-10-20T08:46:00Z">
            <w:trPr>
              <w:cantSplit/>
              <w:trHeight w:val="317"/>
              <w:jc w:val="center"/>
            </w:trPr>
          </w:trPrChange>
        </w:trPr>
        <w:tc>
          <w:tcPr>
            <w:tcW w:w="1199" w:type="dxa"/>
            <w:vAlign w:val="center"/>
            <w:tcPrChange w:id="732" w:author="Mihai Budiu" w:date="2016-10-20T08:46:00Z">
              <w:tcPr>
                <w:tcW w:w="1199" w:type="dxa"/>
                <w:vAlign w:val="center"/>
              </w:tcPr>
            </w:tcPrChange>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Change w:id="733" w:author="Mihai Budiu" w:date="2016-10-20T08:46:00Z">
              <w:tcPr>
                <w:tcW w:w="6248" w:type="dxa"/>
                <w:vAlign w:val="center"/>
              </w:tcPr>
            </w:tcPrChange>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rsidDel="00BE44A5" w14:paraId="2756EB2A" w14:textId="17E17800" w:rsidTr="009C04DA">
        <w:trPr>
          <w:cantSplit/>
          <w:trHeight w:val="317"/>
          <w:jc w:val="center"/>
          <w:del w:id="734" w:author="Mihai Budiu" w:date="2016-10-20T09:03:00Z"/>
          <w:trPrChange w:id="735" w:author="Mihai Budiu" w:date="2016-10-20T08:46:00Z">
            <w:trPr>
              <w:cantSplit/>
              <w:trHeight w:val="317"/>
              <w:jc w:val="center"/>
            </w:trPr>
          </w:trPrChange>
        </w:trPr>
        <w:tc>
          <w:tcPr>
            <w:tcW w:w="1199" w:type="dxa"/>
            <w:vAlign w:val="center"/>
            <w:tcPrChange w:id="736" w:author="Mihai Budiu" w:date="2016-10-20T08:46:00Z">
              <w:tcPr>
                <w:tcW w:w="1199" w:type="dxa"/>
                <w:vAlign w:val="center"/>
              </w:tcPr>
            </w:tcPrChange>
          </w:tcPr>
          <w:p w14:paraId="608F1440" w14:textId="6C1D9016" w:rsidR="006D462F" w:rsidRPr="003509D4" w:rsidDel="00BE44A5" w:rsidRDefault="006D462F" w:rsidP="00BD6FE9">
            <w:pPr>
              <w:pStyle w:val="NoSpacing"/>
              <w:jc w:val="right"/>
              <w:rPr>
                <w:del w:id="737" w:author="Mihai Budiu" w:date="2016-10-20T09:03:00Z"/>
                <w:rFonts w:ascii="Consolas" w:hAnsi="Consolas"/>
                <w:sz w:val="20"/>
                <w:szCs w:val="20"/>
              </w:rPr>
            </w:pPr>
            <w:del w:id="738" w:author="Mihai Budiu" w:date="2016-10-20T09:03:00Z">
              <w:r w:rsidRPr="003509D4" w:rsidDel="00BE44A5">
                <w:rPr>
                  <w:rFonts w:ascii="Consolas" w:hAnsi="Consolas"/>
                  <w:sz w:val="20"/>
                  <w:szCs w:val="20"/>
                </w:rPr>
                <w:delText>-10</w:delText>
              </w:r>
            </w:del>
          </w:p>
        </w:tc>
        <w:tc>
          <w:tcPr>
            <w:tcW w:w="6248" w:type="dxa"/>
            <w:vAlign w:val="center"/>
            <w:tcPrChange w:id="739" w:author="Mihai Budiu" w:date="2016-10-20T08:46:00Z">
              <w:tcPr>
                <w:tcW w:w="6248" w:type="dxa"/>
                <w:vAlign w:val="center"/>
              </w:tcPr>
            </w:tcPrChange>
          </w:tcPr>
          <w:p w14:paraId="6C08C413" w14:textId="510DC23D" w:rsidR="006D462F" w:rsidRPr="003509D4" w:rsidDel="00BE44A5" w:rsidRDefault="006D462F" w:rsidP="00BD6FE9">
            <w:pPr>
              <w:pStyle w:val="NoSpacing"/>
              <w:rPr>
                <w:del w:id="740" w:author="Mihai Budiu" w:date="2016-10-20T09:03:00Z"/>
                <w:sz w:val="20"/>
                <w:szCs w:val="20"/>
              </w:rPr>
            </w:pPr>
            <w:del w:id="741" w:author="Mihai Budiu" w:date="2016-10-20T09:03:00Z">
              <w:r w:rsidRPr="003509D4" w:rsidDel="00BE44A5">
                <w:rPr>
                  <w:sz w:val="20"/>
                  <w:szCs w:val="20"/>
                </w:rPr>
                <w:delText xml:space="preserve">Type is </w:delText>
              </w:r>
              <w:r w:rsidRPr="003509D4" w:rsidDel="00BE44A5">
                <w:rPr>
                  <w:rFonts w:ascii="Consolas" w:hAnsi="Consolas"/>
                  <w:b/>
                  <w:sz w:val="20"/>
                  <w:szCs w:val="20"/>
                </w:rPr>
                <w:delText>int</w:delText>
              </w:r>
              <w:r w:rsidRPr="003509D4" w:rsidDel="00BE44A5">
                <w:rPr>
                  <w:sz w:val="20"/>
                  <w:szCs w:val="20"/>
                </w:rPr>
                <w:delText>, value is -10</w:delText>
              </w:r>
            </w:del>
          </w:p>
        </w:tc>
      </w:tr>
      <w:tr w:rsidR="00BD6FE9" w:rsidRPr="003509D4" w14:paraId="34E17D0E" w14:textId="77777777" w:rsidTr="009C04DA">
        <w:trPr>
          <w:cantSplit/>
          <w:trHeight w:val="317"/>
          <w:jc w:val="center"/>
          <w:trPrChange w:id="742" w:author="Mihai Budiu" w:date="2016-10-20T08:46:00Z">
            <w:trPr>
              <w:cantSplit/>
              <w:trHeight w:val="317"/>
              <w:jc w:val="center"/>
            </w:trPr>
          </w:trPrChange>
        </w:trPr>
        <w:tc>
          <w:tcPr>
            <w:tcW w:w="1199" w:type="dxa"/>
            <w:vAlign w:val="center"/>
            <w:tcPrChange w:id="743" w:author="Mihai Budiu" w:date="2016-10-20T08:46:00Z">
              <w:tcPr>
                <w:tcW w:w="1199" w:type="dxa"/>
                <w:vAlign w:val="center"/>
              </w:tcPr>
            </w:tcPrChange>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Change w:id="744" w:author="Mihai Budiu" w:date="2016-10-20T08:46:00Z">
              <w:tcPr>
                <w:tcW w:w="6248" w:type="dxa"/>
                <w:vAlign w:val="center"/>
              </w:tcPr>
            </w:tcPrChange>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rsidDel="00BE44A5" w14:paraId="5614BFBA" w14:textId="0A22B930" w:rsidTr="009C04DA">
        <w:trPr>
          <w:cantSplit/>
          <w:trHeight w:val="317"/>
          <w:jc w:val="center"/>
          <w:del w:id="745" w:author="Mihai Budiu" w:date="2016-10-20T09:03:00Z"/>
          <w:trPrChange w:id="746" w:author="Mihai Budiu" w:date="2016-10-20T08:46:00Z">
            <w:trPr>
              <w:cantSplit/>
              <w:trHeight w:val="317"/>
              <w:jc w:val="center"/>
            </w:trPr>
          </w:trPrChange>
        </w:trPr>
        <w:tc>
          <w:tcPr>
            <w:tcW w:w="1199" w:type="dxa"/>
            <w:vAlign w:val="center"/>
            <w:tcPrChange w:id="747" w:author="Mihai Budiu" w:date="2016-10-20T08:46:00Z">
              <w:tcPr>
                <w:tcW w:w="1199" w:type="dxa"/>
                <w:vAlign w:val="center"/>
              </w:tcPr>
            </w:tcPrChange>
          </w:tcPr>
          <w:p w14:paraId="498764FE" w14:textId="7C728653" w:rsidR="006D462F" w:rsidRPr="003509D4" w:rsidDel="00BE44A5" w:rsidRDefault="006D462F" w:rsidP="00BD6FE9">
            <w:pPr>
              <w:pStyle w:val="NoSpacing"/>
              <w:jc w:val="right"/>
              <w:rPr>
                <w:del w:id="748" w:author="Mihai Budiu" w:date="2016-10-20T09:03:00Z"/>
                <w:rFonts w:ascii="Consolas" w:hAnsi="Consolas"/>
                <w:sz w:val="20"/>
                <w:szCs w:val="20"/>
              </w:rPr>
            </w:pPr>
            <w:del w:id="749" w:author="Mihai Budiu" w:date="2016-10-20T09:03:00Z">
              <w:r w:rsidRPr="003509D4" w:rsidDel="00BE44A5">
                <w:rPr>
                  <w:rFonts w:ascii="Consolas" w:hAnsi="Consolas"/>
                  <w:sz w:val="20"/>
                  <w:szCs w:val="20"/>
                </w:rPr>
                <w:delText>-8w10</w:delText>
              </w:r>
            </w:del>
          </w:p>
        </w:tc>
        <w:tc>
          <w:tcPr>
            <w:tcW w:w="6248" w:type="dxa"/>
            <w:vAlign w:val="center"/>
            <w:tcPrChange w:id="750" w:author="Mihai Budiu" w:date="2016-10-20T08:46:00Z">
              <w:tcPr>
                <w:tcW w:w="6248" w:type="dxa"/>
                <w:vAlign w:val="center"/>
              </w:tcPr>
            </w:tcPrChange>
          </w:tcPr>
          <w:p w14:paraId="6A3A351E" w14:textId="0B6A5A9C" w:rsidR="006D462F" w:rsidRPr="003509D4" w:rsidDel="00BE44A5" w:rsidRDefault="006D462F" w:rsidP="007C6A41">
            <w:pPr>
              <w:pStyle w:val="NoSpacing"/>
              <w:rPr>
                <w:del w:id="751" w:author="Mihai Budiu" w:date="2016-10-20T09:03:00Z"/>
                <w:sz w:val="20"/>
                <w:szCs w:val="20"/>
              </w:rPr>
            </w:pPr>
            <w:del w:id="752" w:author="Mihai Budiu" w:date="2016-10-20T09:03:00Z">
              <w:r w:rsidRPr="003509D4" w:rsidDel="00BE44A5">
                <w:rPr>
                  <w:sz w:val="20"/>
                  <w:szCs w:val="20"/>
                </w:rPr>
                <w:delText xml:space="preserve">Type is </w:delText>
              </w:r>
              <w:r w:rsidRPr="003509D4" w:rsidDel="00BE44A5">
                <w:rPr>
                  <w:rFonts w:ascii="Consolas" w:hAnsi="Consolas"/>
                  <w:b/>
                  <w:sz w:val="20"/>
                  <w:szCs w:val="20"/>
                </w:rPr>
                <w:delText>bit</w:delText>
              </w:r>
              <w:r w:rsidRPr="003509D4" w:rsidDel="00BE44A5">
                <w:rPr>
                  <w:rFonts w:ascii="Consolas" w:hAnsi="Consolas"/>
                  <w:sz w:val="20"/>
                  <w:szCs w:val="20"/>
                </w:rPr>
                <w:delText>&lt;8&gt;</w:delText>
              </w:r>
              <w:r w:rsidRPr="003509D4" w:rsidDel="00BE44A5">
                <w:rPr>
                  <w:sz w:val="20"/>
                  <w:szCs w:val="20"/>
                </w:rPr>
                <w:delText>, value is 24</w:delText>
              </w:r>
              <w:r w:rsidR="007C6A41" w:rsidDel="00BE44A5">
                <w:rPr>
                  <w:sz w:val="20"/>
                  <w:szCs w:val="20"/>
                </w:rPr>
                <w:delText>6</w:delText>
              </w:r>
              <w:r w:rsidRPr="003509D4" w:rsidDel="00BE44A5">
                <w:rPr>
                  <w:sz w:val="20"/>
                  <w:szCs w:val="20"/>
                </w:rPr>
                <w:delText>, warning</w:delText>
              </w:r>
              <w:r w:rsidR="006A4111" w:rsidDel="00BE44A5">
                <w:rPr>
                  <w:sz w:val="20"/>
                  <w:szCs w:val="20"/>
                </w:rPr>
                <w:delText xml:space="preserve"> for negative unsigned value</w:delText>
              </w:r>
            </w:del>
          </w:p>
        </w:tc>
      </w:tr>
      <w:tr w:rsidR="00BD6FE9" w:rsidRPr="003509D4" w14:paraId="3799BB18" w14:textId="77777777" w:rsidTr="009C04DA">
        <w:trPr>
          <w:cantSplit/>
          <w:trHeight w:val="317"/>
          <w:jc w:val="center"/>
          <w:trPrChange w:id="753" w:author="Mihai Budiu" w:date="2016-10-20T08:46:00Z">
            <w:trPr>
              <w:cantSplit/>
              <w:trHeight w:val="317"/>
              <w:jc w:val="center"/>
            </w:trPr>
          </w:trPrChange>
        </w:trPr>
        <w:tc>
          <w:tcPr>
            <w:tcW w:w="1199" w:type="dxa"/>
            <w:vAlign w:val="center"/>
            <w:tcPrChange w:id="754" w:author="Mihai Budiu" w:date="2016-10-20T08:46:00Z">
              <w:tcPr>
                <w:tcW w:w="1199" w:type="dxa"/>
                <w:vAlign w:val="center"/>
              </w:tcPr>
            </w:tcPrChange>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Change w:id="755" w:author="Mihai Budiu" w:date="2016-10-20T08:46:00Z">
              <w:tcPr>
                <w:tcW w:w="6248" w:type="dxa"/>
                <w:vAlign w:val="center"/>
              </w:tcPr>
            </w:tcPrChange>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rsidDel="00BE44A5" w14:paraId="7C4F93E6" w14:textId="36A5E415" w:rsidTr="009C04DA">
        <w:trPr>
          <w:cantSplit/>
          <w:trHeight w:val="317"/>
          <w:jc w:val="center"/>
          <w:del w:id="756" w:author="Mihai Budiu" w:date="2016-10-20T09:03:00Z"/>
          <w:trPrChange w:id="757" w:author="Mihai Budiu" w:date="2016-10-20T08:46:00Z">
            <w:trPr>
              <w:cantSplit/>
              <w:trHeight w:val="317"/>
              <w:jc w:val="center"/>
            </w:trPr>
          </w:trPrChange>
        </w:trPr>
        <w:tc>
          <w:tcPr>
            <w:tcW w:w="1199" w:type="dxa"/>
            <w:vAlign w:val="center"/>
            <w:tcPrChange w:id="758" w:author="Mihai Budiu" w:date="2016-10-20T08:46:00Z">
              <w:tcPr>
                <w:tcW w:w="1199" w:type="dxa"/>
                <w:vAlign w:val="center"/>
              </w:tcPr>
            </w:tcPrChange>
          </w:tcPr>
          <w:p w14:paraId="1FAB6528" w14:textId="210888DC" w:rsidR="006D462F" w:rsidRPr="003509D4" w:rsidDel="00BE44A5" w:rsidRDefault="006D462F" w:rsidP="00BD6FE9">
            <w:pPr>
              <w:pStyle w:val="NoSpacing"/>
              <w:jc w:val="right"/>
              <w:rPr>
                <w:del w:id="759" w:author="Mihai Budiu" w:date="2016-10-20T09:03:00Z"/>
                <w:rFonts w:ascii="Consolas" w:hAnsi="Consolas"/>
                <w:sz w:val="20"/>
                <w:szCs w:val="20"/>
              </w:rPr>
            </w:pPr>
            <w:del w:id="760" w:author="Mihai Budiu" w:date="2016-10-20T09:03:00Z">
              <w:r w:rsidRPr="003509D4" w:rsidDel="00BE44A5">
                <w:rPr>
                  <w:rFonts w:ascii="Consolas" w:hAnsi="Consolas"/>
                  <w:sz w:val="20"/>
                  <w:szCs w:val="20"/>
                </w:rPr>
                <w:delText>-8s10</w:delText>
              </w:r>
            </w:del>
          </w:p>
        </w:tc>
        <w:tc>
          <w:tcPr>
            <w:tcW w:w="6248" w:type="dxa"/>
            <w:vAlign w:val="center"/>
            <w:tcPrChange w:id="761" w:author="Mihai Budiu" w:date="2016-10-20T08:46:00Z">
              <w:tcPr>
                <w:tcW w:w="6248" w:type="dxa"/>
                <w:vAlign w:val="center"/>
              </w:tcPr>
            </w:tcPrChange>
          </w:tcPr>
          <w:p w14:paraId="0D54766B" w14:textId="230FF7E5" w:rsidR="006D462F" w:rsidRPr="003509D4" w:rsidDel="00BE44A5" w:rsidRDefault="00BD6FE9" w:rsidP="00BD6FE9">
            <w:pPr>
              <w:pStyle w:val="NoSpacing"/>
              <w:rPr>
                <w:del w:id="762" w:author="Mihai Budiu" w:date="2016-10-20T09:03:00Z"/>
                <w:sz w:val="20"/>
                <w:szCs w:val="20"/>
              </w:rPr>
            </w:pPr>
            <w:del w:id="763" w:author="Mihai Budiu" w:date="2016-10-20T09:03:00Z">
              <w:r w:rsidRPr="003509D4" w:rsidDel="00BE44A5">
                <w:rPr>
                  <w:sz w:val="20"/>
                  <w:szCs w:val="20"/>
                </w:rPr>
                <w:delText xml:space="preserve">Type is </w:delText>
              </w:r>
              <w:r w:rsidR="005320CB" w:rsidDel="00BE44A5">
                <w:rPr>
                  <w:rFonts w:ascii="Consolas" w:hAnsi="Consolas"/>
                  <w:b/>
                  <w:sz w:val="20"/>
                  <w:szCs w:val="20"/>
                </w:rPr>
                <w:delText>int</w:delText>
              </w:r>
              <w:r w:rsidRPr="003509D4" w:rsidDel="00BE44A5">
                <w:rPr>
                  <w:rFonts w:ascii="Consolas" w:hAnsi="Consolas"/>
                  <w:sz w:val="20"/>
                  <w:szCs w:val="20"/>
                </w:rPr>
                <w:delText>&lt;10&gt;</w:delText>
              </w:r>
              <w:r w:rsidRPr="003509D4" w:rsidDel="00BE44A5">
                <w:rPr>
                  <w:sz w:val="20"/>
                  <w:szCs w:val="20"/>
                </w:rPr>
                <w:delText>, value is -10</w:delText>
              </w:r>
            </w:del>
          </w:p>
        </w:tc>
      </w:tr>
      <w:tr w:rsidR="00BD6FE9" w:rsidRPr="003509D4" w14:paraId="321D4E75" w14:textId="77777777" w:rsidTr="009C04DA">
        <w:trPr>
          <w:cantSplit/>
          <w:trHeight w:val="317"/>
          <w:jc w:val="center"/>
          <w:trPrChange w:id="764" w:author="Mihai Budiu" w:date="2016-10-20T08:46:00Z">
            <w:trPr>
              <w:cantSplit/>
              <w:trHeight w:val="317"/>
              <w:jc w:val="center"/>
            </w:trPr>
          </w:trPrChange>
        </w:trPr>
        <w:tc>
          <w:tcPr>
            <w:tcW w:w="1199" w:type="dxa"/>
            <w:vAlign w:val="center"/>
            <w:tcPrChange w:id="765" w:author="Mihai Budiu" w:date="2016-10-20T08:46:00Z">
              <w:tcPr>
                <w:tcW w:w="1199" w:type="dxa"/>
                <w:vAlign w:val="center"/>
              </w:tcPr>
            </w:tcPrChange>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Change w:id="766" w:author="Mihai Budiu" w:date="2016-10-20T08:46:00Z">
              <w:tcPr>
                <w:tcW w:w="6248" w:type="dxa"/>
                <w:vAlign w:val="center"/>
              </w:tcPr>
            </w:tcPrChange>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9C04DA">
        <w:trPr>
          <w:cantSplit/>
          <w:trHeight w:val="317"/>
          <w:jc w:val="center"/>
          <w:trPrChange w:id="767" w:author="Mihai Budiu" w:date="2016-10-20T08:46:00Z">
            <w:trPr>
              <w:cantSplit/>
              <w:trHeight w:val="317"/>
              <w:jc w:val="center"/>
            </w:trPr>
          </w:trPrChange>
        </w:trPr>
        <w:tc>
          <w:tcPr>
            <w:tcW w:w="1199" w:type="dxa"/>
            <w:vAlign w:val="center"/>
            <w:tcPrChange w:id="768" w:author="Mihai Budiu" w:date="2016-10-20T08:46:00Z">
              <w:tcPr>
                <w:tcW w:w="1199" w:type="dxa"/>
                <w:vAlign w:val="center"/>
              </w:tcPr>
            </w:tcPrChange>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Change w:id="769" w:author="Mihai Budiu" w:date="2016-10-20T08:46:00Z">
              <w:tcPr>
                <w:tcW w:w="6248" w:type="dxa"/>
                <w:vAlign w:val="center"/>
              </w:tcPr>
            </w:tcPrChange>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9C04DA">
        <w:trPr>
          <w:cantSplit/>
          <w:trHeight w:val="305"/>
          <w:jc w:val="center"/>
          <w:trPrChange w:id="770" w:author="Mihai Budiu" w:date="2016-10-20T08:46:00Z">
            <w:trPr>
              <w:cantSplit/>
              <w:trHeight w:val="305"/>
              <w:jc w:val="center"/>
            </w:trPr>
          </w:trPrChange>
        </w:trPr>
        <w:tc>
          <w:tcPr>
            <w:tcW w:w="1199" w:type="dxa"/>
            <w:vAlign w:val="center"/>
            <w:tcPrChange w:id="771" w:author="Mihai Budiu" w:date="2016-10-20T08:46:00Z">
              <w:tcPr>
                <w:tcW w:w="1199" w:type="dxa"/>
                <w:vAlign w:val="center"/>
              </w:tcPr>
            </w:tcPrChange>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Change w:id="772" w:author="Mihai Budiu" w:date="2016-10-20T08:46:00Z">
              <w:tcPr>
                <w:tcW w:w="6248" w:type="dxa"/>
                <w:vAlign w:val="center"/>
              </w:tcPr>
            </w:tcPrChange>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773" w:name="_Toc417920590"/>
      <w:bookmarkStart w:id="774" w:name="_Toc445799333"/>
      <w:bookmarkStart w:id="775" w:name="_Toc447899022"/>
      <w:bookmarkStart w:id="776" w:name="_Toc462644787"/>
      <w:bookmarkStart w:id="777" w:name="_Toc463614879"/>
      <w:bookmarkStart w:id="778" w:name="_Toc464718932"/>
      <w:r>
        <w:lastRenderedPageBreak/>
        <w:t>Derived types</w:t>
      </w:r>
      <w:bookmarkEnd w:id="773"/>
      <w:bookmarkEnd w:id="774"/>
      <w:bookmarkEnd w:id="775"/>
      <w:bookmarkEnd w:id="776"/>
      <w:bookmarkEnd w:id="777"/>
      <w:bookmarkEnd w:id="778"/>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sidRPr="00BE44A5">
        <w:rPr>
          <w:rPrChange w:id="779" w:author="Mihai Budiu" w:date="2016-10-20T09:04:00Z">
            <w:rPr>
              <w:rFonts w:ascii="Consolas" w:hAnsi="Consolas"/>
              <w:b/>
            </w:rPr>
          </w:rPrChange>
        </w:rPr>
        <w:t>,</w:t>
      </w:r>
      <w:r w:rsidR="00782D3A" w:rsidRPr="00BE44A5">
        <w:t xml:space="preserve"> </w:t>
      </w:r>
      <w:r w:rsidR="00782D3A" w:rsidRPr="00545F6D">
        <w:t xml:space="preserve">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165F8E21"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85ACF">
        <w:t>9.2.6</w:t>
      </w:r>
      <w:r w:rsidR="00AE128F">
        <w:fldChar w:fldCharType="end"/>
      </w:r>
      <w:r>
        <w:t xml:space="preserve">: </w:t>
      </w:r>
      <w:del w:id="780" w:author="Mihai Budiu" w:date="2016-09-29T16:07:00Z">
        <w:r w:rsidDel="00DC69A3">
          <w:delText xml:space="preserve">tuple types, </w:delText>
        </w:r>
      </w:del>
      <w:r>
        <w:t>set types and function types. For example, the programmer cannot declare a variable with type “</w:t>
      </w:r>
      <w:del w:id="781" w:author="Mihai Budiu" w:date="2016-09-29T16:07:00Z">
        <w:r w:rsidDel="00DC69A3">
          <w:delText>tuple</w:delText>
        </w:r>
      </w:del>
      <w:ins w:id="782" w:author="Mihai Budiu" w:date="2016-09-29T16:07:00Z">
        <w:r w:rsidR="00DC69A3">
          <w:t>set</w:t>
        </w:r>
      </w:ins>
      <w:del w:id="783" w:author="Mihai Budiu" w:date="2016-10-20T08:46:00Z">
        <w:r>
          <w:delText>”,</w:delText>
        </w:r>
      </w:del>
      <w:del w:id="784" w:author="Mihai Budiu" w:date="2016-10-13T09:50:00Z">
        <w:r>
          <w:delText>”,</w:delText>
        </w:r>
      </w:del>
      <w:ins w:id="785" w:author="Mihai Budiu" w:date="2016-10-13T09:50:00Z">
        <w:r w:rsidR="00DC69A3">
          <w:t>set</w:t>
        </w:r>
      </w:ins>
      <w:del w:id="786" w:author="Mihai Budiu" w:date="2016-10-07T10:26:00Z">
        <w:r>
          <w:delText>”,</w:delText>
        </w:r>
      </w:del>
      <w:r>
        <w:t xml:space="preserve"> but she can write an expression whose value evaluates to a </w:t>
      </w:r>
      <w:del w:id="787" w:author="Mihai Budiu" w:date="2016-09-29T16:07:00Z">
        <w:r w:rsidDel="00DC69A3">
          <w:delText xml:space="preserve">tuple </w:delText>
        </w:r>
      </w:del>
      <w:ins w:id="788" w:author="Mihai Budiu" w:date="2016-09-29T16:07:00Z">
        <w:r w:rsidR="00DC69A3">
          <w:t xml:space="preserve">set </w:t>
        </w:r>
      </w:ins>
      <w:r>
        <w:t>type.</w:t>
      </w:r>
      <w:r w:rsidR="0082314C">
        <w:t xml:space="preserve"> These types are used in the type-checking process.</w:t>
      </w:r>
    </w:p>
    <w:p w14:paraId="674B52FD" w14:textId="77777777" w:rsidR="002C1181" w:rsidRPr="00254E38" w:rsidRDefault="002C1181" w:rsidP="002D0F38">
      <w:pPr>
        <w:pStyle w:val="Grammar"/>
      </w:pPr>
      <w:bookmarkStart w:id="789" w:name="_Toc417920591"/>
      <w:r w:rsidRPr="00254E38">
        <w:lastRenderedPageBreak/>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1389C61F" w:rsidR="00C35619" w:rsidRDefault="00C35619" w:rsidP="002D0F38">
      <w:pPr>
        <w:pStyle w:val="Grammar"/>
        <w:rPr>
          <w:ins w:id="790" w:author="Mihai Budiu" w:date="2016-09-29T16:07:00Z"/>
        </w:rPr>
      </w:pPr>
      <w:r w:rsidRPr="00254E38">
        <w:t xml:space="preserve">    | headerStackType </w:t>
      </w:r>
    </w:p>
    <w:p w14:paraId="278244DE" w14:textId="3CC02AB9" w:rsidR="00DC69A3" w:rsidRPr="00254E38" w:rsidRDefault="00DC69A3" w:rsidP="002D0F38">
      <w:pPr>
        <w:pStyle w:val="Grammar"/>
        <w:rPr>
          <w:ins w:id="791" w:author="Mihai Budiu" w:date="2016-10-07T10:21:00Z"/>
        </w:rPr>
      </w:pPr>
      <w:ins w:id="792" w:author="Mihai Budiu" w:date="2016-09-29T16:07:00Z">
        <w:r>
          <w:t xml:space="preserve">    | tupleType</w:t>
        </w:r>
      </w:ins>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793" w:name="_Toc445799334"/>
      <w:bookmarkStart w:id="794" w:name="_Toc447899023"/>
      <w:bookmarkStart w:id="795" w:name="_Toc462644788"/>
      <w:bookmarkStart w:id="796" w:name="_Toc463614880"/>
      <w:bookmarkStart w:id="797" w:name="_Toc464718933"/>
      <w:r>
        <w:t>Enumeration types</w:t>
      </w:r>
      <w:bookmarkEnd w:id="789"/>
      <w:bookmarkEnd w:id="793"/>
      <w:bookmarkEnd w:id="794"/>
      <w:bookmarkEnd w:id="795"/>
      <w:bookmarkEnd w:id="796"/>
      <w:bookmarkEnd w:id="797"/>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7CCAFC81"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1E71C4">
        <w:t>19</w:t>
      </w:r>
      <w:r>
        <w:fldChar w:fldCharType="end"/>
      </w:r>
      <w:r>
        <w:t>.</w:t>
      </w:r>
    </w:p>
    <w:p w14:paraId="22341CF9" w14:textId="48DBB06B"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85ACF">
        <w:t>10.3</w:t>
      </w:r>
      <w:r w:rsidR="00447AFE">
        <w:fldChar w:fldCharType="end"/>
      </w:r>
      <w:r w:rsidR="00447AFE">
        <w:t>.</w:t>
      </w:r>
    </w:p>
    <w:p w14:paraId="0FBC720D" w14:textId="26CB1373" w:rsidR="0016570B" w:rsidRDefault="0016570B" w:rsidP="00395514">
      <w:pPr>
        <w:pStyle w:val="Heading3"/>
      </w:pPr>
      <w:bookmarkStart w:id="798" w:name="_Toc417920592"/>
      <w:bookmarkStart w:id="799" w:name="_Toc445799335"/>
      <w:bookmarkStart w:id="800" w:name="_Toc447899024"/>
      <w:bookmarkStart w:id="801" w:name="_Toc462644789"/>
      <w:bookmarkStart w:id="802" w:name="_Toc463614881"/>
      <w:bookmarkStart w:id="803" w:name="_Toc464718934"/>
      <w:r>
        <w:t>Header types</w:t>
      </w:r>
      <w:bookmarkEnd w:id="798"/>
      <w:bookmarkEnd w:id="799"/>
      <w:bookmarkEnd w:id="800"/>
      <w:bookmarkEnd w:id="801"/>
      <w:bookmarkEnd w:id="802"/>
      <w:bookmarkEnd w:id="803"/>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lastRenderedPageBreak/>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53DA7B7E" w:rsidR="00F51C35" w:rsidRPr="00254E38" w:rsidDel="0074141F" w:rsidRDefault="00F51C35" w:rsidP="0074141F">
      <w:pPr>
        <w:pStyle w:val="Grammar"/>
        <w:rPr>
          <w:del w:id="804" w:author="Mihai Budiu" w:date="2016-10-07T10:57:00Z"/>
        </w:rPr>
      </w:pPr>
      <w:del w:id="805" w:author="Mihai Budiu" w:date="2016-10-13T09:50:00Z">
        <w:r w:rsidRPr="00254E38">
          <w:delText xml:space="preserve">    </w:delText>
        </w:r>
      </w:del>
      <w:del w:id="806" w:author="Mihai Budiu" w:date="2016-10-07T10:57:00Z">
        <w:r w:rsidRPr="00254E38" w:rsidDel="0074141F">
          <w:delText>|</w:delText>
        </w:r>
        <w:r w:rsidDel="0074141F">
          <w:delText xml:space="preserve"> optAnnotations typeRef TYPE</w:delText>
        </w:r>
        <w:r w:rsidRPr="00254E38" w:rsidDel="0074141F">
          <w:delText xml:space="preserve"> ';'</w:delText>
        </w:r>
        <w:r w:rsidR="0063493C" w:rsidDel="0074141F">
          <w:delText xml:space="preserve"> /</w:delText>
        </w:r>
        <w:r w:rsidR="001459CB" w:rsidDel="0074141F">
          <w:delText xml:space="preserve">* </w:delText>
        </w:r>
        <w:r w:rsidR="0063493C" w:rsidDel="0074141F">
          <w:delText>fields named like types</w:delText>
        </w:r>
        <w:r w:rsidR="001459CB" w:rsidDel="0074141F">
          <w:delText xml:space="preserve"> */</w:delText>
        </w:r>
      </w:del>
    </w:p>
    <w:p w14:paraId="60427922" w14:textId="32F06DC9" w:rsidR="00B82977" w:rsidRPr="00254E38" w:rsidRDefault="00F51C35" w:rsidP="0074141F">
      <w:pPr>
        <w:pStyle w:val="Grammar"/>
      </w:pPr>
      <w:del w:id="807" w:author="Mihai Budiu" w:date="2016-10-07T10:57:00Z">
        <w:r w:rsidRPr="00254E38">
          <w:delText xml:space="preserve">    </w:delText>
        </w:r>
      </w:del>
      <w:r w:rsidR="00B82977" w:rsidRPr="00254E38">
        <w:t>;</w:t>
      </w:r>
    </w:p>
    <w:p w14:paraId="38F873AC" w14:textId="2A330FC5"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ins w:id="808" w:author="Andrew Keep" w:date="2016-10-13T09:38:00Z">
        <w:r w:rsidR="007C4C80" w:rsidRPr="002F540D">
          <w:rPr>
            <w:rFonts w:ascii="Consolas" w:hAnsi="Consolas"/>
          </w:rPr>
          <w:t>()</w:t>
        </w:r>
      </w:ins>
      <w:ins w:id="809" w:author="Andy Keep" w:date="2016-10-12T14:16:00Z">
        <w:r w:rsidR="00A034B2">
          <w:t>,</w:t>
        </w:r>
      </w:ins>
      <w:ins w:id="810" w:author="Andrew Keep" w:date="2016-10-13T10:12:00Z">
        <w:r w:rsidR="005F13A2">
          <w:t xml:space="preserve"> </w:t>
        </w:r>
      </w:ins>
      <w:del w:id="811" w:author="Andrew Keep" w:date="2016-10-13T09:38:00Z">
        <w:r w:rsidR="007C4C80" w:rsidRPr="002F540D">
          <w:rPr>
            <w:rFonts w:ascii="Consolas" w:hAnsi="Consolas"/>
          </w:rPr>
          <w:delText>()</w:delText>
        </w:r>
      </w:del>
      <w:del w:id="812" w:author="Andy Keep" w:date="2016-10-12T14:16:00Z">
        <w:r w:rsidR="007C4C80">
          <w:delText xml:space="preserve"> and </w:delText>
        </w:r>
      </w:del>
      <w:r w:rsidR="007C4C80" w:rsidRPr="002F540D">
        <w:rPr>
          <w:rFonts w:ascii="Consolas" w:hAnsi="Consolas"/>
        </w:rPr>
        <w:t>setValid</w:t>
      </w:r>
      <w:ins w:id="813" w:author="Andrew Keep" w:date="2016-10-13T09:38:00Z">
        <w:r w:rsidR="007C4C80" w:rsidRPr="002F540D">
          <w:rPr>
            <w:rFonts w:ascii="Consolas" w:hAnsi="Consolas"/>
          </w:rPr>
          <w:t>()</w:t>
        </w:r>
      </w:ins>
      <w:ins w:id="814" w:author="Andy Keep" w:date="2016-10-12T14:16:00Z">
        <w:r w:rsidR="00A034B2" w:rsidRPr="005F13A2">
          <w:rPr>
            <w:rFonts w:asciiTheme="minorHAnsi" w:hAnsiTheme="minorHAnsi"/>
            <w:rPrChange w:id="815" w:author="Andrew Keep" w:date="2016-10-13T10:12:00Z">
              <w:rPr>
                <w:rFonts w:ascii="Consolas" w:hAnsi="Consolas"/>
              </w:rPr>
            </w:rPrChange>
          </w:rPr>
          <w:t>,</w:t>
        </w:r>
      </w:ins>
      <w:del w:id="816" w:author="Andrew Keep" w:date="2016-10-13T09:38:00Z">
        <w:r w:rsidR="007C4C80" w:rsidRPr="002F540D">
          <w:rPr>
            <w:rFonts w:ascii="Consolas" w:hAnsi="Consolas"/>
          </w:rPr>
          <w:delText>()</w:delText>
        </w:r>
      </w:del>
      <w:r w:rsidR="00AC6479" w:rsidRPr="005F13A2">
        <w:rPr>
          <w:rFonts w:asciiTheme="minorHAnsi" w:hAnsiTheme="minorHAnsi"/>
          <w:rPrChange w:id="817" w:author="Andrew Keep" w:date="2016-10-20T08:46:00Z">
            <w:rPr/>
          </w:rPrChange>
        </w:rPr>
        <w:t xml:space="preserve"> </w:t>
      </w:r>
      <w:r w:rsidR="00AC6479" w:rsidRPr="0014360C">
        <w:t xml:space="preserve">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85ACF">
        <w:t>10.14</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29F897B4"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w:t>
      </w:r>
      <w:del w:id="818" w:author="Mihai Budiu" w:date="2016-09-26T08:48:00Z">
        <w:r w:rsidDel="00327CAA">
          <w:delText xml:space="preserve">compile-time </w:delText>
        </w:r>
      </w:del>
      <w:r>
        <w:t>constant, and it is simply the sum of the sizes of all component fields</w:t>
      </w:r>
      <w:ins w:id="819"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w:t>
      </w:r>
      <w:commentRangeStart w:id="820"/>
      <w:r w:rsidR="00950E16" w:rsidRPr="00280B0E">
        <w:rPr>
          <w:i/>
        </w:rPr>
        <w:t xml:space="preserve">targets </w:t>
      </w:r>
      <w:commentRangeEnd w:id="820"/>
      <w:r w:rsidR="005C6704">
        <w:rPr>
          <w:rStyle w:val="CommentReference"/>
        </w:rPr>
        <w:commentReference w:id="820"/>
      </w:r>
      <w:r w:rsidR="00950E16" w:rsidRPr="00280B0E">
        <w:rPr>
          <w:i/>
        </w:rPr>
        <w:t xml:space="preserve">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821" w:author="Mihai Budiu" w:date="2016-09-26T08:49:00Z">
        <w:r w:rsidR="00327CAA">
          <w:rPr>
            <w:i/>
          </w:rPr>
          <w:t>that are an integer number of bytes.</w:t>
        </w:r>
      </w:ins>
      <w:del w:id="822"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0DEE0B87"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1E71C4">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8449D30"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85ACF">
        <w:t>10.10</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823" w:name="_Ref286403069"/>
      <w:bookmarkStart w:id="824" w:name="_Toc417920594"/>
      <w:bookmarkStart w:id="825" w:name="_Toc445799336"/>
      <w:bookmarkStart w:id="826" w:name="_Toc447899025"/>
      <w:bookmarkStart w:id="827" w:name="_Toc462644790"/>
      <w:bookmarkStart w:id="828" w:name="_Toc463614882"/>
      <w:bookmarkStart w:id="829" w:name="_Toc464718935"/>
      <w:r>
        <w:t xml:space="preserve">Header </w:t>
      </w:r>
      <w:r w:rsidR="006757AB">
        <w:t>stacks</w:t>
      </w:r>
      <w:bookmarkEnd w:id="823"/>
      <w:bookmarkEnd w:id="824"/>
      <w:bookmarkEnd w:id="825"/>
      <w:bookmarkEnd w:id="826"/>
      <w:bookmarkEnd w:id="827"/>
      <w:bookmarkEnd w:id="828"/>
      <w:bookmarkEnd w:id="829"/>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6CE8B0BD"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w:t>
      </w:r>
      <w:del w:id="830" w:author="Nate Foster" w:date="2016-10-06T14:24:00Z">
        <w:r w:rsidR="00803288">
          <w:delText xml:space="preserve">it </w:delText>
        </w:r>
      </w:del>
      <w:r w:rsidR="00803288">
        <w:t xml:space="preserve">must </w:t>
      </w:r>
      <w:del w:id="831" w:author="Mihai Budiu" w:date="2016-09-26T08:56:00Z">
        <w:r w:rsidR="00D76A14">
          <w:delText xml:space="preserve">be </w:delText>
        </w:r>
        <w:r w:rsidR="00803288" w:rsidDel="00327CAA">
          <w:delText>a</w:delText>
        </w:r>
      </w:del>
      <w:ins w:id="832" w:author="Mihai Budiu" w:date="2016-09-26T08:56:00Z">
        <w:del w:id="833" w:author="Nate Foster" w:date="2016-10-06T14:23:00Z">
          <w:r w:rsidR="00327CAA" w:rsidDel="00D76A14">
            <w:delText>evaluate</w:delText>
          </w:r>
          <w:r w:rsidR="00327CAA">
            <w:delText>at</w:delText>
          </w:r>
        </w:del>
      </w:ins>
      <w:del w:id="834" w:author="Nate Foster" w:date="2016-10-06T14:23:00Z">
        <w:r w:rsidR="00803288">
          <w:delText xml:space="preserve"> compile-time </w:delText>
        </w:r>
        <w:r w:rsidR="00803288" w:rsidDel="00D76A14">
          <w:delText xml:space="preserve">constant that evaluates </w:delText>
        </w:r>
        <w:r w:rsidR="00803288">
          <w:delText xml:space="preserve">to a </w:delText>
        </w:r>
      </w:del>
      <w:ins w:id="835" w:author="Mihai Budiu" w:date="2016-09-26T08:56:00Z">
        <w:del w:id="836" w:author="Nate Foster" w:date="2016-10-06T14:23:00Z">
          <w:r w:rsidR="00327CAA">
            <w:delText xml:space="preserve">constant </w:delText>
          </w:r>
        </w:del>
      </w:ins>
      <w:del w:id="837" w:author="Nate Foster" w:date="2016-10-06T14:23:00Z">
        <w:r w:rsidR="00803288">
          <w:delText>positive integer</w:delText>
        </w:r>
      </w:del>
      <w:ins w:id="838" w:author="Nate Foster" w:date="2016-10-06T14:23:00Z">
        <w:r w:rsidR="00D76A14">
          <w:t>be a positive integer that is a compile-time known value</w:t>
        </w:r>
      </w:ins>
      <w:ins w:id="839" w:author="Nate Foster" w:date="2016-10-07T10:21:00Z">
        <w:r w:rsidR="00803288">
          <w:t>.</w:t>
        </w:r>
      </w:ins>
      <w:del w:id="840" w:author="Nate Foster" w:date="2016-10-07T10:21:00Z">
        <w:r w:rsidR="00803288">
          <w:delText>.</w:delText>
        </w:r>
      </w:del>
      <w:r w:rsidR="00803288">
        <w:t xml:space="preserve">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85ACF">
        <w:t>10.15</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841" w:name="_Toc417920595"/>
      <w:bookmarkStart w:id="842" w:name="_Toc445799337"/>
      <w:bookmarkStart w:id="843" w:name="_Toc447899026"/>
      <w:bookmarkStart w:id="844" w:name="_Toc462644791"/>
      <w:bookmarkStart w:id="845" w:name="_Toc463614883"/>
      <w:bookmarkStart w:id="846" w:name="_Toc464718936"/>
      <w:r>
        <w:t>Struct types</w:t>
      </w:r>
      <w:bookmarkEnd w:id="841"/>
      <w:bookmarkEnd w:id="842"/>
      <w:bookmarkEnd w:id="843"/>
      <w:bookmarkEnd w:id="844"/>
      <w:bookmarkEnd w:id="845"/>
      <w:bookmarkEnd w:id="846"/>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231ECBB0" w:rsidR="00A55F5F" w:rsidRDefault="00A55F5F" w:rsidP="00D010A6">
      <w:pPr>
        <w:pStyle w:val="CodeExample"/>
        <w:rPr>
          <w:ins w:id="847" w:author="Mihai Budiu" w:date="2016-09-29T16:08:00Z"/>
        </w:rPr>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2CB7C4BB" w14:textId="77777777" w:rsidR="00DC69A3" w:rsidRDefault="00DC69A3" w:rsidP="00D1402C">
      <w:pPr>
        <w:pStyle w:val="Heading3"/>
      </w:pPr>
      <w:bookmarkStart w:id="848" w:name="_Toc463614884"/>
      <w:bookmarkStart w:id="849" w:name="_Toc464718937"/>
      <w:moveToRangeStart w:id="850" w:author="Mihai Budiu" w:date="2016-09-29T16:08:00Z" w:name="move462928631"/>
      <w:moveTo w:id="851" w:author="Mihai Budiu" w:date="2016-09-29T16:08:00Z">
        <w:r>
          <w:t>Tuple types</w:t>
        </w:r>
      </w:moveTo>
      <w:bookmarkEnd w:id="848"/>
      <w:bookmarkEnd w:id="849"/>
    </w:p>
    <w:p w14:paraId="3E703416" w14:textId="6E309F06" w:rsidR="00DC69A3" w:rsidRDefault="00DC69A3" w:rsidP="00DC69A3">
      <w:pPr>
        <w:rPr>
          <w:ins w:id="852" w:author="Mihai Budiu" w:date="2016-09-29T16:09:00Z"/>
        </w:rPr>
      </w:pPr>
      <w:moveTo w:id="853" w:author="Mihai Budiu" w:date="2016-09-29T16:08:00Z">
        <w:r>
          <w:t xml:space="preserve">A tuple is similar to a </w:t>
        </w:r>
        <w:r w:rsidRPr="00A229BA">
          <w:rPr>
            <w:rFonts w:ascii="Consolas" w:hAnsi="Consolas"/>
            <w:b/>
          </w:rPr>
          <w:t>struct</w:t>
        </w:r>
        <w:r>
          <w:t xml:space="preserve">, in that it holds multiple values. Unlike a </w:t>
        </w:r>
        <w:r w:rsidRPr="00A229BA">
          <w:rPr>
            <w:rFonts w:ascii="Consolas" w:hAnsi="Consolas"/>
            <w:b/>
          </w:rPr>
          <w:t>struct</w:t>
        </w:r>
        <w:r w:rsidRPr="00BD523D">
          <w:t xml:space="preserve"> types,</w:t>
        </w:r>
        <w:r>
          <w:t xml:space="preserve"> </w:t>
        </w:r>
        <w:del w:id="854" w:author="Mihai Budiu" w:date="2016-09-29T16:08:00Z">
          <w:r w:rsidDel="00DC69A3">
            <w:delText xml:space="preserve">tuples types cannot be defined explicitly, they </w:delText>
          </w:r>
          <w:r>
            <w:delText xml:space="preserve">have no </w:delText>
          </w:r>
          <w:r w:rsidDel="00DC69A3">
            <w:delText>names and</w:delText>
          </w:r>
        </w:del>
      </w:moveTo>
      <w:ins w:id="855" w:author="Mihai Budiu" w:date="2016-09-29T16:08:00Z">
        <w:r>
          <w:t>have</w:t>
        </w:r>
      </w:ins>
      <w:moveTo w:id="856" w:author="Mihai Budiu" w:date="2016-09-29T16:08:00Z">
        <w:r>
          <w:t xml:space="preserve"> no named fields. </w:t>
        </w:r>
        <w:del w:id="857" w:author="Mihai Budiu" w:date="2016-09-29T16:08:00Z">
          <w:r w:rsidDel="00DC69A3">
            <w:delText xml:space="preserve">Tuple types are synthesized by the compiler internally and used for type-checking. </w:delText>
          </w:r>
        </w:del>
        <w:del w:id="858" w:author="Mihai Budiu" w:date="2016-09-29T16:09:00Z">
          <w:r w:rsidDel="00DC69A3">
            <w:delText>We denote a t</w:delText>
          </w:r>
        </w:del>
        <w:del w:id="859" w:author="Mihai Budiu" w:date="2016-10-20T09:05:00Z">
          <w:r w:rsidDel="00BE44A5">
            <w:delText>he</w:delText>
          </w:r>
        </w:del>
        <w:del w:id="860" w:author="Mihai Budiu" w:date="2016-09-29T16:09:00Z">
          <w:r w:rsidDel="00DC69A3">
            <w:delText>t</w:delText>
          </w:r>
        </w:del>
        <w:del w:id="861" w:author="Mihai Budiu" w:date="2016-10-20T09:05:00Z">
          <w:r w:rsidDel="00BE44A5">
            <w:delText>he</w:delText>
          </w:r>
        </w:del>
      </w:moveTo>
      <w:ins w:id="862" w:author="Mihai Budiu" w:date="2016-10-13T09:50:00Z">
        <w:r>
          <w:t>The</w:t>
        </w:r>
      </w:ins>
      <w:moveTo w:id="863" w:author="Mihai Budiu" w:date="2016-09-29T16:08:00Z">
        <w:r>
          <w:t xml:space="preserve"> type of tuples with n component types </w:t>
        </w:r>
        <w:r>
          <w:rPr>
            <w:rFonts w:ascii="Consolas" w:hAnsi="Consolas"/>
            <w:i/>
          </w:rPr>
          <w:t>T1</w:t>
        </w:r>
        <w:r w:rsidRPr="00E411B2">
          <w:rPr>
            <w:rFonts w:ascii="Consolas" w:hAnsi="Consolas"/>
            <w:i/>
          </w:rPr>
          <w:t>, …, Tn</w:t>
        </w:r>
        <w:r>
          <w:t xml:space="preserve"> </w:t>
        </w:r>
      </w:moveTo>
      <w:ins w:id="864" w:author="Mihai Budiu" w:date="2016-09-29T16:09:00Z">
        <w:r>
          <w:t>is written as</w:t>
        </w:r>
      </w:ins>
      <w:moveTo w:id="865" w:author="Mihai Budiu" w:date="2016-09-29T16:08:00Z">
        <w:del w:id="866" w:author="Mihai Budiu" w:date="2016-09-29T16:09:00Z">
          <w:r w:rsidDel="00DC69A3">
            <w:delText>by</w:delText>
          </w:r>
        </w:del>
        <w:r>
          <w:t xml:space="preserve"> </w:t>
        </w:r>
      </w:moveTo>
    </w:p>
    <w:p w14:paraId="6548B387" w14:textId="77777777" w:rsidR="00695C71" w:rsidRDefault="00DC69A3" w:rsidP="00DC69A3">
      <w:pPr>
        <w:rPr>
          <w:ins w:id="867" w:author="Mihai Budiu" w:date="2016-09-29T16:14:00Z"/>
          <w:rFonts w:ascii="Consolas" w:hAnsi="Consolas"/>
        </w:rPr>
      </w:pPr>
      <w:moveTo w:id="868" w:author="Mihai Budiu" w:date="2016-09-29T16:08:00Z">
        <w:r w:rsidRPr="00D1402C">
          <w:rPr>
            <w:rFonts w:ascii="Consolas" w:hAnsi="Consolas"/>
            <w:b/>
          </w:rPr>
          <w:t>tuple</w:t>
        </w:r>
        <w:r w:rsidRPr="00E411B2">
          <w:rPr>
            <w:rFonts w:ascii="Consolas" w:hAnsi="Consolas"/>
          </w:rPr>
          <w:t>&lt;</w:t>
        </w:r>
        <w:r w:rsidRPr="00E411B2">
          <w:rPr>
            <w:rFonts w:ascii="Consolas" w:hAnsi="Consolas"/>
            <w:i/>
          </w:rPr>
          <w:t>T1,…, Tn</w:t>
        </w:r>
        <w:r w:rsidRPr="00E411B2">
          <w:rPr>
            <w:rFonts w:ascii="Consolas" w:hAnsi="Consolas"/>
          </w:rPr>
          <w:t>&gt;</w:t>
        </w:r>
      </w:moveTo>
    </w:p>
    <w:p w14:paraId="41CB6445" w14:textId="77777777" w:rsidR="00695C71" w:rsidRDefault="00695C71" w:rsidP="00695C71">
      <w:pPr>
        <w:pStyle w:val="Grammar"/>
        <w:rPr>
          <w:ins w:id="869" w:author="Mihai Budiu" w:date="2016-09-29T16:14:00Z"/>
        </w:rPr>
      </w:pPr>
      <w:ins w:id="870" w:author="Mihai Budiu" w:date="2016-09-29T16:14:00Z">
        <w:r>
          <w:t>tupleType</w:t>
        </w:r>
        <w:r>
          <w:br/>
          <w:t xml:space="preserve">    : TUPLE </w:t>
        </w:r>
        <w:r w:rsidRPr="00254E38">
          <w:t>'&lt;' typeArgumentList '&gt;'</w:t>
        </w:r>
      </w:ins>
    </w:p>
    <w:p w14:paraId="33F58F2B" w14:textId="02F495FB" w:rsidR="00DC69A3" w:rsidRPr="00D1402C" w:rsidRDefault="00695C71" w:rsidP="00D1402C">
      <w:pPr>
        <w:pStyle w:val="Grammar"/>
        <w:rPr>
          <w:ins w:id="871" w:author="Mihai Budiu" w:date="2016-09-29T16:09:00Z"/>
        </w:rPr>
      </w:pPr>
      <w:ins w:id="872" w:author="Mihai Budiu" w:date="2016-09-29T16:14:00Z">
        <w:r>
          <w:t xml:space="preserve">    ;</w:t>
        </w:r>
      </w:ins>
      <w:moveTo w:id="873" w:author="Mihai Budiu" w:date="2016-09-29T16:08:00Z">
        <w:del w:id="874" w:author="Mihai Budiu" w:date="2016-09-29T16:14:00Z">
          <w:r w:rsidR="00DC69A3" w:rsidRPr="00E411B2" w:rsidDel="00695C71">
            <w:rPr>
              <w:rFonts w:ascii="Consolas" w:hAnsi="Consolas"/>
            </w:rPr>
            <w:delText>.</w:delText>
          </w:r>
          <w:r w:rsidR="00DC69A3" w:rsidDel="00695C71">
            <w:rPr>
              <w:rFonts w:ascii="Consolas" w:hAnsi="Consolas"/>
            </w:rPr>
            <w:delText xml:space="preserve"> </w:delText>
          </w:r>
        </w:del>
      </w:moveTo>
    </w:p>
    <w:p w14:paraId="2103077D" w14:textId="5C925542" w:rsidR="00DC69A3" w:rsidRDefault="00DC69A3" w:rsidP="00DC69A3">
      <w:moveTo w:id="875" w:author="Mihai Budiu" w:date="2016-09-29T16:08:00Z">
        <w:del w:id="876" w:author="Mihai Budiu" w:date="2016-09-29T16:09:00Z">
          <w:r w:rsidRPr="00280B0E" w:rsidDel="00DC69A3">
            <w:delText>Please note that this is not P4 syntax</w:delText>
          </w:r>
          <w:r w:rsidDel="00DC69A3">
            <w:delText>, it is just a notation that we use in this document to simplify the explanations</w:delText>
          </w:r>
          <w:r w:rsidRPr="00280B0E" w:rsidDel="00DC69A3">
            <w:delText>.</w:delText>
          </w:r>
          <w:r w:rsidDel="00DC69A3">
            <w:delText xml:space="preserve"> </w:delText>
          </w:r>
        </w:del>
        <w:r>
          <w:t>Operations that manipulate tuple types are described in Section</w:t>
        </w:r>
      </w:moveTo>
      <w:ins w:id="877" w:author="Mihai Budiu" w:date="2016-09-29T16:16:00Z">
        <w:r w:rsidR="001E71C4">
          <w:t xml:space="preserve">s </w:t>
        </w:r>
        <w:r w:rsidR="001E71C4">
          <w:fldChar w:fldCharType="begin"/>
        </w:r>
        <w:r w:rsidR="001E71C4">
          <w:instrText xml:space="preserve"> REF _Ref462929118 \r \h </w:instrText>
        </w:r>
      </w:ins>
      <w:r w:rsidR="001E71C4">
        <w:fldChar w:fldCharType="separate"/>
      </w:r>
      <w:ins w:id="878" w:author="Mihai Budiu" w:date="2016-09-29T16:17:00Z">
        <w:r w:rsidR="001E71C4">
          <w:t>10.10</w:t>
        </w:r>
      </w:ins>
      <w:ins w:id="879" w:author="Mihai Budiu" w:date="2016-09-29T16:16:00Z">
        <w:r w:rsidR="001E71C4">
          <w:fldChar w:fldCharType="end"/>
        </w:r>
        <w:r w:rsidR="001E71C4">
          <w:t xml:space="preserve"> and</w:t>
        </w:r>
      </w:ins>
      <w:moveTo w:id="880" w:author="Mihai Budiu" w:date="2016-09-29T16:08:00Z">
        <w:del w:id="881" w:author="Mihai Budiu" w:date="2016-09-29T16:16:00Z">
          <w:r w:rsidR="001E71C4">
            <w:delText xml:space="preserve"> </w:delText>
          </w:r>
        </w:del>
      </w:moveTo>
      <w:ins w:id="882" w:author="Mihai Budiu" w:date="2016-09-29T16:16:00Z">
        <w:r w:rsidR="001E71C4">
          <w:t xml:space="preserve"> </w:t>
        </w:r>
        <w:r w:rsidR="001E71C4">
          <w:fldChar w:fldCharType="begin"/>
        </w:r>
        <w:r w:rsidR="001E71C4">
          <w:instrText xml:space="preserve"> REF _Ref462929142 \r \h </w:instrText>
        </w:r>
      </w:ins>
      <w:r w:rsidR="001E71C4">
        <w:fldChar w:fldCharType="separate"/>
      </w:r>
      <w:ins w:id="883" w:author="Mihai Budiu" w:date="2016-09-29T16:17:00Z">
        <w:r w:rsidR="001E71C4">
          <w:t>10.11</w:t>
        </w:r>
      </w:ins>
      <w:ins w:id="884" w:author="Mihai Budiu" w:date="2016-09-29T16:16:00Z">
        <w:r w:rsidR="001E71C4">
          <w:fldChar w:fldCharType="end"/>
        </w:r>
      </w:ins>
      <w:moveTo w:id="885" w:author="Mihai Budiu" w:date="2016-09-29T16:08:00Z">
        <w:del w:id="886" w:author="Mihai Budiu" w:date="2016-09-29T16:16:00Z">
          <w:r w:rsidDel="001E71C4">
            <w:fldChar w:fldCharType="begin"/>
          </w:r>
          <w:r w:rsidDel="001E71C4">
            <w:delInstrText xml:space="preserve"> REF _Ref445809907 \r \h </w:delInstrText>
          </w:r>
        </w:del>
      </w:moveTo>
      <w:del w:id="887" w:author="Mihai Budiu" w:date="2016-09-29T16:16:00Z"/>
      <w:moveTo w:id="888" w:author="Mihai Budiu" w:date="2016-09-29T16:08:00Z">
        <w:del w:id="889" w:author="Mihai Budiu" w:date="2016-09-29T16:16:00Z">
          <w:r w:rsidDel="001E71C4">
            <w:fldChar w:fldCharType="separate"/>
          </w:r>
          <w:r w:rsidDel="001E71C4">
            <w:delText>10.9</w:delText>
          </w:r>
          <w:r w:rsidDel="001E71C4">
            <w:fldChar w:fldCharType="end"/>
          </w:r>
        </w:del>
        <w:r>
          <w:t xml:space="preserve">. </w:t>
        </w:r>
        <w:del w:id="890" w:author="Mihai Budiu" w:date="2016-09-29T16:10:00Z">
          <w:r w:rsidDel="00DC69A3">
            <w:delText xml:space="preserve">In the example below the type of the list expression used for the struct initializer is </w:delText>
          </w:r>
          <w:r w:rsidRPr="0014360C" w:rsidDel="00DC69A3">
            <w:rPr>
              <w:rFonts w:ascii="Consolas" w:hAnsi="Consolas"/>
            </w:rPr>
            <w:delText>tuple&lt;</w:delText>
          </w:r>
          <w:r w:rsidRPr="0014360C" w:rsidDel="00DC69A3">
            <w:rPr>
              <w:rFonts w:ascii="Consolas" w:hAnsi="Consolas"/>
              <w:b/>
            </w:rPr>
            <w:delText>bit</w:delText>
          </w:r>
          <w:r w:rsidRPr="0014360C" w:rsidDel="00DC69A3">
            <w:rPr>
              <w:rFonts w:ascii="Consolas" w:hAnsi="Consolas"/>
            </w:rPr>
            <w:delText xml:space="preserve">&lt;32&gt;, </w:delText>
          </w:r>
          <w:r w:rsidRPr="0014360C" w:rsidDel="00DC69A3">
            <w:rPr>
              <w:rFonts w:ascii="Consolas" w:hAnsi="Consolas"/>
              <w:b/>
            </w:rPr>
            <w:delText>bit</w:delText>
          </w:r>
          <w:r w:rsidRPr="0014360C" w:rsidDel="00DC69A3">
            <w:rPr>
              <w:rFonts w:ascii="Consolas" w:hAnsi="Consolas"/>
            </w:rPr>
            <w:delText>&lt;32&gt;&gt;</w:delText>
          </w:r>
          <w:r w:rsidDel="00DC69A3">
            <w:delText>:</w:delText>
          </w:r>
        </w:del>
      </w:moveTo>
      <w:ins w:id="891" w:author="Mihai Budiu" w:date="2016-09-29T16:10:00Z">
        <w:r>
          <w:t>Tuple types can be converted to structure types</w:t>
        </w:r>
        <w:r w:rsidR="00695C71">
          <w:t xml:space="preserve"> that </w:t>
        </w:r>
      </w:ins>
      <w:ins w:id="892" w:author="Mihai Budiu" w:date="2016-09-29T16:14:00Z">
        <w:r w:rsidR="00695C71">
          <w:t>have</w:t>
        </w:r>
      </w:ins>
      <w:ins w:id="893" w:author="Mihai Budiu" w:date="2016-09-29T16:10:00Z">
        <w:r w:rsidR="00695C71">
          <w:t xml:space="preserve"> </w:t>
        </w:r>
      </w:ins>
      <w:ins w:id="894" w:author="Mihai Budiu" w:date="2016-09-29T16:14:00Z">
        <w:r w:rsidR="00695C71">
          <w:t>the same number of fields.</w:t>
        </w:r>
      </w:ins>
    </w:p>
    <w:p w14:paraId="0C42F9D0" w14:textId="4A7692C5" w:rsidR="00DC69A3" w:rsidDel="00DC69A3" w:rsidRDefault="00DC69A3" w:rsidP="00DC69A3">
      <w:pPr>
        <w:pStyle w:val="CodeExample"/>
        <w:rPr>
          <w:del w:id="895" w:author="Mihai Budiu" w:date="2016-09-29T16:08:00Z"/>
        </w:rPr>
      </w:pPr>
      <w:moveTo w:id="896" w:author="Mihai Budiu" w:date="2016-09-29T16:08:00Z">
        <w:r w:rsidRPr="0014360C">
          <w:rPr>
            <w:b/>
          </w:rPr>
          <w:t>struct</w:t>
        </w:r>
        <w:r>
          <w:t xml:space="preserve"> S { </w:t>
        </w:r>
        <w:r w:rsidRPr="0014360C">
          <w:rPr>
            <w:b/>
          </w:rPr>
          <w:t>bit</w:t>
        </w:r>
        <w:r>
          <w:t xml:space="preserve">&lt;32&gt; a; </w:t>
        </w:r>
        <w:r w:rsidRPr="0014360C">
          <w:rPr>
            <w:b/>
          </w:rPr>
          <w:t>bit</w:t>
        </w:r>
        <w:r>
          <w:t>&lt;32&gt; b; }</w:t>
        </w:r>
      </w:moveTo>
      <w:ins w:id="897" w:author="Mihai Budiu" w:date="2016-09-29T16:10:00Z">
        <w:r>
          <w:br/>
        </w:r>
        <w:r w:rsidRPr="00D1402C">
          <w:rPr>
            <w:b/>
          </w:rPr>
          <w:t>tuple</w:t>
        </w:r>
        <w:r>
          <w:t>&lt;bit&lt;32&gt;, bit&lt;32&gt;&gt; x;</w:t>
        </w:r>
        <w:r>
          <w:br/>
          <w:t>x = { 32w25, 32w35 };</w:t>
        </w:r>
      </w:ins>
      <w:moveTo w:id="898" w:author="Mihai Budiu" w:date="2016-09-29T16:08:00Z">
        <w:r>
          <w:br/>
          <w:t xml:space="preserve">S </w:t>
        </w:r>
      </w:moveTo>
      <w:ins w:id="899" w:author="Mihai Budiu" w:date="2016-09-29T16:10:00Z">
        <w:r>
          <w:t>y</w:t>
        </w:r>
      </w:ins>
      <w:moveTo w:id="900" w:author="Mihai Budiu" w:date="2016-09-29T16:08:00Z">
        <w:del w:id="901" w:author="Mihai Budiu" w:date="2016-09-29T16:10:00Z">
          <w:r w:rsidDel="00DC69A3">
            <w:delText>x</w:delText>
          </w:r>
        </w:del>
        <w:r>
          <w:t xml:space="preserve"> = </w:t>
        </w:r>
      </w:moveTo>
      <w:ins w:id="902" w:author="Mihai Budiu" w:date="2016-09-29T16:11:00Z">
        <w:r>
          <w:t>x;</w:t>
        </w:r>
      </w:ins>
      <w:moveTo w:id="903" w:author="Mihai Budiu" w:date="2016-09-29T16:08:00Z">
        <w:del w:id="904" w:author="Mihai Budiu" w:date="2016-09-29T16:10:00Z">
          <w:r w:rsidDel="00DC69A3">
            <w:delText>{ 32w25, 32w35 }</w:delText>
          </w:r>
        </w:del>
      </w:moveTo>
    </w:p>
    <w:p w14:paraId="6F78DFD3" w14:textId="77777777" w:rsidR="00DC69A3" w:rsidRDefault="00DC69A3" w:rsidP="00D010A6">
      <w:pPr>
        <w:pStyle w:val="CodeExample"/>
        <w:rPr>
          <w:ins w:id="905" w:author="Mihai Budiu" w:date="2016-10-07T10:21:00Z"/>
        </w:rPr>
      </w:pPr>
      <w:bookmarkStart w:id="906" w:name="_Ref450026817"/>
      <w:bookmarkStart w:id="907" w:name="_Toc462644792"/>
      <w:bookmarkStart w:id="908" w:name="_Toc417920596"/>
      <w:bookmarkStart w:id="909" w:name="_Ref445647207"/>
      <w:bookmarkStart w:id="910" w:name="_Toc445799338"/>
      <w:bookmarkStart w:id="911" w:name="_Toc447899027"/>
      <w:bookmarkStart w:id="912" w:name="_Ref287167851"/>
      <w:moveToRangeEnd w:id="850"/>
    </w:p>
    <w:p w14:paraId="07E78ABB" w14:textId="0E51E338" w:rsidR="00595585" w:rsidRDefault="00595585" w:rsidP="00395514">
      <w:pPr>
        <w:pStyle w:val="Heading3"/>
      </w:pPr>
      <w:bookmarkStart w:id="913" w:name="_Toc463614885"/>
      <w:bookmarkStart w:id="914" w:name="_Toc464718938"/>
      <w:r>
        <w:t>Synthesized data types</w:t>
      </w:r>
      <w:bookmarkEnd w:id="906"/>
      <w:bookmarkEnd w:id="907"/>
      <w:bookmarkEnd w:id="913"/>
      <w:bookmarkEnd w:id="914"/>
    </w:p>
    <w:p w14:paraId="22BA1DE9" w14:textId="679EDFA4" w:rsidR="00595585" w:rsidRPr="00595585" w:rsidRDefault="00595585" w:rsidP="0014360C">
      <w:r>
        <w:t>For the purposes of type-checking the P4 compiler can synthesize some type representations</w:t>
      </w:r>
      <w:ins w:id="915" w:author="Andy Keep" w:date="2016-10-12T13:23:00Z">
        <w:r w:rsidR="00270EAC">
          <w:t>,</w:t>
        </w:r>
      </w:ins>
      <w:r>
        <w:t xml:space="preserve"> which cannot be directly expressed by users. These are described in this section: </w:t>
      </w:r>
      <w:del w:id="916" w:author="Mihai Budiu" w:date="2016-09-29T16:15:00Z">
        <w:r w:rsidDel="001E71C4">
          <w:delText xml:space="preserve">tuple types, </w:delText>
        </w:r>
      </w:del>
      <w:r>
        <w:t>set types and function types.</w:t>
      </w:r>
    </w:p>
    <w:p w14:paraId="7EC14E59" w14:textId="4A622089" w:rsidR="00676E48" w:rsidDel="00DC69A3" w:rsidRDefault="00676E48" w:rsidP="0014360C">
      <w:pPr>
        <w:pStyle w:val="Heading4"/>
        <w:rPr>
          <w:del w:id="917" w:author="Mihai Budiu" w:date="2016-10-13T09:50:00Z"/>
        </w:rPr>
      </w:pPr>
      <w:bookmarkStart w:id="918" w:name="_Ref445811997"/>
      <w:bookmarkStart w:id="919" w:name="_Toc445799339"/>
      <w:bookmarkStart w:id="920" w:name="_Toc447899028"/>
      <w:bookmarkStart w:id="921" w:name="_Toc417920599"/>
      <w:bookmarkEnd w:id="908"/>
      <w:bookmarkEnd w:id="909"/>
      <w:bookmarkEnd w:id="910"/>
      <w:bookmarkEnd w:id="911"/>
      <w:bookmarkEnd w:id="912"/>
      <w:moveFromRangeStart w:id="922" w:author="Mihai Budiu" w:date="2016-09-29T16:08:00Z" w:name="move462928631"/>
      <w:moveFrom w:id="923" w:author="Mihai Budiu" w:date="2016-09-29T16:08:00Z">
        <w:r w:rsidDel="00DC69A3">
          <w:t>Tuple types</w:t>
        </w:r>
      </w:moveFrom>
    </w:p>
    <w:p w14:paraId="2C60203B" w14:textId="0E3C49D7" w:rsidR="00676E48" w:rsidDel="00DC69A3" w:rsidRDefault="00676E48" w:rsidP="00A229BA">
      <w:pPr>
        <w:rPr>
          <w:del w:id="924" w:author="Mihai Budiu" w:date="2016-10-13T09:50:00Z"/>
        </w:rPr>
      </w:pPr>
      <w:moveFrom w:id="925" w:author="Mihai Budiu" w:date="2016-09-29T16:08:00Z">
        <w:r w:rsidDel="00DC69A3">
          <w:t xml:space="preserve">A tuple is similar to a </w:t>
        </w:r>
        <w:r w:rsidRPr="00A229BA" w:rsidDel="00DC69A3">
          <w:rPr>
            <w:rFonts w:ascii="Consolas" w:hAnsi="Consolas"/>
            <w:b/>
          </w:rPr>
          <w:t>struct</w:t>
        </w:r>
        <w:r w:rsidR="00725B53" w:rsidDel="00DC69A3">
          <w:t xml:space="preserve">, in that it holds multiple </w:t>
        </w:r>
        <w:r w:rsidDel="00DC69A3">
          <w:t xml:space="preserve">values. Unlike a </w:t>
        </w:r>
        <w:r w:rsidRPr="00A229BA" w:rsidDel="00DC69A3">
          <w:rPr>
            <w:rFonts w:ascii="Consolas" w:hAnsi="Consolas"/>
            <w:b/>
          </w:rPr>
          <w:t>struct</w:t>
        </w:r>
        <w:r w:rsidR="00BD523D" w:rsidRPr="00BD523D" w:rsidDel="00DC69A3">
          <w:t xml:space="preserve"> types,</w:t>
        </w:r>
        <w:r w:rsidDel="00DC69A3">
          <w:t xml:space="preserve"> tuples types cannot be defined explicitly, they have no names and no named fields</w:t>
        </w:r>
        <w:r w:rsidR="00864F4A" w:rsidDel="00DC69A3">
          <w:t>. Tuple types are synthesized by the compiler internally</w:t>
        </w:r>
        <w:r w:rsidR="00C006F9" w:rsidDel="00DC69A3">
          <w:t xml:space="preserve"> and used for type</w:t>
        </w:r>
        <w:r w:rsidR="004E0741" w:rsidDel="00DC69A3">
          <w:t>-</w:t>
        </w:r>
        <w:r w:rsidR="00C006F9" w:rsidDel="00DC69A3">
          <w:t>checking</w:t>
        </w:r>
        <w:r w:rsidDel="00DC69A3">
          <w:t xml:space="preserve">. We denote a the type of tuples with n component types </w:t>
        </w:r>
        <w:r w:rsidDel="00DC69A3">
          <w:rPr>
            <w:rFonts w:ascii="Consolas" w:hAnsi="Consolas"/>
            <w:i/>
          </w:rPr>
          <w:t>T1</w:t>
        </w:r>
        <w:r w:rsidRPr="00E411B2" w:rsidDel="00DC69A3">
          <w:rPr>
            <w:rFonts w:ascii="Consolas" w:hAnsi="Consolas"/>
            <w:i/>
          </w:rPr>
          <w:t>, …, Tn</w:t>
        </w:r>
        <w:r w:rsidDel="00DC69A3">
          <w:t xml:space="preserve"> by </w:t>
        </w:r>
        <w:r w:rsidRPr="00E411B2" w:rsidDel="00DC69A3">
          <w:rPr>
            <w:rFonts w:ascii="Consolas" w:hAnsi="Consolas"/>
          </w:rPr>
          <w:t>tuple&lt;</w:t>
        </w:r>
        <w:r w:rsidRPr="00E411B2" w:rsidDel="00DC69A3">
          <w:rPr>
            <w:rFonts w:ascii="Consolas" w:hAnsi="Consolas"/>
            <w:i/>
          </w:rPr>
          <w:t>T1,…, Tn</w:t>
        </w:r>
        <w:r w:rsidRPr="00E411B2" w:rsidDel="00DC69A3">
          <w:rPr>
            <w:rFonts w:ascii="Consolas" w:hAnsi="Consolas"/>
          </w:rPr>
          <w:t>&gt;.</w:t>
        </w:r>
        <w:r w:rsidDel="00DC69A3">
          <w:rPr>
            <w:rFonts w:ascii="Consolas" w:hAnsi="Consolas"/>
          </w:rPr>
          <w:t xml:space="preserve"> </w:t>
        </w:r>
        <w:r w:rsidRPr="00280B0E" w:rsidDel="00DC69A3">
          <w:t>Please note that this is not P4 syntax</w:t>
        </w:r>
        <w:r w:rsidDel="00DC69A3">
          <w:t>, it is just a notation that we use in this document to simplify the explanations</w:t>
        </w:r>
        <w:r w:rsidRPr="00280B0E" w:rsidDel="00DC69A3">
          <w:t>.</w:t>
        </w:r>
        <w:r w:rsidR="00B22B41" w:rsidDel="00DC69A3">
          <w:t xml:space="preserve"> Operations that manipulate tuple types are described in Section </w:t>
        </w:r>
        <w:r w:rsidR="00B22B41" w:rsidDel="00DC69A3">
          <w:fldChar w:fldCharType="begin"/>
        </w:r>
        <w:r w:rsidR="00B22B41" w:rsidDel="00DC69A3">
          <w:instrText xml:space="preserve"> REF _Ref445809907 \r \h </w:instrText>
        </w:r>
      </w:moveFrom>
      <w:del w:id="926" w:author="Mihai Budiu" w:date="2016-09-29T16:08:00Z"/>
      <w:moveFrom w:id="927" w:author="Mihai Budiu" w:date="2016-09-29T16:08:00Z">
        <w:r w:rsidR="00B22B41" w:rsidDel="00DC69A3">
          <w:fldChar w:fldCharType="separate"/>
        </w:r>
        <w:r w:rsidR="003A5208" w:rsidDel="00DC69A3">
          <w:t>10.9</w:t>
        </w:r>
        <w:r w:rsidR="00B22B41" w:rsidDel="00DC69A3">
          <w:fldChar w:fldCharType="end"/>
        </w:r>
        <w:r w:rsidR="00B22B41" w:rsidDel="00DC69A3">
          <w:t>.</w:t>
        </w:r>
        <w:r w:rsidR="00595585" w:rsidDel="00DC69A3">
          <w:t xml:space="preserve"> In the example below the type of the list expression used for the struct initializer is </w:t>
        </w:r>
        <w:r w:rsidR="00595585" w:rsidRPr="0014360C" w:rsidDel="00DC69A3">
          <w:rPr>
            <w:rFonts w:ascii="Consolas" w:hAnsi="Consolas"/>
          </w:rPr>
          <w:t>tuple&lt;</w:t>
        </w:r>
        <w:r w:rsidR="00595585" w:rsidRPr="0014360C" w:rsidDel="00DC69A3">
          <w:rPr>
            <w:rFonts w:ascii="Consolas" w:hAnsi="Consolas"/>
            <w:b/>
          </w:rPr>
          <w:t>bit</w:t>
        </w:r>
        <w:r w:rsidR="00595585" w:rsidRPr="0014360C" w:rsidDel="00DC69A3">
          <w:rPr>
            <w:rFonts w:ascii="Consolas" w:hAnsi="Consolas"/>
          </w:rPr>
          <w:t xml:space="preserve">&lt;32&gt;, </w:t>
        </w:r>
        <w:r w:rsidR="00595585" w:rsidRPr="0014360C" w:rsidDel="00DC69A3">
          <w:rPr>
            <w:rFonts w:ascii="Consolas" w:hAnsi="Consolas"/>
            <w:b/>
          </w:rPr>
          <w:t>bit</w:t>
        </w:r>
        <w:r w:rsidR="00595585" w:rsidRPr="0014360C" w:rsidDel="00DC69A3">
          <w:rPr>
            <w:rFonts w:ascii="Consolas" w:hAnsi="Consolas"/>
          </w:rPr>
          <w:t>&lt;32&gt;&gt;</w:t>
        </w:r>
        <w:r w:rsidR="00595585" w:rsidDel="00DC69A3">
          <w:t>:</w:t>
        </w:r>
      </w:moveFrom>
    </w:p>
    <w:p w14:paraId="06CE4F9C" w14:textId="395D36ED" w:rsidR="00595585" w:rsidDel="00DC69A3" w:rsidRDefault="00595585" w:rsidP="0014360C">
      <w:pPr>
        <w:pStyle w:val="CodeExample"/>
        <w:rPr>
          <w:del w:id="928" w:author="Mihai Budiu" w:date="2016-10-13T09:50:00Z"/>
        </w:rPr>
      </w:pPr>
      <w:moveFrom w:id="929" w:author="Mihai Budiu" w:date="2016-09-29T16:08:00Z">
        <w:r w:rsidRPr="0014360C" w:rsidDel="00DC69A3">
          <w:rPr>
            <w:b/>
          </w:rPr>
          <w:t>struct</w:t>
        </w:r>
        <w:r w:rsidDel="00DC69A3">
          <w:t xml:space="preserve"> S { </w:t>
        </w:r>
        <w:r w:rsidRPr="0014360C" w:rsidDel="00DC69A3">
          <w:rPr>
            <w:b/>
          </w:rPr>
          <w:t>bit</w:t>
        </w:r>
        <w:r w:rsidDel="00DC69A3">
          <w:t xml:space="preserve">&lt;32&gt; a; </w:t>
        </w:r>
        <w:r w:rsidRPr="0014360C" w:rsidDel="00DC69A3">
          <w:rPr>
            <w:b/>
          </w:rPr>
          <w:t>bit</w:t>
        </w:r>
        <w:r w:rsidDel="00DC69A3">
          <w:t>&lt;32&gt; b; }</w:t>
        </w:r>
        <w:r w:rsidDel="00DC69A3">
          <w:br/>
          <w:t>S x = { 32w25, 32w35 }</w:t>
        </w:r>
      </w:moveFrom>
    </w:p>
    <w:moveFromRangeEnd w:id="922"/>
    <w:p w14:paraId="352ED63E" w14:textId="0FDD78A5" w:rsidR="00624AF4" w:rsidRDefault="00624AF4" w:rsidP="0014360C">
      <w:pPr>
        <w:pStyle w:val="Heading4"/>
      </w:pPr>
      <w:r>
        <w:lastRenderedPageBreak/>
        <w:t>S</w:t>
      </w:r>
      <w:r w:rsidR="009A64EE">
        <w:t>et types</w:t>
      </w:r>
      <w:bookmarkEnd w:id="918"/>
      <w:bookmarkEnd w:id="919"/>
      <w:bookmarkEnd w:id="920"/>
    </w:p>
    <w:p w14:paraId="7585894D" w14:textId="31CA78CF"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w:t>
      </w:r>
      <w:ins w:id="930" w:author="Andy Keep" w:date="2016-10-12T14:17:00Z">
        <w:r w:rsidR="009B717A">
          <w:t>,</w:t>
        </w:r>
      </w:ins>
      <w:r w:rsidR="007278F2">
        <w:t xml:space="preserve">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85ACF">
        <w:t>10.12</w:t>
      </w:r>
      <w:r w:rsidR="00B22B41">
        <w:fldChar w:fldCharType="end"/>
      </w:r>
      <w:r w:rsidR="00B22B41">
        <w:t>.</w:t>
      </w:r>
    </w:p>
    <w:p w14:paraId="499B8D4D" w14:textId="5A6E1497" w:rsidR="00E81BA9" w:rsidRDefault="00E81BA9" w:rsidP="0014360C">
      <w:pPr>
        <w:pStyle w:val="Heading4"/>
      </w:pPr>
      <w:bookmarkStart w:id="931" w:name="_Toc445799340"/>
      <w:bookmarkStart w:id="932" w:name="_Toc447899029"/>
      <w:r>
        <w:t>Function types</w:t>
      </w:r>
      <w:bookmarkEnd w:id="921"/>
      <w:bookmarkEnd w:id="931"/>
      <w:bookmarkEnd w:id="932"/>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4499BB88" w:rsidR="00E81BA9" w:rsidRDefault="00E81BA9">
      <w:r>
        <w:t xml:space="preserve">For example, the </w:t>
      </w:r>
      <w:del w:id="933"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 xml:space="preserve">has the </w:delText>
        </w:r>
        <w:r w:rsidR="00424B1B" w:rsidRPr="009C04DA">
          <w:delText xml:space="preserve">following </w:delText>
        </w:r>
        <w:r w:rsidDel="00424B1B">
          <w:delText>signature</w:delText>
        </w:r>
      </w:del>
      <w:ins w:id="934" w:author="Mihai Budiu" w:date="2016-09-15T15:13:00Z">
        <w:r w:rsidR="00424B1B" w:rsidRPr="00424B1B">
          <w:rPr>
            <w:rPrChange w:id="935" w:author="Mihai Budiu" w:date="2016-09-15T15:13:00Z">
              <w:rPr>
                <w:rFonts w:ascii="Consolas" w:hAnsi="Consolas"/>
              </w:rPr>
            </w:rPrChange>
          </w:rPr>
          <w:t xml:space="preserve">following </w:t>
        </w:r>
        <w:r w:rsidR="00424B1B" w:rsidRPr="00385ACF">
          <w:t>declaration</w:t>
        </w:r>
      </w:ins>
      <w:r>
        <w:t xml:space="preserve">: </w:t>
      </w:r>
    </w:p>
    <w:p w14:paraId="3626C53B" w14:textId="1111EEAF" w:rsidR="00E81BA9" w:rsidDel="00424B1B" w:rsidRDefault="00B22B41">
      <w:pPr>
        <w:rPr>
          <w:del w:id="936" w:author="Mihai Budiu" w:date="2016-09-15T15:14:00Z"/>
          <w:rFonts w:ascii="Consolas" w:hAnsi="Consolas"/>
        </w:rPr>
      </w:pPr>
      <w:del w:id="937"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del>
      <w:moveFromRangeStart w:id="938" w:author="Mihai Budiu" w:date="2016-10-13T09:50:00Z" w:name="move464115548"/>
      <w:moveFrom w:id="939" w:author="Mihai Budiu" w:date="2016-10-13T09:50:00Z">
        <w:del w:id="940" w:author="Mihai Budiu" w:date="2016-09-15T15:14:00Z">
          <w:r w:rsidR="00961EC6" w:rsidRPr="00177916" w:rsidDel="00C519F8">
            <w:rPr>
              <w:rFonts w:ascii="Consolas" w:hAnsi="Consolas"/>
            </w:rPr>
            <w:delText>verify</w:delText>
          </w:r>
        </w:del>
      </w:moveFrom>
      <w:moveFromRangeEnd w:id="938"/>
      <w:del w:id="941" w:author="Mihai Budiu" w:date="2016-09-15T15:14:00Z">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942" w:author="Mihai Budiu" w:date="2016-09-15T15:14:00Z"/>
          <w:rFonts w:ascii="Consolas" w:hAnsi="Consolas"/>
        </w:rPr>
      </w:pPr>
      <w:ins w:id="943" w:author="Mihai Budiu" w:date="2016-09-15T15:14:00Z">
        <w:r w:rsidRPr="00385ACF">
          <w:rPr>
            <w:rFonts w:ascii="Consolas" w:hAnsi="Consolas"/>
            <w:b/>
          </w:rPr>
          <w:t>extern</w:t>
        </w:r>
        <w:r>
          <w:rPr>
            <w:rFonts w:ascii="Consolas" w:hAnsi="Consolas"/>
          </w:rPr>
          <w:t xml:space="preserve"> </w:t>
        </w:r>
        <w:r w:rsidRPr="00385ACF">
          <w:rPr>
            <w:rFonts w:ascii="Consolas" w:hAnsi="Consolas"/>
            <w:b/>
          </w:rPr>
          <w:t>void</w:t>
        </w:r>
        <w:r>
          <w:rPr>
            <w:rFonts w:ascii="Consolas" w:hAnsi="Consolas"/>
          </w:rPr>
          <w:t xml:space="preserve"> random(</w:t>
        </w:r>
        <w:r w:rsidRPr="00385ACF">
          <w:rPr>
            <w:rFonts w:ascii="Consolas" w:hAnsi="Consolas"/>
            <w:b/>
          </w:rPr>
          <w:t>in bit</w:t>
        </w:r>
        <w:r>
          <w:rPr>
            <w:rFonts w:ascii="Consolas" w:hAnsi="Consolas"/>
          </w:rPr>
          <w:t xml:space="preserve">&lt;5&gt; logRange, </w:t>
        </w:r>
        <w:r w:rsidRPr="00385ACF">
          <w:rPr>
            <w:rFonts w:ascii="Consolas" w:hAnsi="Consolas"/>
            <w:b/>
          </w:rPr>
          <w:t>out bit</w:t>
        </w:r>
        <w:r>
          <w:rPr>
            <w:rFonts w:ascii="Consolas" w:hAnsi="Consolas"/>
          </w:rPr>
          <w:t>&lt;32&gt; value);</w:t>
        </w:r>
      </w:ins>
    </w:p>
    <w:p w14:paraId="27CA3837" w14:textId="1E7A21D0" w:rsidR="00E81BA9" w:rsidRDefault="00E81BA9">
      <w:del w:id="944"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945" w:author="Mihai Budiu" w:date="2016-09-15T15:15:00Z">
        <w:r w:rsidR="00424B1B">
          <w:t xml:space="preserve">describes an object </w:t>
        </w:r>
        <w:r w:rsidR="00424B1B" w:rsidRPr="00385ACF">
          <w:rPr>
            <w:rFonts w:ascii="Consolas" w:hAnsi="Consolas"/>
          </w:rPr>
          <w:t>random</w:t>
        </w:r>
      </w:ins>
      <w:ins w:id="946" w:author="Andy Keep" w:date="2016-10-12T13:24:00Z">
        <w:r w:rsidR="0046061A" w:rsidRPr="005F13A2">
          <w:rPr>
            <w:rFonts w:asciiTheme="minorHAnsi" w:hAnsiTheme="minorHAnsi"/>
            <w:rPrChange w:id="947" w:author="Andrew Keep" w:date="2016-10-13T10:13:00Z">
              <w:rPr>
                <w:rFonts w:ascii="Consolas" w:hAnsi="Consolas"/>
              </w:rPr>
            </w:rPrChange>
          </w:rPr>
          <w:t>,</w:t>
        </w:r>
      </w:ins>
      <w:ins w:id="948" w:author="Mihai Budiu" w:date="2016-09-15T15:15:00Z">
        <w:r w:rsidR="00424B1B" w:rsidRPr="005F13A2">
          <w:rPr>
            <w:rFonts w:asciiTheme="minorHAnsi" w:hAnsiTheme="minorHAnsi"/>
            <w:rPrChange w:id="949" w:author="Andrew Keep" w:date="2016-10-20T08:46:00Z">
              <w:rPr/>
            </w:rPrChange>
          </w:rPr>
          <w:t xml:space="preserve"> </w:t>
        </w:r>
        <w:r w:rsidR="00424B1B">
          <w:t xml:space="preserve">which has a </w:t>
        </w:r>
      </w:ins>
      <w:del w:id="950" w:author="Mihai Budiu" w:date="2016-09-15T15:15:00Z">
        <w:r w:rsidR="00B94F84" w:rsidDel="00424B1B">
          <w:delText>“</w:delText>
        </w:r>
      </w:del>
      <w:r>
        <w:t>function type</w:t>
      </w:r>
      <w:del w:id="951" w:author="Mihai Budiu" w:date="2016-09-15T15:15:00Z">
        <w:r w:rsidR="00B94F84" w:rsidDel="00424B1B">
          <w:delText>”</w:delText>
        </w:r>
      </w:del>
      <w:del w:id="952" w:author="Mihai Budiu" w:date="2016-10-07T10:21:00Z">
        <w:r>
          <w:delText>,</w:delText>
        </w:r>
      </w:del>
      <w:ins w:id="953" w:author="Mihai Budiu" w:date="2016-10-07T10:21:00Z">
        <w:r>
          <w:t>,</w:t>
        </w:r>
      </w:ins>
      <w:del w:id="954" w:author="Mihai Budiu" w:date="2016-09-15T15:15:00Z">
        <w:r w:rsidR="00B94F84" w:rsidDel="00424B1B">
          <w:delText>”</w:delText>
        </w:r>
      </w:del>
      <w:del w:id="955" w:author="Mihai Budiu" w:date="2016-10-07T10:21:00Z">
        <w:r>
          <w:delText>,</w:delText>
        </w:r>
      </w:del>
      <w:ins w:id="956" w:author="Mihai Budiu" w:date="2016-10-07T10:21:00Z">
        <w:r>
          <w:t>,</w:t>
        </w:r>
      </w:ins>
      <w:ins w:id="957" w:author="Mihai Budiu" w:date="2016-10-13T09:50:00Z">
        <w:r>
          <w:t>,</w:t>
        </w:r>
      </w:ins>
      <w:r>
        <w:t xml:space="preserve">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B137C58"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958" w:author="Mihai Budiu" w:date="2016-09-15T15:15:00Z">
        <w:r w:rsidRPr="00A229BA" w:rsidDel="00424B1B">
          <w:rPr>
            <w:rFonts w:ascii="Consolas" w:hAnsi="Consolas"/>
            <w:b/>
          </w:rPr>
          <w:delText>bool</w:delText>
        </w:r>
        <w:r w:rsidDel="00424B1B">
          <w:delText xml:space="preserve"> </w:delText>
        </w:r>
      </w:del>
      <w:ins w:id="959" w:author="Mihai Budiu" w:date="2016-09-15T15:15:00Z">
        <w:r w:rsidR="00424B1B" w:rsidRPr="00385ACF">
          <w:rPr>
            <w:rFonts w:ascii="Consolas" w:hAnsi="Consolas"/>
            <w:b/>
          </w:rPr>
          <w:t>bit</w:t>
        </w:r>
        <w:r w:rsidR="00424B1B" w:rsidRPr="00385ACF">
          <w:rPr>
            <w:rFonts w:ascii="Consolas" w:hAnsi="Consolas"/>
          </w:rPr>
          <w:t>&lt;5</w:t>
        </w:r>
      </w:ins>
      <w:ins w:id="960" w:author="Andrew Keep" w:date="2016-10-13T09:38:00Z">
        <w:r w:rsidR="00424B1B" w:rsidRPr="00385ACF">
          <w:rPr>
            <w:rFonts w:ascii="Consolas" w:hAnsi="Consolas"/>
          </w:rPr>
          <w:t>&gt;</w:t>
        </w:r>
      </w:ins>
      <w:ins w:id="961" w:author="Andy Keep" w:date="2016-10-12T14:18:00Z">
        <w:r w:rsidR="00CD608D" w:rsidRPr="005F13A2">
          <w:rPr>
            <w:rFonts w:asciiTheme="minorHAnsi" w:hAnsiTheme="minorHAnsi"/>
            <w:rPrChange w:id="962" w:author="Andrew Keep" w:date="2016-10-13T10:13:00Z">
              <w:rPr>
                <w:rFonts w:ascii="Consolas" w:hAnsi="Consolas"/>
              </w:rPr>
            </w:rPrChange>
          </w:rPr>
          <w:t>,</w:t>
        </w:r>
      </w:ins>
      <w:ins w:id="963" w:author="Mihai Budiu" w:date="2016-09-15T15:15:00Z">
        <w:del w:id="964" w:author="Andrew Keep" w:date="2016-10-13T09:38:00Z">
          <w:r w:rsidR="00424B1B" w:rsidRPr="00385ACF">
            <w:rPr>
              <w:rFonts w:ascii="Consolas" w:hAnsi="Consolas"/>
            </w:rPr>
            <w:delText>&gt;</w:delText>
          </w:r>
        </w:del>
        <w:r w:rsidR="00424B1B" w:rsidRPr="005F13A2">
          <w:rPr>
            <w:rFonts w:asciiTheme="minorHAnsi" w:hAnsiTheme="minorHAnsi"/>
            <w:rPrChange w:id="965" w:author="Andrew Keep" w:date="2016-10-20T08:46:00Z">
              <w:rPr/>
            </w:rPrChange>
          </w:rPr>
          <w:t xml:space="preserve"> </w:t>
        </w:r>
      </w:ins>
      <w:r>
        <w:t xml:space="preserve">and name </w:t>
      </w:r>
      <w:del w:id="966" w:author="Mihai Budiu" w:date="2016-09-15T15:16:00Z">
        <w:r w:rsidRPr="00280B0E" w:rsidDel="00424B1B">
          <w:rPr>
            <w:rFonts w:ascii="Consolas" w:hAnsi="Consolas"/>
          </w:rPr>
          <w:delText>condition</w:delText>
        </w:r>
      </w:del>
      <w:ins w:id="967" w:author="Mihai Budiu" w:date="2016-09-15T15:16:00Z">
        <w:r w:rsidR="00424B1B">
          <w:rPr>
            <w:rFonts w:ascii="Consolas" w:hAnsi="Consolas"/>
          </w:rPr>
          <w:t>logRange</w:t>
        </w:r>
      </w:ins>
    </w:p>
    <w:p w14:paraId="67D4127C" w14:textId="5E4C3878" w:rsidR="00E81BA9" w:rsidRPr="00280B0E" w:rsidRDefault="00E81BA9" w:rsidP="002265E0">
      <w:pPr>
        <w:pStyle w:val="ListParagraph"/>
        <w:numPr>
          <w:ilvl w:val="0"/>
          <w:numId w:val="4"/>
        </w:numPr>
      </w:pPr>
      <w:r>
        <w:t xml:space="preserve">second input has direction </w:t>
      </w:r>
      <w:del w:id="968" w:author="Mihai Budiu" w:date="2016-09-15T15:16:00Z">
        <w:r w:rsidRPr="00A229BA" w:rsidDel="00424B1B">
          <w:rPr>
            <w:rFonts w:ascii="Consolas" w:hAnsi="Consolas"/>
            <w:b/>
          </w:rPr>
          <w:delText>in</w:delText>
        </w:r>
      </w:del>
      <w:ins w:id="969" w:author="Mihai Budiu" w:date="2016-09-15T15:16:00Z">
        <w:r w:rsidR="00424B1B">
          <w:rPr>
            <w:rFonts w:ascii="Consolas" w:hAnsi="Consolas"/>
            <w:b/>
          </w:rPr>
          <w:t>out</w:t>
        </w:r>
      </w:ins>
      <w:r>
        <w:t xml:space="preserve">, type </w:t>
      </w:r>
      <w:del w:id="970" w:author="Mihai Budiu" w:date="2016-09-15T15:16:00Z">
        <w:r w:rsidRPr="00A229BA" w:rsidDel="00424B1B">
          <w:rPr>
            <w:rFonts w:ascii="Consolas" w:hAnsi="Consolas"/>
            <w:b/>
          </w:rPr>
          <w:delText>error</w:delText>
        </w:r>
      </w:del>
      <w:ins w:id="971" w:author="Mihai Budiu" w:date="2016-10-13T09:50:00Z">
        <w:r w:rsidR="00424B1B">
          <w:rPr>
            <w:rFonts w:ascii="Consolas" w:hAnsi="Consolas"/>
            <w:b/>
          </w:rPr>
          <w:t>bit</w:t>
        </w:r>
      </w:ins>
      <w:ins w:id="972" w:author="Mihai Budiu" w:date="2016-09-15T15:16:00Z">
        <w:r w:rsidR="00424B1B" w:rsidRPr="00385ACF">
          <w:rPr>
            <w:rFonts w:ascii="Consolas" w:hAnsi="Consolas"/>
          </w:rPr>
          <w:t>&lt;32&gt;</w:t>
        </w:r>
      </w:ins>
      <w:r>
        <w:t xml:space="preserve">, and name </w:t>
      </w:r>
      <w:del w:id="973" w:author="Mihai Budiu" w:date="2016-09-15T15:16:00Z">
        <w:r w:rsidRPr="00280B0E" w:rsidDel="00424B1B">
          <w:rPr>
            <w:rFonts w:ascii="Consolas" w:hAnsi="Consolas"/>
          </w:rPr>
          <w:delText>errCode</w:delText>
        </w:r>
      </w:del>
      <w:ins w:id="974" w:author="Mihai Budiu" w:date="2016-09-15T15:16:00Z">
        <w:r w:rsidR="00424B1B">
          <w:rPr>
            <w:rFonts w:ascii="Consolas" w:hAnsi="Consolas"/>
          </w:rPr>
          <w:t>value</w:t>
        </w:r>
      </w:ins>
    </w:p>
    <w:p w14:paraId="6DC7C506" w14:textId="413DE226" w:rsidR="00E63077" w:rsidRDefault="00395514" w:rsidP="00E63077">
      <w:pPr>
        <w:pStyle w:val="Heading3"/>
      </w:pPr>
      <w:bookmarkStart w:id="975" w:name="_Ref289341225"/>
      <w:bookmarkStart w:id="976" w:name="_Toc417920603"/>
      <w:bookmarkStart w:id="977" w:name="_Toc445799341"/>
      <w:bookmarkStart w:id="978" w:name="_Toc447899030"/>
      <w:bookmarkStart w:id="979" w:name="_Toc462644793"/>
      <w:bookmarkStart w:id="980" w:name="_Toc463614886"/>
      <w:bookmarkStart w:id="981" w:name="_Toc464718939"/>
      <w:r w:rsidRPr="00A1165C">
        <w:rPr>
          <w:rFonts w:ascii="Consolas" w:hAnsi="Consolas" w:cs="Consolas"/>
        </w:rPr>
        <w:t>extern</w:t>
      </w:r>
      <w:r w:rsidR="00E63077">
        <w:t xml:space="preserve"> types</w:t>
      </w:r>
      <w:bookmarkEnd w:id="975"/>
      <w:bookmarkEnd w:id="976"/>
      <w:bookmarkEnd w:id="977"/>
      <w:bookmarkEnd w:id="978"/>
      <w:bookmarkEnd w:id="979"/>
      <w:bookmarkEnd w:id="980"/>
      <w:bookmarkEnd w:id="981"/>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E946100" w:rsidR="00A1165C" w:rsidRPr="00254E38" w:rsidRDefault="00A1165C" w:rsidP="002D0F38">
      <w:pPr>
        <w:pStyle w:val="Grammar"/>
      </w:pPr>
      <w:r w:rsidRPr="00254E38">
        <w:t xml:space="preserve">    : EXTERN </w:t>
      </w:r>
      <w:del w:id="982" w:author="Mihai Budiu" w:date="2016-10-07T10:55:00Z">
        <w:r w:rsidRPr="00254E38" w:rsidDel="0074141F">
          <w:delText xml:space="preserve">name </w:delText>
        </w:r>
      </w:del>
      <w:ins w:id="983" w:author="Mihai Budiu" w:date="2016-10-07T10:55:00Z">
        <w:r w:rsidR="0074141F">
          <w:t>nonTypeName</w:t>
        </w:r>
        <w:r w:rsidR="0074141F" w:rsidRPr="00254E38">
          <w:t xml:space="preserve"> </w:t>
        </w:r>
      </w:ins>
      <w:r w:rsidRPr="00254E38">
        <w:t>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lastRenderedPageBreak/>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57CA4B8E"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del w:id="984" w:author="Mihai Budiu" w:date="2016-10-13T10:12:00Z">
        <w:r w:rsidR="00E63077" w:rsidDel="004135ED">
          <w:delText>lib</w:delText>
        </w:r>
        <w:r w:rsidR="00925FD7" w:rsidDel="004135ED">
          <w:delText>raries</w:delText>
        </w:r>
      </w:del>
      <w:ins w:id="985" w:author="Mihai Budiu" w:date="2016-10-13T10:14:00Z">
        <w:r w:rsidR="004135ED">
          <w:t>architecture model</w:t>
        </w:r>
      </w:ins>
      <w:ins w:id="986" w:author="Mihai Budiu" w:date="2016-10-13T10:12:00Z">
        <w:r w:rsidR="004135ED">
          <w:t xml:space="preserve"> </w:t>
        </w:r>
      </w:ins>
      <w:ins w:id="987" w:author="Mihai Budiu" w:date="2016-10-13T10:14:00Z">
        <w:r w:rsidR="004135ED">
          <w:t>libraries</w:t>
        </w:r>
        <w:r w:rsidR="006E098F">
          <w:t xml:space="preserve"> specific to a target</w:t>
        </w:r>
      </w:ins>
      <w:r w:rsidR="00925FD7">
        <w:t>.</w:t>
      </w:r>
      <w:r w:rsidR="00A34989">
        <w:t xml:space="preserve"> </w:t>
      </w:r>
    </w:p>
    <w:p w14:paraId="40245111" w14:textId="77777777" w:rsidR="00395514" w:rsidRPr="00254E38" w:rsidRDefault="00395514" w:rsidP="002D0F38">
      <w:pPr>
        <w:pStyle w:val="Grammar"/>
      </w:pPr>
      <w:r w:rsidRPr="00254E38">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1A9D2F78" w:rsidR="00395514" w:rsidRPr="00254E38" w:rsidRDefault="00395514" w:rsidP="002D0F38">
      <w:pPr>
        <w:pStyle w:val="Grammar"/>
      </w:pPr>
      <w:r w:rsidRPr="00254E38">
        <w:t xml:space="preserve">    | TYPE </w:t>
      </w:r>
      <w:del w:id="988" w:author="Mihai Budiu" w:date="2016-10-20T08:38:00Z">
        <w:r w:rsidRPr="00254E38" w:rsidDel="00057912">
          <w:delText xml:space="preserve">optTypeParameters </w:delText>
        </w:r>
      </w:del>
      <w:r w:rsidRPr="00254E38">
        <w:t xml:space="preserve">'('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2AE7BA42" w:rsidR="002C1181" w:rsidRPr="00254E38" w:rsidRDefault="002C1181" w:rsidP="002D0F38">
      <w:pPr>
        <w:pStyle w:val="Grammar"/>
      </w:pPr>
      <w:r w:rsidRPr="00254E38">
        <w:t xml:space="preserve">    |</w:t>
      </w:r>
      <w:del w:id="989" w:author="Mihai Budiu" w:date="2016-10-13T09:50:00Z">
        <w:r w:rsidRPr="00254E38">
          <w:delText xml:space="preserve"> </w:delText>
        </w:r>
      </w:del>
      <w:del w:id="990" w:author="Mihai Budiu" w:date="2016-10-07T10:56:00Z">
        <w:r w:rsidRPr="00254E38" w:rsidDel="0074141F">
          <w:delText xml:space="preserve">name  </w:delText>
        </w:r>
        <w:r w:rsidDel="0074141F">
          <w:delText xml:space="preserve">  </w:delText>
        </w:r>
        <w:r w:rsidRPr="00254E38">
          <w:delText xml:space="preserve"> </w:delText>
        </w:r>
      </w:del>
      <w:ins w:id="991" w:author="Mihai Budiu" w:date="2016-10-07T10:56:00Z">
        <w:r w:rsidR="0074141F">
          <w:t>nonTypeName</w:t>
        </w:r>
        <w:r w:rsidR="0074141F" w:rsidRPr="00254E38">
          <w:t xml:space="preserve">  </w:t>
        </w:r>
        <w:r w:rsidR="0074141F">
          <w:t xml:space="preserve">   </w:t>
        </w:r>
      </w:ins>
      <w:r>
        <w:t>//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6FF04A09" w:rsidR="002C1181" w:rsidRPr="00254E38" w:rsidRDefault="002C1181" w:rsidP="002D0F38">
      <w:pPr>
        <w:pStyle w:val="Grammar"/>
      </w:pPr>
      <w:r w:rsidRPr="00254E38">
        <w:t xml:space="preserve">    : </w:t>
      </w:r>
      <w:del w:id="992" w:author="Mihai Budiu" w:date="2016-10-07T10:56:00Z">
        <w:r w:rsidRPr="00254E38" w:rsidDel="0074141F">
          <w:delText xml:space="preserve">name              </w:delText>
        </w:r>
      </w:del>
      <w:ins w:id="993" w:author="Mihai Budiu" w:date="2016-10-07T10:56:00Z">
        <w:r w:rsidR="0074141F">
          <w:t>name</w:t>
        </w:r>
        <w:r w:rsidR="0074141F" w:rsidRPr="00254E38">
          <w:t xml:space="preserve">              </w:t>
        </w:r>
      </w:ins>
    </w:p>
    <w:p w14:paraId="5CCAACFF" w14:textId="52D484A1" w:rsidR="002C1181" w:rsidRPr="00254E38" w:rsidRDefault="002C1181" w:rsidP="002D0F38">
      <w:pPr>
        <w:pStyle w:val="Grammar"/>
      </w:pPr>
      <w:r w:rsidRPr="00254E38">
        <w:t xml:space="preserve">    | typeParameterList ',' </w:t>
      </w:r>
      <w:del w:id="994" w:author="Mihai Budiu" w:date="2016-10-07T10:56:00Z">
        <w:r w:rsidRPr="00254E38" w:rsidDel="0074141F">
          <w:delText>namename</w:delText>
        </w:r>
      </w:del>
      <w:ins w:id="995" w:author="Mihai Budiu" w:date="2016-10-07T10:56:00Z">
        <w:r w:rsidR="0074141F">
          <w:t>n</w:t>
        </w:r>
      </w:ins>
      <w:ins w:id="996" w:author="Mihai Budiu" w:date="2016-10-13T09:50:00Z">
        <w:r w:rsidR="0074141F">
          <w:t>ame</w:t>
        </w:r>
      </w:ins>
    </w:p>
    <w:p w14:paraId="16ECEC34" w14:textId="6539872D" w:rsidR="002C1181" w:rsidRPr="00254E38" w:rsidRDefault="002C1181" w:rsidP="002D0F38">
      <w:pPr>
        <w:pStyle w:val="Grammar"/>
      </w:pPr>
      <w:r>
        <w:t xml:space="preserve">    ;</w:t>
      </w:r>
    </w:p>
    <w:p w14:paraId="661DF1D2" w14:textId="27973856"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1E71C4">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1E71C4">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997" w:name="_Toc447899032"/>
      <w:bookmarkStart w:id="998" w:name="_Toc462644794"/>
      <w:bookmarkStart w:id="999" w:name="_Toc463614887"/>
      <w:bookmarkStart w:id="1000" w:name="_Toc464718940"/>
      <w:r>
        <w:lastRenderedPageBreak/>
        <w:t>Type specialization</w:t>
      </w:r>
      <w:bookmarkEnd w:id="997"/>
      <w:bookmarkEnd w:id="998"/>
      <w:bookmarkEnd w:id="999"/>
      <w:bookmarkEnd w:id="1000"/>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1001" w:name="_Toc445799343"/>
      <w:bookmarkStart w:id="1002" w:name="_Toc447899033"/>
      <w:bookmarkStart w:id="1003" w:name="_Toc462644795"/>
      <w:bookmarkStart w:id="1004" w:name="_Toc463614888"/>
      <w:bookmarkStart w:id="1005" w:name="_Toc464718941"/>
      <w:r>
        <w:t>Parser and control blocks</w:t>
      </w:r>
      <w:r w:rsidR="001633E5">
        <w:t xml:space="preserve"> types</w:t>
      </w:r>
      <w:bookmarkEnd w:id="1001"/>
      <w:bookmarkEnd w:id="1002"/>
      <w:bookmarkEnd w:id="1003"/>
      <w:bookmarkEnd w:id="1004"/>
      <w:bookmarkEnd w:id="1005"/>
    </w:p>
    <w:p w14:paraId="10F6AED6" w14:textId="325DD25D" w:rsidR="00A216DE" w:rsidRDefault="001633E5" w:rsidP="00A216DE">
      <w:pPr>
        <w:rPr>
          <w:ins w:id="1006" w:author="Mihai Budiu" w:date="2016-09-29T13:00:00Z"/>
        </w:rPr>
      </w:pPr>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del w:id="1007" w:author="Mihai Budiu" w:date="2016-10-07T10:21:00Z">
        <w:r w:rsidR="0012579B">
          <w:delText>):</w:delText>
        </w:r>
      </w:del>
      <w:ins w:id="1008" w:author="Mihai Budiu" w:date="2016-10-07T10:21:00Z">
        <w:r w:rsidR="0012579B">
          <w:t>)</w:t>
        </w:r>
      </w:ins>
      <w:ins w:id="1009" w:author="Mihai Budiu" w:date="2016-09-29T13:00:00Z">
        <w:r w:rsidR="00232621">
          <w:t>.</w:t>
        </w:r>
      </w:ins>
      <w:del w:id="1010" w:author="Mihai Budiu" w:date="2016-09-29T13:00:00Z">
        <w:r w:rsidR="0012579B" w:rsidDel="00232621">
          <w:delText>:</w:delText>
        </w:r>
      </w:del>
      <w:del w:id="1011" w:author="Mihai Budiu" w:date="2016-10-07T10:21:00Z">
        <w:r w:rsidR="0012579B">
          <w:delText>):</w:delText>
        </w:r>
      </w:del>
      <w:ins w:id="1012" w:author="Mihai Budiu" w:date="2016-10-07T10:21:00Z">
        <w:r w:rsidR="0012579B">
          <w:t>)</w:t>
        </w:r>
      </w:ins>
      <w:del w:id="1013" w:author="Mihai Budiu" w:date="2016-09-29T13:00:00Z">
        <w:r w:rsidR="0012579B" w:rsidDel="00232621">
          <w:delText>:</w:delText>
        </w:r>
      </w:del>
      <w:ins w:id="1014" w:author="Mihai Budiu" w:date="2016-10-13T09:50:00Z">
        <w:r w:rsidR="00232621">
          <w:t>.</w:t>
        </w:r>
      </w:ins>
    </w:p>
    <w:p w14:paraId="310E1315" w14:textId="455731A6" w:rsidR="00232621" w:rsidRDefault="00232621" w:rsidP="00A216DE">
      <w:pPr>
        <w:rPr>
          <w:ins w:id="1015" w:author="Mihai Budiu" w:date="2016-10-07T10:21:00Z"/>
        </w:rPr>
      </w:pPr>
      <w:ins w:id="1016" w:author="Mihai Budiu" w:date="2016-09-29T13:00:00Z">
        <w:r>
          <w:t>These types (</w:t>
        </w:r>
        <w:r w:rsidRPr="00D1402C">
          <w:rPr>
            <w:rFonts w:ascii="Consolas" w:hAnsi="Consolas"/>
            <w:b/>
          </w:rPr>
          <w:t>parser</w:t>
        </w:r>
        <w:r>
          <w:t xml:space="preserve">, </w:t>
        </w:r>
        <w:r w:rsidRPr="00D1402C">
          <w:rPr>
            <w:rFonts w:ascii="Consolas" w:hAnsi="Consolas"/>
            <w:b/>
          </w:rPr>
          <w:t>control</w:t>
        </w:r>
        <w:r>
          <w:t xml:space="preserve">, and </w:t>
        </w:r>
        <w:r w:rsidRPr="00D1402C">
          <w:rPr>
            <w:rFonts w:ascii="Consolas" w:hAnsi="Consolas"/>
            <w:b/>
          </w:rPr>
          <w:t>package</w:t>
        </w:r>
        <w:r>
          <w:t xml:space="preserve">) cannot be used as the types of arguments for methods, parsers, controls, tables, actions. They </w:t>
        </w:r>
        <w:r w:rsidRPr="00D1402C">
          <w:rPr>
            <w:i/>
          </w:rPr>
          <w:t>can</w:t>
        </w:r>
        <w:r>
          <w:t xml:space="preserve"> be used as types for the arguments passed</w:t>
        </w:r>
      </w:ins>
      <w:ins w:id="1017" w:author="Mihai Budiu" w:date="2016-09-29T13:01:00Z">
        <w:r>
          <w:t xml:space="preserve"> to constructors (see Section </w:t>
        </w:r>
      </w:ins>
      <w:ins w:id="1018" w:author="Mihai Budiu" w:date="2016-09-29T13:02:00Z">
        <w:r>
          <w:fldChar w:fldCharType="begin"/>
        </w:r>
        <w:r>
          <w:instrText xml:space="preserve"> REF _Ref445797492 \r \h </w:instrText>
        </w:r>
      </w:ins>
      <w:r>
        <w:fldChar w:fldCharType="separate"/>
      </w:r>
      <w:ins w:id="1019" w:author="Mihai Budiu" w:date="2016-09-29T16:17:00Z">
        <w:r w:rsidR="001E71C4">
          <w:t>15</w:t>
        </w:r>
      </w:ins>
      <w:ins w:id="1020" w:author="Mihai Budiu" w:date="2016-09-29T13:02:00Z">
        <w:r>
          <w:fldChar w:fldCharType="end"/>
        </w:r>
      </w:ins>
      <w:ins w:id="1021" w:author="Mihai Budiu" w:date="2016-09-29T13:01:00Z">
        <w:r>
          <w:t>).</w:t>
        </w:r>
      </w:ins>
    </w:p>
    <w:p w14:paraId="08121277" w14:textId="77777777" w:rsidR="001633E5" w:rsidRDefault="001633E5" w:rsidP="00545F6D">
      <w:pPr>
        <w:pStyle w:val="Heading4"/>
      </w:pPr>
      <w:bookmarkStart w:id="1022" w:name="_Toc417920629"/>
      <w:bookmarkStart w:id="1023" w:name="_Toc445799344"/>
      <w:r>
        <w:t xml:space="preserve">Parser </w:t>
      </w:r>
      <w:bookmarkEnd w:id="1022"/>
      <w:r>
        <w:t>type declarations</w:t>
      </w:r>
      <w:bookmarkEnd w:id="1023"/>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r>
      <w:r>
        <w:lastRenderedPageBreak/>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1024" w:name="_Toc445799345"/>
      <w:r>
        <w:t>Control type declarations</w:t>
      </w:r>
      <w:bookmarkEnd w:id="1024"/>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1025" w:name="_Toc417920611"/>
      <w:bookmarkStart w:id="1026"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1027" w:name="_Toc447899034"/>
      <w:bookmarkStart w:id="1028" w:name="_Toc462644796"/>
      <w:bookmarkStart w:id="1029" w:name="_Toc463614889"/>
      <w:bookmarkStart w:id="1030" w:name="_Toc464718942"/>
      <w:r>
        <w:t>Package types</w:t>
      </w:r>
      <w:bookmarkEnd w:id="1027"/>
      <w:bookmarkEnd w:id="1028"/>
      <w:bookmarkEnd w:id="1029"/>
      <w:bookmarkEnd w:id="1030"/>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ins w:id="1031" w:author="Andy Keep" w:date="2016-10-12T14:19:00Z">
        <w:r w:rsidR="00F97FCF" w:rsidRPr="005F13A2">
          <w:rPr>
            <w:rFonts w:asciiTheme="minorHAnsi" w:hAnsiTheme="minorHAnsi"/>
            <w:b/>
            <w:rPrChange w:id="1032" w:author="Andrew Keep" w:date="2016-10-13T10:14:00Z">
              <w:rPr>
                <w:rFonts w:ascii="Consolas" w:hAnsi="Consolas"/>
                <w:b/>
              </w:rPr>
            </w:rPrChange>
          </w:rPr>
          <w:t>,</w:t>
        </w:r>
      </w:ins>
      <w:r w:rsidR="001B063A" w:rsidRPr="005F13A2">
        <w:rPr>
          <w:rFonts w:asciiTheme="minorHAnsi" w:hAnsiTheme="minorHAnsi"/>
          <w:rPrChange w:id="1033" w:author="Andrew Keep" w:date="2016-10-20T08:46:00Z">
            <w:rPr/>
          </w:rPrChange>
        </w:rPr>
        <w:t xml:space="preserve"> </w:t>
      </w:r>
      <w:r w:rsidR="001B063A">
        <w:t xml:space="preserve">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1034" w:name="_Toc447899035"/>
      <w:bookmarkStart w:id="1035" w:name="_Toc462644797"/>
      <w:bookmarkStart w:id="1036" w:name="_Toc463614890"/>
      <w:bookmarkStart w:id="1037" w:name="_Toc464718943"/>
      <w:r>
        <w:t>typedef</w:t>
      </w:r>
      <w:bookmarkEnd w:id="1034"/>
      <w:bookmarkEnd w:id="1035"/>
      <w:bookmarkEnd w:id="1036"/>
      <w:bookmarkEnd w:id="1037"/>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1038" w:name="_Toc447899036"/>
      <w:bookmarkStart w:id="1039" w:name="_Toc462644798"/>
      <w:bookmarkStart w:id="1040" w:name="_Toc463614891"/>
      <w:bookmarkStart w:id="1041" w:name="_Toc464718944"/>
      <w:r>
        <w:t>Expressions</w:t>
      </w:r>
      <w:bookmarkEnd w:id="1025"/>
      <w:bookmarkEnd w:id="1026"/>
      <w:bookmarkEnd w:id="1038"/>
      <w:bookmarkEnd w:id="1039"/>
      <w:bookmarkEnd w:id="1040"/>
      <w:bookmarkEnd w:id="1041"/>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2F21262F" w:rsidR="002F3AEE" w:rsidRPr="00254E38" w:rsidRDefault="002F3AEE" w:rsidP="002D0F38">
      <w:pPr>
        <w:pStyle w:val="Grammar"/>
      </w:pPr>
      <w:r w:rsidRPr="00254E38">
        <w:t xml:space="preserve">    | </w:t>
      </w:r>
      <w:del w:id="1042" w:author="Mihai Budiu" w:date="2016-10-07T10:53:00Z">
        <w:r w:rsidRPr="00254E38" w:rsidDel="0074141F">
          <w:delText xml:space="preserve">name                              </w:delText>
        </w:r>
      </w:del>
      <w:ins w:id="1043" w:author="Mihai Budiu" w:date="2016-10-07T10:53:00Z">
        <w:r w:rsidR="0074141F">
          <w:t>nonTypeName</w:t>
        </w:r>
        <w:r w:rsidR="0074141F" w:rsidRPr="00254E38">
          <w:t xml:space="preserve">                              </w:t>
        </w:r>
      </w:ins>
    </w:p>
    <w:p w14:paraId="04C0F9AA" w14:textId="25C294CB" w:rsidR="002F3AEE" w:rsidRPr="00254E38" w:rsidRDefault="002F3AEE" w:rsidP="002D0F38">
      <w:pPr>
        <w:pStyle w:val="Grammar"/>
      </w:pPr>
      <w:r w:rsidRPr="00254E38">
        <w:t xml:space="preserve">    | pathPrefix </w:t>
      </w:r>
      <w:del w:id="1044" w:author="Mihai Budiu" w:date="2016-10-07T10:54:00Z">
        <w:r w:rsidRPr="00254E38" w:rsidDel="0074141F">
          <w:delText xml:space="preserve">name                   </w:delText>
        </w:r>
      </w:del>
      <w:ins w:id="1045" w:author="Mihai Budiu" w:date="2016-10-07T10:54:00Z">
        <w:r w:rsidR="0074141F">
          <w:t>nonTypeName</w:t>
        </w:r>
        <w:r w:rsidR="0074141F" w:rsidRPr="00254E38">
          <w:t xml:space="preserve">                   </w:t>
        </w:r>
      </w:ins>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lastRenderedPageBreak/>
        <w:t xml:space="preserve">    : /* empty */                        </w:t>
      </w:r>
    </w:p>
    <w:p w14:paraId="09880DAA" w14:textId="77777777" w:rsidR="00A57F8E" w:rsidRPr="00254E38" w:rsidRDefault="00A57F8E" w:rsidP="002D0F38">
      <w:pPr>
        <w:pStyle w:val="Grammar"/>
      </w:pPr>
      <w:r w:rsidRPr="00254E38">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714A6502"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1E71C4">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1FE34C44"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1E71C4">
        <w:t>13.6</w:t>
      </w:r>
      <w:r>
        <w:fldChar w:fldCharType="end"/>
      </w:r>
      <w:r w:rsidR="003D758A">
        <w:t>) may be used only in parsers.</w:t>
      </w:r>
    </w:p>
    <w:p w14:paraId="200A7153" w14:textId="038ED8F5" w:rsidR="00BF3993" w:rsidRDefault="00BF3993" w:rsidP="009D382E">
      <w:pPr>
        <w:pStyle w:val="Heading2"/>
      </w:pPr>
      <w:bookmarkStart w:id="1046" w:name="_Toc462644799"/>
      <w:bookmarkStart w:id="1047" w:name="_Toc463614892"/>
      <w:bookmarkStart w:id="1048" w:name="_Toc464718945"/>
      <w:r>
        <w:t>Expression evaluation order</w:t>
      </w:r>
      <w:bookmarkEnd w:id="1046"/>
      <w:bookmarkEnd w:id="1047"/>
      <w:bookmarkEnd w:id="1048"/>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The conditional operator</w:t>
      </w:r>
      <w:r w:rsidRPr="00841041">
        <w:t xml:space="preserve"> </w:t>
      </w:r>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6852EDE7"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1E71C4">
        <w:t>8.7</w:t>
      </w:r>
      <w:r w:rsidR="00273FEE">
        <w:fldChar w:fldCharType="end"/>
      </w:r>
    </w:p>
    <w:p w14:paraId="492F2A20" w14:textId="316FF999" w:rsidR="008229CB" w:rsidRDefault="008229CB" w:rsidP="001170F4">
      <w:pPr>
        <w:pStyle w:val="Heading2"/>
      </w:pPr>
      <w:bookmarkStart w:id="1049" w:name="_Toc417920612"/>
      <w:bookmarkStart w:id="1050" w:name="_Toc445799347"/>
      <w:bookmarkStart w:id="1051" w:name="_Toc447899037"/>
      <w:bookmarkStart w:id="1052" w:name="_Toc462644800"/>
      <w:bookmarkStart w:id="1053" w:name="_Toc463614893"/>
      <w:bookmarkStart w:id="1054" w:name="_Toc464718946"/>
      <w:r>
        <w:t xml:space="preserve">Expression on </w:t>
      </w:r>
      <w:r w:rsidRPr="00E214BF">
        <w:rPr>
          <w:rFonts w:ascii="Consolas" w:hAnsi="Consolas"/>
          <w:b w:val="0"/>
        </w:rPr>
        <w:t>error</w:t>
      </w:r>
      <w:r>
        <w:t xml:space="preserve"> values</w:t>
      </w:r>
      <w:bookmarkEnd w:id="1049"/>
      <w:bookmarkEnd w:id="1050"/>
      <w:bookmarkEnd w:id="1051"/>
      <w:bookmarkEnd w:id="1052"/>
      <w:bookmarkEnd w:id="1053"/>
      <w:bookmarkEnd w:id="1054"/>
    </w:p>
    <w:p w14:paraId="4C3066BD" w14:textId="30BEFEA7" w:rsidR="00B83CC5" w:rsidRDefault="00B83CC5" w:rsidP="00B83CC5">
      <w:pPr>
        <w:rPr>
          <w:ins w:id="1055" w:author="Mihai Budiu" w:date="2016-10-06T09:28:00Z"/>
        </w:rPr>
      </w:pPr>
      <w:ins w:id="1056" w:author="Mihai Budiu" w:date="2016-10-06T09:28:00Z">
        <w:r>
          <w:t xml:space="preserve">Symbolic names declared by an </w:t>
        </w:r>
        <w:r w:rsidRPr="00D1402C">
          <w:rPr>
            <w:rFonts w:ascii="Consolas" w:hAnsi="Consolas"/>
            <w:b/>
          </w:rPr>
          <w:t>error</w:t>
        </w:r>
        <w:r>
          <w:t xml:space="preserve"> declaration do not belong to the global namespace, but to a newly introduced namespace.</w:t>
        </w:r>
      </w:ins>
    </w:p>
    <w:p w14:paraId="2FC7329B" w14:textId="7A3C818F" w:rsidR="008229CB" w:rsidRDefault="008229CB" w:rsidP="00E411B2">
      <w:r>
        <w:lastRenderedPageBreak/>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5C088E18"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ins w:id="1057" w:author="Mihai Budiu" w:date="2016-10-06T09:27:00Z">
        <w:r w:rsidR="00B83CC5" w:rsidRPr="00D1402C">
          <w:rPr>
            <w:rFonts w:ascii="Consolas" w:hAnsi="Consolas"/>
            <w:b/>
          </w:rPr>
          <w:t>error</w:t>
        </w:r>
        <w:r w:rsidR="00B83CC5">
          <w:rPr>
            <w:rFonts w:ascii="Consolas" w:hAnsi="Consolas"/>
          </w:rPr>
          <w:t>.</w:t>
        </w:r>
      </w:ins>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1058" w:name="_Ref445809351"/>
      <w:bookmarkStart w:id="1059" w:name="_Toc445799348"/>
      <w:bookmarkStart w:id="1060" w:name="_Toc447899038"/>
      <w:bookmarkStart w:id="1061" w:name="_Toc462644801"/>
      <w:bookmarkStart w:id="1062" w:name="_Toc463614894"/>
      <w:bookmarkStart w:id="1063" w:name="_Toc464718947"/>
      <w:r>
        <w:t xml:space="preserve">Expressions on </w:t>
      </w:r>
      <w:r w:rsidRPr="00E214BF">
        <w:rPr>
          <w:rFonts w:ascii="Consolas" w:hAnsi="Consolas"/>
          <w:b w:val="0"/>
        </w:rPr>
        <w:t>enum</w:t>
      </w:r>
      <w:r>
        <w:t xml:space="preserve"> values</w:t>
      </w:r>
      <w:bookmarkEnd w:id="1058"/>
      <w:bookmarkEnd w:id="1059"/>
      <w:bookmarkEnd w:id="1060"/>
      <w:bookmarkEnd w:id="1061"/>
      <w:bookmarkEnd w:id="1062"/>
      <w:bookmarkEnd w:id="1063"/>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1064" w:name="_Toc417920613"/>
      <w:bookmarkStart w:id="1065" w:name="_Toc445799349"/>
      <w:bookmarkStart w:id="1066" w:name="_Toc447899039"/>
      <w:bookmarkStart w:id="1067" w:name="_Toc462644802"/>
      <w:bookmarkStart w:id="1068" w:name="_Toc463614895"/>
      <w:bookmarkStart w:id="1069" w:name="_Toc464718948"/>
      <w:r>
        <w:t>Expressions on Boolean values</w:t>
      </w:r>
      <w:bookmarkEnd w:id="1064"/>
      <w:bookmarkEnd w:id="1065"/>
      <w:bookmarkEnd w:id="1066"/>
      <w:bookmarkEnd w:id="1067"/>
      <w:bookmarkEnd w:id="1068"/>
      <w:bookmarkEnd w:id="1069"/>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73E5BA57"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85ACF">
        <w:t>10.9</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1070" w:name="_Toc445799350"/>
      <w:bookmarkStart w:id="1071" w:name="_Ref446512430"/>
      <w:bookmarkStart w:id="1072" w:name="_Toc447899040"/>
      <w:bookmarkStart w:id="1073" w:name="_Toc462644803"/>
      <w:bookmarkStart w:id="1074" w:name="_Toc463614896"/>
      <w:bookmarkStart w:id="1075" w:name="_Toc464718949"/>
      <w:r>
        <w:t>The conditional operator</w:t>
      </w:r>
      <w:bookmarkEnd w:id="1070"/>
      <w:bookmarkEnd w:id="1071"/>
      <w:bookmarkEnd w:id="1072"/>
      <w:bookmarkEnd w:id="1073"/>
      <w:bookmarkEnd w:id="1074"/>
      <w:bookmarkEnd w:id="1075"/>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779DAE9D"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w:t>
      </w:r>
      <w:del w:id="1076" w:author="Mihai Budiu" w:date="2016-09-26T08:50:00Z">
        <w:r w:rsidR="00E009EB" w:rsidDel="00327CAA">
          <w:delText>compile-time constants</w:delText>
        </w:r>
      </w:del>
      <w:ins w:id="1077" w:author="Mihai Budiu" w:date="2016-10-07T10:21:00Z">
        <w:r w:rsidR="00327CAA">
          <w:t>integer</w:t>
        </w:r>
      </w:ins>
      <w:ins w:id="1078" w:author="Mihai Budiu" w:date="2016-09-26T08:50:00Z">
        <w:r w:rsidR="00327CAA">
          <w:t xml:space="preserve"> literals</w:t>
        </w:r>
      </w:ins>
      <w:del w:id="1079" w:author="Mihai Budiu" w:date="2016-09-26T08:50:00Z">
        <w:r w:rsidR="00E009EB" w:rsidDel="00327CAA">
          <w:delText xml:space="preserve">, </w:delText>
        </w:r>
        <w:r w:rsidR="00925BCE" w:rsidDel="00327CAA">
          <w:delText xml:space="preserve">because the result of a conditional expression is not a </w:delText>
        </w:r>
        <w:r w:rsidR="00925BCE" w:rsidDel="00327CAA">
          <w:lastRenderedPageBreak/>
          <w:delText>compile-time constant, since it depends on the run-time value of the condition)</w:delText>
        </w:r>
      </w:del>
      <w:del w:id="1080" w:author="Mihai Budiu" w:date="2016-10-07T10:21:00Z">
        <w:r w:rsidR="00654593">
          <w:delText>.</w:delText>
        </w:r>
      </w:del>
      <w:ins w:id="1081" w:author="Mihai Budiu" w:date="2016-10-07T10:21:00Z">
        <w:r w:rsidR="00654593">
          <w:t>.</w:t>
        </w:r>
      </w:ins>
      <w:del w:id="1082" w:author="Mihai Budiu" w:date="2016-09-26T08:50:00Z">
        <w:r w:rsidR="00925BCE" w:rsidDel="00327CAA">
          <w:delText>)</w:delText>
        </w:r>
      </w:del>
      <w:del w:id="1083" w:author="Mihai Budiu" w:date="2016-10-07T10:21:00Z">
        <w:r w:rsidR="00654593">
          <w:delText>.</w:delText>
        </w:r>
      </w:del>
      <w:ins w:id="1084" w:author="Mihai Budiu" w:date="2016-10-07T10:21:00Z">
        <w:r w:rsidR="00654593">
          <w:t>.</w:t>
        </w:r>
      </w:ins>
      <w:ins w:id="1085" w:author="Mihai Budiu" w:date="2016-10-13T09:50:00Z">
        <w:r w:rsidR="00654593">
          <w:t>.</w:t>
        </w:r>
      </w:ins>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1086" w:name="_Toc417920614"/>
      <w:bookmarkStart w:id="1087" w:name="_Ref444961606"/>
      <w:bookmarkStart w:id="1088" w:name="_Toc445799351"/>
      <w:bookmarkStart w:id="1089" w:name="_Toc447899041"/>
      <w:bookmarkStart w:id="1090" w:name="_Toc462644804"/>
      <w:bookmarkStart w:id="1091" w:name="_Toc463614897"/>
      <w:bookmarkStart w:id="1092" w:name="_Toc464718950"/>
      <w:r>
        <w:t>Bit</w:t>
      </w:r>
      <w:r w:rsidR="00F853E9">
        <w:t>-</w:t>
      </w:r>
      <w:r>
        <w:t xml:space="preserve">string </w:t>
      </w:r>
      <w:r w:rsidR="00F853E9">
        <w:t xml:space="preserve">(unsigned integer) </w:t>
      </w:r>
      <w:r>
        <w:t>operations</w:t>
      </w:r>
      <w:bookmarkEnd w:id="1086"/>
      <w:bookmarkEnd w:id="1087"/>
      <w:bookmarkEnd w:id="1088"/>
      <w:bookmarkEnd w:id="1089"/>
      <w:bookmarkEnd w:id="1090"/>
      <w:bookmarkEnd w:id="1091"/>
      <w:bookmarkEnd w:id="1092"/>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64AFFDA5" w:rsidR="005B7570" w:rsidRDefault="005B7570" w:rsidP="005B7570">
      <w:r>
        <w:t xml:space="preserve">All binary operations (except shifts) require both operands to have the same exact type and width; supplying operands with different widths produces </w:t>
      </w:r>
      <w:ins w:id="1093" w:author="Nate Foster" w:date="2016-10-07T10:21:00Z">
        <w:r>
          <w:t>a</w:t>
        </w:r>
      </w:ins>
      <w:ins w:id="1094" w:author="Nate Foster" w:date="2016-10-06T14:32:00Z">
        <w:r w:rsidR="00D76A14">
          <w:t>n error at</w:t>
        </w:r>
      </w:ins>
      <w:del w:id="1095" w:author="Nate Foster" w:date="2016-10-07T10:21:00Z">
        <w:r>
          <w:delText>a</w:delText>
        </w:r>
      </w:del>
      <w:r>
        <w:t xml:space="preserve"> compile</w:t>
      </w:r>
      <w:ins w:id="1096" w:author="Nate Foster" w:date="2016-10-06T14:32:00Z">
        <w:r w:rsidR="00D76A14">
          <w:t xml:space="preserve"> </w:t>
        </w:r>
      </w:ins>
      <w:del w:id="1097" w:author="Nate Foster" w:date="2016-10-06T14:32:00Z">
        <w:r w:rsidDel="00D76A14">
          <w:delText>-</w:delText>
        </w:r>
      </w:del>
      <w:ins w:id="1098" w:author="Nate Foster" w:date="2016-10-07T10:21:00Z">
        <w:r>
          <w:t>tim</w:t>
        </w:r>
      </w:ins>
      <w:ins w:id="1099" w:author="Nate Foster" w:date="2016-10-06T14:32:00Z">
        <w:r w:rsidR="00D76A14">
          <w:t>e</w:t>
        </w:r>
      </w:ins>
      <w:del w:id="1100" w:author="Nate Foster" w:date="2016-10-06T14:32:00Z">
        <w:r w:rsidDel="00D76A14">
          <w:delText>e</w:delText>
        </w:r>
      </w:del>
      <w:del w:id="1101" w:author="Nate Foster" w:date="2016-10-07T10:21:00Z">
        <w:r>
          <w:delText>-tim</w:delText>
        </w:r>
        <w:r w:rsidR="00D76A14">
          <w:delText>e</w:delText>
        </w:r>
      </w:del>
      <w:del w:id="1102" w:author="Nate Foster" w:date="2016-10-06T14:32:00Z">
        <w:r>
          <w:delText xml:space="preserve"> error</w:delText>
        </w:r>
      </w:del>
      <w:ins w:id="1103" w:author="Nate Foster" w:date="2016-10-06T14:32:00Z">
        <w:r w:rsidR="00D76A14">
          <w:t>.</w:t>
        </w:r>
      </w:ins>
      <w:del w:id="1104" w:author="Nate Foster" w:date="2016-10-06T14:32:00Z">
        <w:r w:rsidR="00D76A14">
          <w:delText>.</w:delText>
        </w:r>
      </w:del>
      <w:ins w:id="1105" w:author="Andrew Keep" w:date="2016-10-13T10:14:00Z">
        <w:del w:id="1106" w:author="Nate Foster" w:date="2016-10-06T14:32:00Z">
          <w:r w:rsidR="005F13A2">
            <w:delText xml:space="preserve"> </w:delText>
          </w:r>
        </w:del>
      </w:ins>
      <w:r>
        <w:t>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25A16885"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ins w:id="1107" w:author="Andy Keep" w:date="2016-10-12T14:20:00Z">
        <w:del w:id="1108" w:author="Mihai Budiu" w:date="2016-09-26T08:39:00Z">
          <w:r w:rsidR="00570DCF">
            <w:delText xml:space="preserve"> </w:delText>
          </w:r>
        </w:del>
      </w:ins>
      <w:del w:id="1109" w:author="Mihai Budiu" w:date="2016-09-26T08:39:00Z">
        <w:r w:rsidR="00EA095A" w:rsidRPr="00EA095A" w:rsidDel="00B27D45">
          <w:delText>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0D554EE1"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1110" w:author="Mihai Budiu" w:date="2016-09-26T08:51:00Z">
        <w:r w:rsidRPr="002378DA" w:rsidDel="00327CAA">
          <w:delText>are compile-time</w:delText>
        </w:r>
      </w:del>
      <w:ins w:id="1111" w:author="Mihai Budiu" w:date="2016-10-07T10:21:00Z">
        <w:r w:rsidR="00327CAA">
          <w:t>must</w:t>
        </w:r>
      </w:ins>
      <w:ins w:id="1112" w:author="Mihai Budiu" w:date="2016-09-26T08:51:00Z">
        <w:r w:rsidR="00327CAA">
          <w:t xml:space="preserve"> </w:t>
        </w:r>
        <w:del w:id="1113" w:author="Nate Foster" w:date="2016-10-06T14:52:00Z">
          <w:r w:rsidR="00327CAA">
            <w:delText>evaluate</w:delText>
          </w:r>
        </w:del>
      </w:ins>
      <w:del w:id="1114" w:author="Mihai Budiu" w:date="2016-09-26T08:51:00Z">
        <w:r w:rsidRPr="002378DA" w:rsidDel="00327CAA">
          <w:delText>time</w:delText>
        </w:r>
      </w:del>
      <w:ins w:id="1115" w:author="Mihai Budiu" w:date="2016-09-26T08:51:00Z">
        <w:del w:id="1116" w:author="Nate Foster" w:date="2016-10-06T14:52:00Z">
          <w:r w:rsidR="00327CAA">
            <w:delText>evaluate to positive integer</w:delText>
          </w:r>
        </w:del>
      </w:ins>
      <w:del w:id="1117" w:author="Nate Foster" w:date="2016-10-06T14:52:00Z">
        <w:r w:rsidRPr="002378DA">
          <w:delText xml:space="preserve"> constants</w:delText>
        </w:r>
      </w:del>
      <w:ins w:id="1118" w:author="Mihai Budiu" w:date="2016-09-26T08:51:00Z">
        <w:del w:id="1119" w:author="Nate Foster" w:date="2016-10-06T14:52:00Z">
          <w:r w:rsidR="00327CAA">
            <w:delText xml:space="preserve"> at compilation time</w:delText>
          </w:r>
        </w:del>
      </w:ins>
      <w:ins w:id="1120" w:author="Nate Foster" w:date="2016-10-06T14:52:00Z">
        <w:r w:rsidR="00184973">
          <w:t>be</w:t>
        </w:r>
      </w:ins>
      <w:ins w:id="1121" w:author="Mihai Budiu" w:date="2016-09-26T08:51:00Z">
        <w:del w:id="1122" w:author="Nate Foster" w:date="2016-10-06T14:52:00Z">
          <w:r w:rsidR="00327CAA">
            <w:delText>time</w:delText>
          </w:r>
        </w:del>
      </w:ins>
      <w:ins w:id="1123" w:author="Nate Foster" w:date="2016-10-06T14:52:00Z">
        <w:r w:rsidR="00184973">
          <w:t>be</w:t>
        </w:r>
      </w:ins>
      <w:ins w:id="1124" w:author="Mihai Budiu" w:date="2016-10-13T09:50:00Z">
        <w:r w:rsidR="00327CAA">
          <w:t xml:space="preserve">must </w:t>
        </w:r>
        <w:r w:rsidR="00184973">
          <w:t>be</w:t>
        </w:r>
      </w:ins>
      <w:ins w:id="1125" w:author="Nate Foster" w:date="2016-10-06T14:52:00Z">
        <w:r w:rsidR="00184973">
          <w:t xml:space="preserve"> positive integers that are compile-time known values</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w:t>
      </w:r>
      <w:del w:id="1126" w:author="Mihai Budiu" w:date="2016-10-13T09:50:00Z">
        <w:r w:rsidR="00624E74">
          <w:delText xml:space="preserve"> </w:delText>
        </w:r>
      </w:del>
      <w:del w:id="1127" w:author="Nate Foster" w:date="2016-10-06T14:53:00Z">
        <w:r w:rsidR="00624E74">
          <w:delText xml:space="preserve">must </w:delText>
        </w:r>
      </w:del>
      <w:ins w:id="1128" w:author="Nate Foster" w:date="2016-10-06T14:53:00Z">
        <w:r w:rsidR="00184973">
          <w:t xml:space="preserve">are required to </w:t>
        </w:r>
      </w:ins>
      <w:r w:rsidR="00624E74">
        <w:t xml:space="preserve">be </w:t>
      </w:r>
      <w:del w:id="1129" w:author="Nate Foster" w:date="2016-10-06T14:52:00Z">
        <w:r w:rsidR="00624E74">
          <w:lastRenderedPageBreak/>
          <w:delText xml:space="preserve">constant </w:delText>
        </w:r>
      </w:del>
      <w:ins w:id="1130" w:author="Nate Foster" w:date="2016-10-06T14:52:00Z">
        <w:r w:rsidR="00184973">
          <w:t xml:space="preserve">compile-time known values </w:t>
        </w:r>
      </w:ins>
      <w:r w:rsidR="00624E74">
        <w:t xml:space="preserve">so that the result width </w:t>
      </w:r>
      <w:ins w:id="1131" w:author="Nate Foster" w:date="2016-10-06T14:52:00Z">
        <w:r w:rsidR="00184973">
          <w:t xml:space="preserve">can be </w:t>
        </w:r>
      </w:ins>
      <w:del w:id="1132" w:author="Nate Foster" w:date="2016-10-06T14:52:00Z">
        <w:r w:rsidR="00624E74">
          <w:delText xml:space="preserve">must be </w:delText>
        </w:r>
      </w:del>
      <w:r w:rsidR="00624E74">
        <w:t xml:space="preserve">computed at </w:t>
      </w:r>
      <w:del w:id="1133" w:author="Nate Foster" w:date="2016-10-06T14:52:00Z">
        <w:r w:rsidR="00624E74">
          <w:delText xml:space="preserve">compilation </w:delText>
        </w:r>
      </w:del>
      <w:ins w:id="1134" w:author="Nate Foster" w:date="2016-10-06T14:52:00Z">
        <w:r w:rsidR="00184973">
          <w:t xml:space="preserve">compile </w:t>
        </w:r>
      </w:ins>
      <w:r w:rsidR="00624E74">
        <w:t>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e[m:l] = x</w:t>
      </w:r>
      <w:r>
        <w:t xml:space="preserve"> </w:t>
      </w:r>
    </w:p>
    <w:p w14:paraId="075BC6A5" w14:textId="686CD57D" w:rsidR="003255C8" w:rsidRDefault="003255C8" w:rsidP="009D382E">
      <w:pPr>
        <w:pStyle w:val="ListParagraph"/>
      </w:pPr>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1135" w:name="_Toc417920616"/>
      <w:bookmarkStart w:id="1136" w:name="_Ref444961939"/>
      <w:bookmarkStart w:id="1137" w:name="_Toc445799352"/>
      <w:bookmarkStart w:id="1138" w:name="_Toc447899042"/>
      <w:bookmarkStart w:id="1139" w:name="_Toc462644805"/>
      <w:bookmarkStart w:id="1140" w:name="_Toc463614898"/>
      <w:bookmarkStart w:id="1141" w:name="_Toc464718951"/>
      <w:r>
        <w:t xml:space="preserve">Operations on </w:t>
      </w:r>
      <w:r w:rsidR="00F01596">
        <w:t xml:space="preserve">fixed-width </w:t>
      </w:r>
      <w:r w:rsidR="00B36A1D">
        <w:t xml:space="preserve">signed </w:t>
      </w:r>
      <w:r w:rsidR="00064B66">
        <w:t>integers</w:t>
      </w:r>
      <w:bookmarkEnd w:id="1135"/>
      <w:bookmarkEnd w:id="1136"/>
      <w:bookmarkEnd w:id="1137"/>
      <w:bookmarkEnd w:id="1138"/>
      <w:bookmarkEnd w:id="1139"/>
      <w:bookmarkEnd w:id="1140"/>
      <w:bookmarkEnd w:id="1141"/>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del w:id="1142" w:author="Mihai Budiu" w:date="2016-10-10T10:16:00Z">
        <w:r w:rsidDel="00794EBB">
          <w:rPr>
            <w:sz w:val="16"/>
            <w:szCs w:val="16"/>
          </w:rPr>
          <w:delText>5</w:delText>
        </w:r>
      </w:del>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3F9C27CD" w:rsidR="00F01596" w:rsidRDefault="00F01596" w:rsidP="00F01596">
      <w:r>
        <w:t xml:space="preserve">All binary operations (except shifts) require both operands to have the same exact type (signedness) and width; supplying operands with different widths or signedness produces </w:t>
      </w:r>
      <w:ins w:id="1143" w:author="Nate Foster" w:date="2016-10-07T10:21:00Z">
        <w:r>
          <w:t>a</w:t>
        </w:r>
      </w:ins>
      <w:ins w:id="1144" w:author="Nate Foster" w:date="2016-10-06T14:32:00Z">
        <w:r w:rsidR="00D76A14">
          <w:t>n error at</w:t>
        </w:r>
      </w:ins>
      <w:del w:id="1145" w:author="Nate Foster" w:date="2016-10-07T10:21:00Z">
        <w:r>
          <w:delText>a</w:delText>
        </w:r>
      </w:del>
      <w:ins w:id="1146" w:author="Nate Foster" w:date="2016-10-06T14:32:00Z">
        <w:r>
          <w:t xml:space="preserve"> compile</w:t>
        </w:r>
        <w:r w:rsidR="00D76A14">
          <w:t xml:space="preserve"> </w:t>
        </w:r>
      </w:ins>
      <w:del w:id="1147" w:author="Nate Foster" w:date="2016-10-07T10:21:00Z">
        <w:r>
          <w:delText>-</w:delText>
        </w:r>
      </w:del>
      <w:ins w:id="1148" w:author="Nate Foster" w:date="2016-10-06T14:32:00Z">
        <w:r>
          <w:t>time</w:t>
        </w:r>
      </w:ins>
      <w:del w:id="1149" w:author="Nate Foster" w:date="2016-10-06T14:32:00Z">
        <w:r>
          <w:delText xml:space="preserve"> </w:delText>
        </w:r>
        <w:r w:rsidDel="00D76A14">
          <w:delText xml:space="preserve">compile-time </w:delText>
        </w:r>
        <w:r>
          <w:delText>error</w:delText>
        </w:r>
      </w:del>
      <w:del w:id="1150" w:author="Mihai Budiu" w:date="2016-10-13T09:50:00Z">
        <w:r>
          <w:delText>.</w:delText>
        </w:r>
      </w:del>
      <w:ins w:id="1151" w:author="Mihai Budiu" w:date="2016-10-13T09:50:00Z">
        <w:r>
          <w:t>.</w:t>
        </w:r>
      </w:ins>
      <w:r>
        <w:t xml:space="preserve">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1152" w:name="_Toc445799353"/>
      <w:bookmarkStart w:id="1153" w:name="_Toc447899043"/>
      <w:bookmarkStart w:id="1154" w:name="_Toc462644806"/>
      <w:bookmarkStart w:id="1155" w:name="_Toc463614899"/>
      <w:bookmarkStart w:id="1156" w:name="_Toc464718952"/>
      <w:r>
        <w:t>A note about shifts</w:t>
      </w:r>
      <w:bookmarkEnd w:id="1152"/>
      <w:bookmarkEnd w:id="1153"/>
      <w:bookmarkEnd w:id="1154"/>
      <w:bookmarkEnd w:id="1155"/>
      <w:bookmarkEnd w:id="1156"/>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lastRenderedPageBreak/>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1157" w:name="_Ref444972650"/>
      <w:bookmarkStart w:id="1158" w:name="_Toc445799354"/>
      <w:bookmarkStart w:id="1159" w:name="_Toc447899044"/>
      <w:bookmarkStart w:id="1160" w:name="_Toc462644807"/>
      <w:bookmarkStart w:id="1161" w:name="_Toc417920615"/>
      <w:bookmarkStart w:id="1162" w:name="_Ref444962191"/>
      <w:bookmarkStart w:id="1163" w:name="_Ref287167583"/>
      <w:bookmarkStart w:id="1164" w:name="_Toc417920617"/>
      <w:bookmarkStart w:id="1165" w:name="_Toc463614900"/>
      <w:bookmarkStart w:id="1166" w:name="_Toc464718953"/>
      <w:r w:rsidRPr="00706C50">
        <w:t xml:space="preserve">Operations on arbitrary-precision </w:t>
      </w:r>
      <w:r w:rsidR="00EF2BE7">
        <w:t xml:space="preserve">constant </w:t>
      </w:r>
      <w:r w:rsidRPr="00706C50">
        <w:t>integers</w:t>
      </w:r>
      <w:bookmarkEnd w:id="1157"/>
      <w:bookmarkEnd w:id="1158"/>
      <w:bookmarkEnd w:id="1159"/>
      <w:bookmarkEnd w:id="1160"/>
      <w:bookmarkEnd w:id="1165"/>
      <w:bookmarkEnd w:id="1166"/>
    </w:p>
    <w:p w14:paraId="2E0A93CB" w14:textId="400EFC4D"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w:t>
      </w:r>
      <w:del w:id="1167" w:author="Nate Foster" w:date="2016-10-06T14:32:00Z">
        <w:r>
          <w:delText>The only values that can have the type</w:delText>
        </w:r>
      </w:del>
      <w:ins w:id="1168" w:author="Nate Foster" w:date="2016-10-06T14:32:00Z">
        <w:del w:id="1169" w:author="Mihai Budiu" w:date="2016-10-13T10:21:00Z">
          <w:r w:rsidR="00D76A14" w:rsidDel="006E098F">
            <w:delText>Only</w:delText>
          </w:r>
        </w:del>
      </w:ins>
      <w:ins w:id="1170" w:author="Mihai Budiu" w:date="2016-10-13T09:50:00Z">
        <w:r w:rsidR="00D76A14">
          <w:t>Only</w:t>
        </w:r>
      </w:ins>
      <w:ins w:id="1171" w:author="Nate Foster" w:date="2016-10-06T14:32:00Z">
        <w:r w:rsidR="00D76A14">
          <w:t xml:space="preserve"> compile-time known values may have type</w:t>
        </w:r>
      </w:ins>
      <w:r>
        <w:t xml:space="preserve"> </w:t>
      </w:r>
      <w:r w:rsidRPr="00385ACF">
        <w:rPr>
          <w:rFonts w:ascii="Consolas" w:hAnsi="Consolas"/>
          <w:b/>
          <w:sz w:val="19"/>
        </w:rPr>
        <w:t>int</w:t>
      </w:r>
      <w:ins w:id="1172" w:author="Nate Foster" w:date="2016-10-06T14:33:00Z">
        <w:r>
          <w:rPr>
            <w:sz w:val="19"/>
            <w:szCs w:val="19"/>
          </w:rPr>
          <w:t xml:space="preserve"> </w:t>
        </w:r>
      </w:ins>
      <w:del w:id="1173" w:author="Nate Foster" w:date="2016-10-06T14:33:00Z">
        <w:r w:rsidDel="00D76A14">
          <w:rPr>
            <w:sz w:val="19"/>
            <w:szCs w:val="19"/>
          </w:rPr>
          <w:delText xml:space="preserve"> </w:delText>
        </w:r>
        <w:r>
          <w:delText xml:space="preserve">are compile-time </w:delText>
        </w:r>
      </w:del>
      <w:del w:id="1174" w:author="Nate Foster" w:date="2016-10-06T14:32:00Z">
        <w:r>
          <w:delText>constants</w:delText>
        </w:r>
      </w:del>
      <w:del w:id="1175" w:author="Mihai Budiu" w:date="2016-10-13T09:50:00Z">
        <w:r>
          <w:delText>.</w:delText>
        </w:r>
      </w:del>
      <w:ins w:id="1176" w:author="Mihai Budiu" w:date="2016-10-13T09:50:00Z">
        <w:r>
          <w:t>.</w:t>
        </w:r>
      </w:ins>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1177" w:name="_Toc445799355"/>
      <w:bookmarkStart w:id="1178" w:name="_Toc447899045"/>
      <w:bookmarkStart w:id="1179" w:name="_Toc462644808"/>
      <w:bookmarkStart w:id="1180" w:name="_Toc463614901"/>
      <w:bookmarkStart w:id="1181" w:name="_Toc464718954"/>
      <w:r>
        <w:t>Variable bit-string operations</w:t>
      </w:r>
      <w:bookmarkEnd w:id="1161"/>
      <w:bookmarkEnd w:id="1162"/>
      <w:bookmarkEnd w:id="1177"/>
      <w:bookmarkEnd w:id="1178"/>
      <w:bookmarkEnd w:id="1179"/>
      <w:bookmarkEnd w:id="1180"/>
      <w:bookmarkEnd w:id="1181"/>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lastRenderedPageBreak/>
        <w:t>Variable-length bit-strings support a limited set of operations:</w:t>
      </w:r>
    </w:p>
    <w:p w14:paraId="041F86BE" w14:textId="02BE32A5"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1E71C4">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7016B7B9" w:rsidR="00F01596" w:rsidRDefault="00F01596" w:rsidP="002265E0">
      <w:pPr>
        <w:pStyle w:val="ListParagraph"/>
        <w:numPr>
          <w:ilvl w:val="0"/>
          <w:numId w:val="12"/>
        </w:numPr>
      </w:pPr>
      <w:del w:id="1182" w:author="Mihai Budiu" w:date="2016-10-20T08:46:00Z">
        <w:r>
          <w:delText>the</w:delText>
        </w:r>
      </w:del>
      <w:del w:id="1183" w:author="Mihai Budiu" w:date="2016-10-13T09:50:00Z">
        <w:r>
          <w:delText>the</w:delText>
        </w:r>
      </w:del>
      <w:del w:id="1184" w:author="Mihai Budiu" w:date="2016-10-10T10:56:00Z">
        <w:r w:rsidDel="006315C9">
          <w:delText>t</w:delText>
        </w:r>
      </w:del>
      <w:ins w:id="1185" w:author="Mihai Budiu" w:date="2016-10-10T10:56:00Z">
        <w:r w:rsidR="006315C9">
          <w:t>T</w:t>
        </w:r>
      </w:ins>
      <w:ins w:id="1186" w:author="Mihai Budiu" w:date="2016-10-13T09:50:00Z">
        <w:r>
          <w:t>he</w:t>
        </w:r>
      </w:ins>
      <w:r>
        <w:t xml:space="preserv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1E71C4">
        <w:t>16.1</w:t>
      </w:r>
      <w:r w:rsidR="00B64430">
        <w:fldChar w:fldCharType="end"/>
      </w:r>
      <w:r>
        <w:t>).</w:t>
      </w:r>
    </w:p>
    <w:p w14:paraId="375BAEAA" w14:textId="6F6F6DBC" w:rsidR="004E3A2D" w:rsidRDefault="004E3A2D" w:rsidP="001170F4">
      <w:pPr>
        <w:pStyle w:val="Heading2"/>
      </w:pPr>
      <w:bookmarkStart w:id="1187" w:name="_Ref288471718"/>
      <w:bookmarkStart w:id="1188" w:name="_Toc417920622"/>
      <w:bookmarkStart w:id="1189" w:name="_Toc445799356"/>
      <w:bookmarkStart w:id="1190" w:name="_Toc447899046"/>
      <w:bookmarkStart w:id="1191" w:name="_Toc462644809"/>
      <w:bookmarkStart w:id="1192" w:name="_Toc463614902"/>
      <w:bookmarkStart w:id="1193" w:name="_Toc464718955"/>
      <w:bookmarkEnd w:id="1163"/>
      <w:bookmarkEnd w:id="1164"/>
      <w:r>
        <w:t>Casts</w:t>
      </w:r>
      <w:bookmarkEnd w:id="1187"/>
      <w:bookmarkEnd w:id="1188"/>
      <w:bookmarkEnd w:id="1189"/>
      <w:bookmarkEnd w:id="1190"/>
      <w:bookmarkEnd w:id="1191"/>
      <w:bookmarkEnd w:id="1192"/>
      <w:bookmarkEnd w:id="1193"/>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1194" w:name="_Toc445799357"/>
      <w:bookmarkStart w:id="1195" w:name="_Toc447899047"/>
      <w:bookmarkStart w:id="1196" w:name="_Toc462644810"/>
      <w:bookmarkStart w:id="1197" w:name="_Toc463614903"/>
      <w:bookmarkStart w:id="1198" w:name="_Toc464718956"/>
      <w:r>
        <w:t>Explicit casts</w:t>
      </w:r>
      <w:bookmarkEnd w:id="1194"/>
      <w:bookmarkEnd w:id="1195"/>
      <w:bookmarkEnd w:id="1196"/>
      <w:bookmarkEnd w:id="1197"/>
      <w:bookmarkEnd w:id="1198"/>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1199" w:name="_Toc445799358"/>
      <w:bookmarkStart w:id="1200" w:name="_Toc447899048"/>
      <w:bookmarkStart w:id="1201" w:name="_Toc462644811"/>
      <w:bookmarkStart w:id="1202" w:name="_Toc463614904"/>
      <w:bookmarkStart w:id="1203" w:name="_Toc464718957"/>
      <w:r>
        <w:t>Implicit casts</w:t>
      </w:r>
      <w:bookmarkEnd w:id="1199"/>
      <w:bookmarkEnd w:id="1200"/>
      <w:bookmarkEnd w:id="1201"/>
      <w:bookmarkEnd w:id="1202"/>
      <w:bookmarkEnd w:id="1203"/>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lastRenderedPageBreak/>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1204" w:name="_Toc445799359"/>
      <w:bookmarkStart w:id="1205" w:name="_Toc447899049"/>
      <w:bookmarkStart w:id="1206" w:name="_Toc462644812"/>
      <w:bookmarkStart w:id="1207" w:name="_Toc463614905"/>
      <w:bookmarkStart w:id="1208" w:name="_Toc464718958"/>
      <w:r>
        <w:t xml:space="preserve">Illegal </w:t>
      </w:r>
      <w:r w:rsidR="00A1165C">
        <w:t xml:space="preserve">arithmetic </w:t>
      </w:r>
      <w:r>
        <w:t>expressions</w:t>
      </w:r>
      <w:bookmarkEnd w:id="1204"/>
      <w:bookmarkEnd w:id="1205"/>
      <w:bookmarkEnd w:id="1206"/>
      <w:bookmarkEnd w:id="1207"/>
      <w:bookmarkEnd w:id="1208"/>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Change w:id="1209">
          <w:tblGrid>
            <w:gridCol w:w="113"/>
            <w:gridCol w:w="1280"/>
            <w:gridCol w:w="113"/>
            <w:gridCol w:w="3249"/>
            <w:gridCol w:w="113"/>
            <w:gridCol w:w="2835"/>
            <w:gridCol w:w="113"/>
          </w:tblGrid>
        </w:tblGridChange>
      </w:tblGrid>
      <w:tr w:rsidR="00D1402C" w:rsidRPr="00A30F10" w14:paraId="2C28DFE0" w14:textId="77777777" w:rsidTr="009C04DA">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10"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11" w:author="Mihai Budiu" w:date="2016-10-20T08:46:00Z">
            <w:trPr>
              <w:gridAfter w:val="0"/>
              <w:jc w:val="center"/>
            </w:trPr>
          </w:trPrChange>
        </w:trPr>
        <w:tc>
          <w:tcPr>
            <w:tcW w:w="1393" w:type="dxa"/>
            <w:tcPrChange w:id="1212" w:author="Mihai Budiu" w:date="2016-10-20T08:46:00Z">
              <w:tcPr>
                <w:tcW w:w="1393" w:type="dxa"/>
                <w:gridSpan w:val="2"/>
              </w:tcPr>
            </w:tcPrChange>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Change w:id="1213" w:author="Mihai Budiu" w:date="2016-10-20T08:46:00Z">
              <w:tcPr>
                <w:tcW w:w="3362" w:type="dxa"/>
                <w:gridSpan w:val="2"/>
              </w:tcPr>
            </w:tcPrChange>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Change w:id="1214" w:author="Mihai Budiu" w:date="2016-10-20T08:46:00Z">
              <w:tcPr>
                <w:tcW w:w="2948" w:type="dxa"/>
                <w:gridSpan w:val="2"/>
              </w:tcPr>
            </w:tcPrChange>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15"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16" w:author="Mihai Budiu" w:date="2016-10-20T08:46:00Z">
            <w:trPr>
              <w:gridAfter w:val="0"/>
              <w:jc w:val="center"/>
            </w:trPr>
          </w:trPrChange>
        </w:trPr>
        <w:tc>
          <w:tcPr>
            <w:tcW w:w="1393" w:type="dxa"/>
            <w:tcPrChange w:id="1217" w:author="Mihai Budiu" w:date="2016-10-20T08:46:00Z">
              <w:tcPr>
                <w:tcW w:w="1393" w:type="dxa"/>
                <w:gridSpan w:val="2"/>
              </w:tcPr>
            </w:tcPrChange>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Change w:id="1218" w:author="Mihai Budiu" w:date="2016-10-20T08:46:00Z">
              <w:tcPr>
                <w:tcW w:w="3362" w:type="dxa"/>
                <w:gridSpan w:val="2"/>
              </w:tcPr>
            </w:tcPrChange>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Change w:id="1219" w:author="Mihai Budiu" w:date="2016-10-20T08:46:00Z">
              <w:tcPr>
                <w:tcW w:w="2948" w:type="dxa"/>
                <w:gridSpan w:val="2"/>
              </w:tcPr>
            </w:tcPrChange>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20"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21" w:author="Mihai Budiu" w:date="2016-10-20T08:46:00Z">
            <w:trPr>
              <w:gridAfter w:val="0"/>
              <w:jc w:val="center"/>
            </w:trPr>
          </w:trPrChange>
        </w:trPr>
        <w:tc>
          <w:tcPr>
            <w:tcW w:w="1393" w:type="dxa"/>
            <w:tcPrChange w:id="1222" w:author="Mihai Budiu" w:date="2016-10-20T08:46:00Z">
              <w:tcPr>
                <w:tcW w:w="1393" w:type="dxa"/>
                <w:gridSpan w:val="2"/>
              </w:tcPr>
            </w:tcPrChange>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Change w:id="1223" w:author="Mihai Budiu" w:date="2016-10-20T08:46:00Z">
              <w:tcPr>
                <w:tcW w:w="3362" w:type="dxa"/>
                <w:gridSpan w:val="2"/>
              </w:tcPr>
            </w:tcPrChange>
          </w:tcPr>
          <w:p w14:paraId="003210BE" w14:textId="477534AF" w:rsidR="00E5151B" w:rsidRPr="00A30F10" w:rsidRDefault="00A30F10" w:rsidP="006E098F">
            <w:pPr>
              <w:pStyle w:val="NoSpacing"/>
              <w:rPr>
                <w:sz w:val="20"/>
                <w:szCs w:val="20"/>
              </w:rPr>
            </w:pPr>
            <w:r w:rsidRPr="00A30F10">
              <w:rPr>
                <w:sz w:val="20"/>
                <w:szCs w:val="20"/>
              </w:rPr>
              <w:t xml:space="preserve">Cannot change both </w:t>
            </w:r>
            <w:del w:id="1224" w:author="Mihai Budiu" w:date="2016-10-07T10:21:00Z">
              <w:r w:rsidRPr="00A30F10">
                <w:rPr>
                  <w:sz w:val="20"/>
                  <w:szCs w:val="20"/>
                </w:rPr>
                <w:delText>si</w:delText>
              </w:r>
            </w:del>
            <w:del w:id="1225" w:author="Mihai Budiu" w:date="2016-09-26T08:38:00Z">
              <w:r w:rsidRPr="00A30F10" w:rsidDel="00B27D45">
                <w:rPr>
                  <w:sz w:val="20"/>
                  <w:szCs w:val="20"/>
                </w:rPr>
                <w:delText>ze</w:delText>
              </w:r>
            </w:del>
            <w:ins w:id="1226" w:author="Mihai Budiu" w:date="2016-10-13T09:50:00Z">
              <w:r w:rsidRPr="00A30F10">
                <w:rPr>
                  <w:sz w:val="20"/>
                  <w:szCs w:val="20"/>
                </w:rPr>
                <w:t>si</w:t>
              </w:r>
              <w:r w:rsidR="00B27D45">
                <w:rPr>
                  <w:sz w:val="20"/>
                  <w:szCs w:val="20"/>
                </w:rPr>
                <w:t>gn</w:t>
              </w:r>
            </w:ins>
            <w:r w:rsidRPr="00A30F10">
              <w:rPr>
                <w:sz w:val="20"/>
                <w:szCs w:val="20"/>
              </w:rPr>
              <w:t xml:space="preserve"> and width</w:t>
            </w:r>
          </w:p>
        </w:tc>
        <w:tc>
          <w:tcPr>
            <w:tcW w:w="2948" w:type="dxa"/>
            <w:tcPrChange w:id="1227" w:author="Mihai Budiu" w:date="2016-10-20T08:46:00Z">
              <w:tcPr>
                <w:tcW w:w="2948" w:type="dxa"/>
                <w:gridSpan w:val="2"/>
              </w:tcPr>
            </w:tcPrChange>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28"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29" w:author="Mihai Budiu" w:date="2016-10-20T08:46:00Z">
            <w:trPr>
              <w:gridAfter w:val="0"/>
              <w:jc w:val="center"/>
            </w:trPr>
          </w:trPrChange>
        </w:trPr>
        <w:tc>
          <w:tcPr>
            <w:tcW w:w="1393" w:type="dxa"/>
            <w:tcPrChange w:id="1230" w:author="Mihai Budiu" w:date="2016-10-20T08:46:00Z">
              <w:tcPr>
                <w:tcW w:w="1393" w:type="dxa"/>
                <w:gridSpan w:val="2"/>
              </w:tcPr>
            </w:tcPrChange>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Change w:id="1231" w:author="Mihai Budiu" w:date="2016-10-20T08:46:00Z">
              <w:tcPr>
                <w:tcW w:w="3362" w:type="dxa"/>
                <w:gridSpan w:val="2"/>
              </w:tcPr>
            </w:tcPrChange>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Change w:id="1232" w:author="Mihai Budiu" w:date="2016-10-20T08:46:00Z">
              <w:tcPr>
                <w:tcW w:w="2948" w:type="dxa"/>
                <w:gridSpan w:val="2"/>
              </w:tcPr>
            </w:tcPrChange>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33"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34" w:author="Mihai Budiu" w:date="2016-10-20T08:46:00Z">
            <w:trPr>
              <w:gridAfter w:val="0"/>
              <w:jc w:val="center"/>
            </w:trPr>
          </w:trPrChange>
        </w:trPr>
        <w:tc>
          <w:tcPr>
            <w:tcW w:w="1393" w:type="dxa"/>
            <w:tcPrChange w:id="1235" w:author="Mihai Budiu" w:date="2016-10-20T08:46:00Z">
              <w:tcPr>
                <w:tcW w:w="1393" w:type="dxa"/>
                <w:gridSpan w:val="2"/>
              </w:tcPr>
            </w:tcPrChange>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Change w:id="1236" w:author="Mihai Budiu" w:date="2016-10-20T08:46:00Z">
              <w:tcPr>
                <w:tcW w:w="3362" w:type="dxa"/>
                <w:gridSpan w:val="2"/>
              </w:tcPr>
            </w:tcPrChange>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Change w:id="1237" w:author="Mihai Budiu" w:date="2016-10-20T08:46:00Z">
              <w:tcPr>
                <w:tcW w:w="2948" w:type="dxa"/>
                <w:gridSpan w:val="2"/>
              </w:tcPr>
            </w:tcPrChange>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38"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39" w:author="Mihai Budiu" w:date="2016-10-20T08:46:00Z">
            <w:trPr>
              <w:gridAfter w:val="0"/>
              <w:jc w:val="center"/>
            </w:trPr>
          </w:trPrChange>
        </w:trPr>
        <w:tc>
          <w:tcPr>
            <w:tcW w:w="1393" w:type="dxa"/>
            <w:tcPrChange w:id="1240" w:author="Mihai Budiu" w:date="2016-10-20T08:46:00Z">
              <w:tcPr>
                <w:tcW w:w="1393" w:type="dxa"/>
                <w:gridSpan w:val="2"/>
              </w:tcPr>
            </w:tcPrChange>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Change w:id="1241" w:author="Mihai Budiu" w:date="2016-10-20T08:46:00Z">
              <w:tcPr>
                <w:tcW w:w="3362" w:type="dxa"/>
                <w:gridSpan w:val="2"/>
              </w:tcPr>
            </w:tcPrChange>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Change w:id="1242" w:author="Mihai Budiu" w:date="2016-10-20T08:46:00Z">
              <w:tcPr>
                <w:tcW w:w="2948" w:type="dxa"/>
                <w:gridSpan w:val="2"/>
              </w:tcPr>
            </w:tcPrChange>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43"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44" w:author="Mihai Budiu" w:date="2016-10-20T08:46:00Z">
            <w:trPr>
              <w:gridAfter w:val="0"/>
              <w:jc w:val="center"/>
            </w:trPr>
          </w:trPrChange>
        </w:trPr>
        <w:tc>
          <w:tcPr>
            <w:tcW w:w="1393" w:type="dxa"/>
            <w:tcPrChange w:id="1245" w:author="Mihai Budiu" w:date="2016-10-20T08:46:00Z">
              <w:tcPr>
                <w:tcW w:w="1393" w:type="dxa"/>
                <w:gridSpan w:val="2"/>
              </w:tcPr>
            </w:tcPrChange>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Change w:id="1246" w:author="Mihai Budiu" w:date="2016-10-20T08:46:00Z">
              <w:tcPr>
                <w:tcW w:w="3362" w:type="dxa"/>
                <w:gridSpan w:val="2"/>
              </w:tcPr>
            </w:tcPrChange>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Change w:id="1247" w:author="Mihai Budiu" w:date="2016-10-20T08:46:00Z">
              <w:tcPr>
                <w:tcW w:w="2948" w:type="dxa"/>
                <w:gridSpan w:val="2"/>
              </w:tcPr>
            </w:tcPrChange>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48"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49" w:author="Mihai Budiu" w:date="2016-10-20T08:46:00Z">
            <w:trPr>
              <w:gridAfter w:val="0"/>
              <w:jc w:val="center"/>
            </w:trPr>
          </w:trPrChange>
        </w:trPr>
        <w:tc>
          <w:tcPr>
            <w:tcW w:w="1393" w:type="dxa"/>
            <w:tcPrChange w:id="1250" w:author="Mihai Budiu" w:date="2016-10-20T08:46:00Z">
              <w:tcPr>
                <w:tcW w:w="1393" w:type="dxa"/>
                <w:gridSpan w:val="2"/>
              </w:tcPr>
            </w:tcPrChange>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Change w:id="1251" w:author="Mihai Budiu" w:date="2016-10-20T08:46:00Z">
              <w:tcPr>
                <w:tcW w:w="3362" w:type="dxa"/>
                <w:gridSpan w:val="2"/>
              </w:tcPr>
            </w:tcPrChange>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Change w:id="1252" w:author="Mihai Budiu" w:date="2016-10-20T08:46:00Z">
              <w:tcPr>
                <w:tcW w:w="2948" w:type="dxa"/>
                <w:gridSpan w:val="2"/>
              </w:tcPr>
            </w:tcPrChange>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9C04DA">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Change w:id="1253" w:author="Mihai Budiu" w:date="2016-10-20T08:46:00Z">
            <w:tblPrEx>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Ex>
          </w:tblPrExChange>
        </w:tblPrEx>
        <w:trPr>
          <w:jc w:val="center"/>
          <w:trPrChange w:id="1254" w:author="Mihai Budiu" w:date="2016-10-20T08:46:00Z">
            <w:trPr>
              <w:gridAfter w:val="0"/>
              <w:jc w:val="center"/>
            </w:trPr>
          </w:trPrChange>
        </w:trPr>
        <w:tc>
          <w:tcPr>
            <w:tcW w:w="1393" w:type="dxa"/>
            <w:tcPrChange w:id="1255" w:author="Mihai Budiu" w:date="2016-10-20T08:46:00Z">
              <w:tcPr>
                <w:tcW w:w="1393" w:type="dxa"/>
                <w:gridSpan w:val="2"/>
              </w:tcPr>
            </w:tcPrChange>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Change w:id="1256" w:author="Mihai Budiu" w:date="2016-10-20T08:46:00Z">
              <w:tcPr>
                <w:tcW w:w="3362" w:type="dxa"/>
                <w:gridSpan w:val="2"/>
              </w:tcPr>
            </w:tcPrChange>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Change w:id="1257" w:author="Mihai Budiu" w:date="2016-10-20T08:46:00Z">
              <w:tcPr>
                <w:tcW w:w="2948" w:type="dxa"/>
                <w:gridSpan w:val="2"/>
              </w:tcPr>
            </w:tcPrChange>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6BE5ACEA" w:rsidR="00402726" w:rsidRPr="00BB19F6" w:rsidDel="008515B3" w:rsidRDefault="00402726" w:rsidP="00402726">
      <w:pPr>
        <w:pStyle w:val="Heading2"/>
        <w:rPr>
          <w:del w:id="1258" w:author="Mihai Budiu" w:date="2016-10-17T13:36:00Z"/>
        </w:rPr>
      </w:pPr>
      <w:bookmarkStart w:id="1259" w:name="_Toc417920618"/>
      <w:bookmarkStart w:id="1260" w:name="_Ref295457789"/>
      <w:bookmarkStart w:id="1261" w:name="_Ref445809907"/>
      <w:bookmarkStart w:id="1262" w:name="_Toc445799360"/>
      <w:bookmarkStart w:id="1263" w:name="_Toc447899050"/>
      <w:bookmarkStart w:id="1264" w:name="_Ref462929118"/>
      <w:bookmarkStart w:id="1265" w:name="_Toc462644813"/>
      <w:bookmarkStart w:id="1266" w:name="_Toc464632407"/>
      <w:bookmarkStart w:id="1267" w:name="_Toc464632582"/>
      <w:bookmarkStart w:id="1268" w:name="_Ref288308589"/>
      <w:bookmarkStart w:id="1269" w:name="_Toc417920623"/>
      <w:bookmarkStart w:id="1270" w:name="_Ref285972312"/>
      <w:bookmarkStart w:id="1271" w:name="_Ref285972947"/>
      <w:bookmarkStart w:id="1272" w:name="_Toc463614906"/>
      <w:bookmarkStart w:id="1273" w:name="_Toc464718959"/>
      <w:del w:id="1274" w:author="Mihai Budiu" w:date="2016-10-17T13:36:00Z">
        <w:r w:rsidDel="008515B3">
          <w:delText>Tuple expressions</w:delText>
        </w:r>
        <w:bookmarkEnd w:id="1259"/>
        <w:bookmarkEnd w:id="1260"/>
        <w:bookmarkEnd w:id="1261"/>
        <w:bookmarkEnd w:id="1262"/>
        <w:bookmarkEnd w:id="1263"/>
        <w:bookmarkEnd w:id="1264"/>
        <w:bookmarkEnd w:id="1265"/>
        <w:bookmarkEnd w:id="1266"/>
        <w:bookmarkEnd w:id="1267"/>
        <w:bookmarkEnd w:id="1272"/>
        <w:bookmarkEnd w:id="1273"/>
      </w:del>
    </w:p>
    <w:p w14:paraId="3A871929" w14:textId="6427AFC1" w:rsidR="00402726" w:rsidDel="008515B3" w:rsidRDefault="00402726" w:rsidP="00402726">
      <w:pPr>
        <w:rPr>
          <w:del w:id="1275" w:author="Mihai Budiu" w:date="2016-10-17T13:36:00Z"/>
        </w:rPr>
      </w:pPr>
      <w:del w:id="1276" w:author="Mihai Budiu" w:date="2016-10-17T13:36:00Z">
        <w:r w:rsidDel="008515B3">
          <w:delText xml:space="preserve">Tuple expressions can only appear </w:delText>
        </w:r>
      </w:del>
      <w:del w:id="1277" w:author="Mihai Budiu" w:date="2016-10-13T09:50:00Z">
        <w:r>
          <w:delText>in</w:delText>
        </w:r>
      </w:del>
      <w:del w:id="1278" w:author="Mihai Budiu" w:date="2016-09-26T08:38:00Z">
        <w:r w:rsidR="006A3101">
          <w:delText xml:space="preserve"> </w:delText>
        </w:r>
        <w:r w:rsidR="006A3101" w:rsidDel="00B27D45">
          <w:delText>in</w:delText>
        </w:r>
      </w:del>
      <w:del w:id="1279" w:author="Mihai Budiu" w:date="2016-10-07T10:21:00Z">
        <w:r w:rsidR="006A3101">
          <w:delText xml:space="preserve"> </w:delText>
        </w:r>
      </w:del>
      <w:del w:id="1280" w:author="Mihai Budiu" w:date="2016-10-13T09:50:00Z">
        <w:r w:rsidR="006A3101" w:rsidRPr="006A3101">
          <w:rPr>
            <w:rFonts w:ascii="Consolas" w:hAnsi="Consolas" w:cs="Consolas"/>
          </w:rPr>
          <w:delText>select</w:delText>
        </w:r>
      </w:del>
      <w:del w:id="1281" w:author="Mihai Budiu" w:date="2016-10-17T13:36:00Z">
        <w:r w:rsidR="006A3101" w:rsidRPr="006A3101" w:rsidDel="008515B3">
          <w:delText xml:space="preserve"> expressions</w:delText>
        </w:r>
        <w:r w:rsidR="007E19C1" w:rsidDel="008515B3">
          <w:delText xml:space="preserve"> (Section </w:delText>
        </w:r>
        <w:r w:rsidR="007E19C1" w:rsidDel="008515B3">
          <w:fldChar w:fldCharType="begin"/>
        </w:r>
        <w:r w:rsidR="007E19C1" w:rsidDel="008515B3">
          <w:delInstrText xml:space="preserve"> REF _Ref445503135 \r \h </w:delInstrText>
        </w:r>
        <w:r w:rsidR="007E19C1" w:rsidDel="008515B3">
          <w:fldChar w:fldCharType="separate"/>
        </w:r>
        <w:r w:rsidR="001E71C4" w:rsidDel="008515B3">
          <w:delText>13.6</w:delText>
        </w:r>
        <w:r w:rsidR="007E19C1" w:rsidDel="008515B3">
          <w:fldChar w:fldCharType="end"/>
        </w:r>
        <w:r w:rsidR="007E19C1" w:rsidDel="008515B3">
          <w:delText>)</w:delText>
        </w:r>
        <w:r w:rsidDel="008515B3">
          <w:delText>.</w:delText>
        </w:r>
        <w:r w:rsidR="006A3101" w:rsidDel="008515B3">
          <w:delText xml:space="preserve"> </w:delText>
        </w:r>
        <w:r w:rsidDel="008515B3">
          <w:delText>Values with tuple types are created by writing a comma-separated list of expressions enclosed within parentheses:</w:delText>
        </w:r>
      </w:del>
    </w:p>
    <w:p w14:paraId="2953F2E3" w14:textId="2F27E118" w:rsidR="006A3101" w:rsidRPr="00254E38" w:rsidDel="008515B3" w:rsidRDefault="006A3101" w:rsidP="002D0F38">
      <w:pPr>
        <w:pStyle w:val="Grammar"/>
        <w:rPr>
          <w:del w:id="1282" w:author="Mihai Budiu" w:date="2016-10-17T13:36:00Z"/>
        </w:rPr>
      </w:pPr>
      <w:del w:id="1283" w:author="Mihai Budiu" w:date="2016-10-17T13:36:00Z">
        <w:r w:rsidRPr="00254E38" w:rsidDel="008515B3">
          <w:lastRenderedPageBreak/>
          <w:delText>tupleKeysetExpression</w:delText>
        </w:r>
      </w:del>
    </w:p>
    <w:p w14:paraId="3535BE9C" w14:textId="03017D6E" w:rsidR="00402726" w:rsidRPr="007E19C1" w:rsidDel="008515B3" w:rsidRDefault="006A3101" w:rsidP="002D0F38">
      <w:pPr>
        <w:pStyle w:val="Grammar"/>
        <w:rPr>
          <w:del w:id="1284" w:author="Mihai Budiu" w:date="2016-10-17T13:36:00Z"/>
        </w:rPr>
      </w:pPr>
      <w:del w:id="1285" w:author="Mihai Budiu" w:date="2016-10-17T13:36:00Z">
        <w:r w:rsidDel="008515B3">
          <w:delText xml:space="preserve">    </w:delText>
        </w:r>
        <w:r w:rsidRPr="00254E38" w:rsidDel="008515B3">
          <w:delText>: '(' simpleKeysetExpression ',' sim</w:delText>
        </w:r>
        <w:r w:rsidDel="008515B3">
          <w:delText>pleExpressionList ')'</w:delText>
        </w:r>
        <w:r w:rsidDel="008515B3">
          <w:br/>
        </w:r>
        <w:r w:rsidRPr="00254E38" w:rsidDel="008515B3">
          <w:delText xml:space="preserve">    ;</w:delText>
        </w:r>
      </w:del>
    </w:p>
    <w:p w14:paraId="40B900B6" w14:textId="03596487" w:rsidR="003C5B63" w:rsidDel="008515B3" w:rsidRDefault="003C5B63" w:rsidP="003C5B63">
      <w:pPr>
        <w:rPr>
          <w:del w:id="1286" w:author="Mihai Budiu" w:date="2016-10-17T13:36:00Z"/>
        </w:rPr>
      </w:pPr>
      <w:del w:id="1287" w:author="Mihai Budiu" w:date="2016-10-17T13:36:00Z">
        <w:r w:rsidDel="008515B3">
          <w:delText>For example, in the following program fragment from a parser definition we have two instances of tuple expressions:</w:delText>
        </w:r>
      </w:del>
    </w:p>
    <w:p w14:paraId="0BD209F7" w14:textId="62FA8878" w:rsidR="003C5B63" w:rsidDel="008515B3" w:rsidRDefault="003C5B63" w:rsidP="003C5B63">
      <w:pPr>
        <w:rPr>
          <w:del w:id="1288" w:author="Mihai Budiu" w:date="2016-10-17T13:36:00Z"/>
          <w:rFonts w:ascii="Consolas" w:hAnsi="Consolas" w:cs="Consolas"/>
        </w:rPr>
      </w:pPr>
      <w:del w:id="1289" w:author="Mihai Budiu" w:date="2016-10-17T13:36:00Z">
        <w:r w:rsidRPr="003C5B63" w:rsidDel="008515B3">
          <w:rPr>
            <w:rFonts w:ascii="Consolas" w:hAnsi="Consolas" w:cs="Consolas"/>
            <w:b/>
          </w:rPr>
          <w:delText>transition</w:delText>
        </w:r>
        <w:r w:rsidRPr="003C5B63" w:rsidDel="008515B3">
          <w:rPr>
            <w:rFonts w:ascii="Consolas" w:hAnsi="Consolas" w:cs="Consolas"/>
          </w:rPr>
          <w:delText xml:space="preserve"> </w:delText>
        </w:r>
        <w:r w:rsidRPr="003C5B63" w:rsidDel="008515B3">
          <w:rPr>
            <w:rFonts w:ascii="Consolas" w:hAnsi="Consolas" w:cs="Consolas"/>
            <w:b/>
          </w:rPr>
          <w:delText>select</w:delText>
        </w:r>
        <w:r w:rsidRPr="003C5B63" w:rsidDel="008515B3">
          <w:rPr>
            <w:rFonts w:ascii="Consolas" w:hAnsi="Consolas" w:cs="Consolas"/>
          </w:rPr>
          <w:delText xml:space="preserve">(headers.ipv4.version, </w:delText>
        </w:r>
        <w:r w:rsidDel="008515B3">
          <w:rPr>
            <w:rFonts w:ascii="Consolas" w:hAnsi="Consolas" w:cs="Consolas"/>
          </w:rPr>
          <w:delText>ipv4.ihl) {</w:delText>
        </w:r>
        <w:r w:rsidDel="008515B3">
          <w:rPr>
            <w:rFonts w:ascii="Consolas" w:hAnsi="Consolas" w:cs="Consolas"/>
          </w:rPr>
          <w:br/>
          <w:delText xml:space="preserve">   (</w:delText>
        </w:r>
        <w:r w:rsidR="008F127A" w:rsidDel="008515B3">
          <w:rPr>
            <w:rFonts w:ascii="Consolas" w:hAnsi="Consolas" w:cs="Consolas"/>
          </w:rPr>
          <w:delText xml:space="preserve">4, 5) </w:delText>
        </w:r>
        <w:r w:rsidR="005332E2" w:rsidDel="008515B3">
          <w:rPr>
            <w:rFonts w:ascii="Consolas" w:hAnsi="Consolas" w:cs="Consolas"/>
          </w:rPr>
          <w:delText xml:space="preserve"> </w:delText>
        </w:r>
        <w:r w:rsidR="005B58E6" w:rsidDel="008515B3">
          <w:rPr>
            <w:rFonts w:ascii="Consolas" w:hAnsi="Consolas" w:cs="Consolas"/>
          </w:rPr>
          <w:delText>:</w:delText>
        </w:r>
        <w:r w:rsidDel="008515B3">
          <w:rPr>
            <w:rFonts w:ascii="Consolas" w:hAnsi="Consolas" w:cs="Consolas"/>
          </w:rPr>
          <w:delText xml:space="preserve"> process;</w:delText>
        </w:r>
        <w:r w:rsidDel="008515B3">
          <w:rPr>
            <w:rFonts w:ascii="Consolas" w:hAnsi="Consolas" w:cs="Consolas"/>
          </w:rPr>
          <w:br/>
          <w:delText xml:space="preserve">   </w:delText>
        </w:r>
      </w:del>
      <w:del w:id="1290" w:author="Mihai Budiu" w:date="2016-10-07T10:43:00Z">
        <w:r w:rsidRPr="003C5B63" w:rsidDel="00DB2A23">
          <w:rPr>
            <w:rFonts w:ascii="Consolas" w:hAnsi="Consolas" w:cs="Consolas"/>
            <w:b/>
          </w:rPr>
          <w:delText>default</w:delText>
        </w:r>
        <w:r w:rsidR="008F127A" w:rsidDel="00DB2A23">
          <w:rPr>
            <w:rFonts w:ascii="Consolas" w:hAnsi="Consolas" w:cs="Consolas"/>
          </w:rPr>
          <w:delText xml:space="preserve"> </w:delText>
        </w:r>
      </w:del>
      <w:ins w:id="1291" w:author="Mihai Budiu" w:date="2016-10-07T10:43:00Z">
        <w:r w:rsidR="00DB2A23">
          <w:rPr>
            <w:rFonts w:ascii="Consolas" w:hAnsi="Consolas" w:cs="Consolas"/>
          </w:rPr>
          <w:t xml:space="preserve"> </w:t>
        </w:r>
      </w:ins>
      <w:ins w:id="1292" w:author="Mihai Budiu" w:date="2016-10-07T10:44:00Z">
        <w:r w:rsidR="004B6E0C">
          <w:rPr>
            <w:rFonts w:ascii="Consolas" w:hAnsi="Consolas" w:cs="Consolas"/>
          </w:rPr>
          <w:t xml:space="preserve"> </w:t>
        </w:r>
      </w:ins>
      <w:del w:id="1293" w:author="Mihai Budiu" w:date="2016-10-17T13:36:00Z">
        <w:r w:rsidR="005B58E6" w:rsidDel="008515B3">
          <w:rPr>
            <w:rFonts w:ascii="Consolas" w:hAnsi="Consolas" w:cs="Consolas"/>
          </w:rPr>
          <w:delText>:</w:delText>
        </w:r>
        <w:r w:rsidDel="008515B3">
          <w:rPr>
            <w:rFonts w:ascii="Consolas" w:hAnsi="Consolas" w:cs="Consolas"/>
          </w:rPr>
          <w:delText xml:space="preserve"> reject;</w:delText>
        </w:r>
        <w:r w:rsidDel="008515B3">
          <w:rPr>
            <w:rFonts w:ascii="Consolas" w:hAnsi="Consolas" w:cs="Consolas"/>
          </w:rPr>
          <w:br/>
          <w:delText>}</w:delText>
        </w:r>
      </w:del>
    </w:p>
    <w:p w14:paraId="0254A5A3" w14:textId="3036640A" w:rsidR="003C5B63" w:rsidRPr="00624AF4" w:rsidDel="008515B3" w:rsidRDefault="003C5B63" w:rsidP="003C5B63">
      <w:pPr>
        <w:rPr>
          <w:del w:id="1294" w:author="Mihai Budiu" w:date="2016-10-17T13:36:00Z"/>
        </w:rPr>
      </w:pPr>
      <w:del w:id="1295" w:author="Mihai Budiu" w:date="2016-10-17T13:36:00Z">
        <w:r w:rsidDel="008515B3">
          <w:delText>The argument of the select expression is a tuple with two arguments. The label case (4, 5) is another tuple expression.</w:delText>
        </w:r>
      </w:del>
    </w:p>
    <w:p w14:paraId="102506AB" w14:textId="61C43F30" w:rsidR="006A3101" w:rsidRDefault="006A3101" w:rsidP="006A3101">
      <w:pPr>
        <w:pStyle w:val="Heading2"/>
      </w:pPr>
      <w:bookmarkStart w:id="1296" w:name="_Toc445799361"/>
      <w:bookmarkStart w:id="1297" w:name="_Toc447899051"/>
      <w:bookmarkStart w:id="1298" w:name="_Ref462929142"/>
      <w:bookmarkStart w:id="1299" w:name="_Toc462644814"/>
      <w:bookmarkStart w:id="1300" w:name="_Toc463614907"/>
      <w:bookmarkStart w:id="1301" w:name="_Toc464718960"/>
      <w:r>
        <w:t>List expressions</w:t>
      </w:r>
      <w:bookmarkEnd w:id="1296"/>
      <w:bookmarkEnd w:id="1297"/>
      <w:bookmarkEnd w:id="1298"/>
      <w:bookmarkEnd w:id="1299"/>
      <w:bookmarkEnd w:id="1300"/>
      <w:bookmarkEnd w:id="1301"/>
    </w:p>
    <w:p w14:paraId="596B4684" w14:textId="04F22830" w:rsidR="006A3101" w:rsidRDefault="006A3101" w:rsidP="006A3101">
      <w:r>
        <w:t xml:space="preserve">A list expression is </w:t>
      </w:r>
      <w:ins w:id="1302" w:author="Mihai Budiu" w:date="2016-10-17T13:36:00Z">
        <w:r w:rsidR="008515B3">
          <w:t>a list of expressions enclosed within curly braces and separated by commas:</w:t>
        </w:r>
      </w:ins>
      <w:del w:id="1303" w:author="Mihai Budiu" w:date="2016-10-17T13:36:00Z">
        <w:r w:rsidDel="008515B3">
          <w:delText>similar to a tuple expression, but is introduced using curly braces instead of parentheses:</w:delText>
        </w:r>
      </w:del>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0DDA4D2"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85ACF">
        <w:t>9.2.6</w:t>
      </w:r>
      <w:r w:rsidR="00624AF4">
        <w:fldChar w:fldCharType="end"/>
      </w:r>
      <w:r w:rsidR="00624AF4">
        <w:t>)</w:t>
      </w:r>
      <w:r>
        <w:t xml:space="preserve">. List expressions can be assigned to </w:t>
      </w:r>
      <w:ins w:id="1304" w:author="Mihai Budiu" w:date="2016-09-29T16:17:00Z">
        <w:r w:rsidR="00FD5381" w:rsidRPr="00D1402C">
          <w:rPr>
            <w:rFonts w:ascii="Consolas" w:hAnsi="Consolas"/>
            <w:b/>
          </w:rPr>
          <w:t>tuple</w:t>
        </w:r>
        <w:r w:rsidR="00FD5381">
          <w:t xml:space="preserve">, </w:t>
        </w:r>
      </w:ins>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w:t>
      </w:r>
      <w:del w:id="1305" w:author="Mihai Budiu" w:date="2016-10-13T10:24:00Z">
        <w:r w:rsidR="00614060" w:rsidDel="006E098F">
          <w:delText>Although list expressions and tuple expressions are similar, they can be used in different contexts, which makes the P4 grammar unambiguous.</w:delText>
        </w:r>
      </w:del>
    </w:p>
    <w:p w14:paraId="4B81AB61" w14:textId="0FA15059" w:rsidR="00A346D7" w:rsidRDefault="00A346D7" w:rsidP="006A3101">
      <w:r>
        <w:t xml:space="preserve">For example, the following example uses a list expression to pass multiple header fields simultaneously to a </w:t>
      </w:r>
      <w:del w:id="1306" w:author="Mihai Budiu" w:date="2016-09-29T13:05:00Z">
        <w:r w:rsidDel="00EF074D">
          <w:delText>non-incremental checksum unit</w:delText>
        </w:r>
      </w:del>
      <w:ins w:id="1307" w:author="Mihai Budiu" w:date="2016-10-13T09:50:00Z">
        <w:r w:rsidR="00EF074D">
          <w:t>learning</w:t>
        </w:r>
      </w:ins>
      <w:ins w:id="1308" w:author="Mihai Budiu" w:date="2016-09-29T13:05:00Z">
        <w:r w:rsidR="00EF074D">
          <w:t xml:space="preserve"> provider</w:t>
        </w:r>
      </w:ins>
      <w:r>
        <w:t>:</w:t>
      </w:r>
    </w:p>
    <w:p w14:paraId="14A4BF71" w14:textId="1A9A8616"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w:t>
      </w:r>
      <w:del w:id="1309" w:author="Mihai Budiu" w:date="2016-10-07T10:21:00Z">
        <w:r w:rsidRPr="00A346D7">
          <w:rPr>
            <w:rFonts w:ascii="Consolas" w:hAnsi="Consolas" w:cs="Consolas"/>
          </w:rPr>
          <w:delText>ck16 {</w:delText>
        </w:r>
        <w:r w:rsidRPr="00A346D7">
          <w:rPr>
            <w:rFonts w:ascii="Consolas" w:hAnsi="Consolas" w:cs="Consolas"/>
          </w:rPr>
          <w:br/>
          <w:delText xml:space="preserve">    </w:delText>
        </w:r>
      </w:del>
      <w:ins w:id="1310" w:author="Mihai Budiu" w:date="2016-09-29T13:05:00Z">
        <w:r w:rsidR="00EF074D">
          <w:rPr>
            <w:rFonts w:ascii="Consolas" w:hAnsi="Consolas" w:cs="Consolas"/>
          </w:rPr>
          <w:t>LearningProvider</w:t>
        </w:r>
      </w:ins>
      <w:del w:id="1311" w:author="Mihai Budiu" w:date="2016-09-29T13:05:00Z">
        <w:r w:rsidRPr="00A346D7" w:rsidDel="00EF074D">
          <w:rPr>
            <w:rFonts w:ascii="Consolas" w:hAnsi="Consolas" w:cs="Consolas"/>
          </w:rPr>
          <w:delText>ck16</w:delText>
        </w:r>
      </w:del>
      <w:ins w:id="1312" w:author="Mihai Budiu" w:date="2016-10-07T10:21:00Z">
        <w:r w:rsidRPr="00A346D7">
          <w:rPr>
            <w:rFonts w:ascii="Consolas" w:hAnsi="Consolas" w:cs="Consolas"/>
          </w:rPr>
          <w:t xml:space="preserve"> {</w:t>
        </w:r>
        <w:r w:rsidRPr="00A346D7">
          <w:rPr>
            <w:rFonts w:ascii="Consolas" w:hAnsi="Consolas" w:cs="Consolas"/>
          </w:rPr>
          <w:br/>
          <w:t xml:space="preserve">    </w:t>
        </w:r>
      </w:ins>
      <w:ins w:id="1313" w:author="Mihai Budiu" w:date="2016-09-29T13:05:00Z">
        <w:r w:rsidR="00EF074D" w:rsidRPr="00EF074D">
          <w:rPr>
            <w:rFonts w:ascii="Consolas" w:hAnsi="Consolas" w:cs="Consolas"/>
            <w:b/>
            <w:rPrChange w:id="1314" w:author="Mihai Budiu" w:date="2016-09-29T13:05:00Z">
              <w:rPr>
                <w:rFonts w:ascii="Consolas" w:hAnsi="Consolas" w:cs="Consolas"/>
              </w:rPr>
            </w:rPrChange>
          </w:rPr>
          <w:t>void</w:t>
        </w:r>
      </w:ins>
      <w:del w:id="1315" w:author="Mihai Budiu" w:date="2016-09-29T13:05:00Z">
        <w:r w:rsidRPr="00EF074D" w:rsidDel="00EF074D">
          <w:rPr>
            <w:rFonts w:ascii="Consolas" w:hAnsi="Consolas" w:cs="Consolas"/>
            <w:b/>
          </w:rPr>
          <w:delText>bit</w:delText>
        </w:r>
        <w:r w:rsidDel="00EF074D">
          <w:rPr>
            <w:rFonts w:ascii="Consolas" w:hAnsi="Consolas" w:cs="Consolas"/>
          </w:rPr>
          <w:delText>&lt;16&gt; get</w:delText>
        </w:r>
      </w:del>
      <w:ins w:id="1316" w:author="Mihai Budiu" w:date="2016-09-29T13:05:00Z">
        <w:r w:rsidR="00EF074D">
          <w:rPr>
            <w:rFonts w:ascii="Consolas" w:hAnsi="Consolas" w:cs="Consolas"/>
          </w:rPr>
          <w:t>learn</w:t>
        </w:r>
      </w:ins>
      <w:ins w:id="1317" w:author="Mihai Budiu" w:date="2016-10-13T09:50:00Z">
        <w:r w:rsidRPr="00A346D7">
          <w:rPr>
            <w:rFonts w:ascii="Consolas" w:hAnsi="Consolas" w:cs="Consolas"/>
          </w:rPr>
          <w:br/>
          <w:t xml:space="preserve">    </w:t>
        </w:r>
        <w:r w:rsidR="00EF074D" w:rsidRPr="009C04DA">
          <w:rPr>
            <w:rFonts w:ascii="Consolas" w:hAnsi="Consolas" w:cs="Consolas"/>
            <w:b/>
          </w:rPr>
          <w:t>void</w:t>
        </w:r>
      </w:ins>
      <w:ins w:id="1318" w:author="Mihai Budiu" w:date="2016-10-13T10:25:00Z">
        <w:r w:rsidR="00B71B38">
          <w:rPr>
            <w:rFonts w:ascii="Consolas" w:hAnsi="Consolas" w:cs="Consolas"/>
            <w:b/>
          </w:rPr>
          <w:t xml:space="preserve"> </w:t>
        </w:r>
      </w:ins>
      <w:ins w:id="1319" w:author="Mihai Budiu" w:date="2016-10-13T09:50:00Z">
        <w:r w:rsidR="00EF074D">
          <w:rPr>
            <w:rFonts w:ascii="Consolas" w:hAnsi="Consolas" w:cs="Consolas"/>
          </w:rPr>
          <w:t>learn</w:t>
        </w:r>
      </w:ins>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4F0A768D" w:rsidR="00A346D7" w:rsidRDefault="00A346D7" w:rsidP="006A3101">
      <w:pPr>
        <w:rPr>
          <w:rFonts w:ascii="Consolas" w:hAnsi="Consolas" w:cs="Consolas"/>
        </w:rPr>
      </w:pPr>
      <w:del w:id="1320" w:author="Mihai Budiu" w:date="2016-09-29T13:05:00Z">
        <w:r w:rsidDel="00EF074D">
          <w:rPr>
            <w:rFonts w:ascii="Consolas" w:hAnsi="Consolas" w:cs="Consolas"/>
          </w:rPr>
          <w:delText>ck16</w:delText>
        </w:r>
      </w:del>
      <w:ins w:id="1321" w:author="Mihai Budiu" w:date="2016-10-13T09:50:00Z">
        <w:r w:rsidR="00EF074D">
          <w:rPr>
            <w:rFonts w:ascii="Consolas" w:hAnsi="Consolas" w:cs="Consolas"/>
          </w:rPr>
          <w:t>LearningProvider</w:t>
        </w:r>
      </w:ins>
      <w:r>
        <w:rPr>
          <w:rFonts w:ascii="Consolas" w:hAnsi="Consolas" w:cs="Consolas"/>
        </w:rPr>
        <w:t>() unit;</w:t>
      </w:r>
      <w:del w:id="1322" w:author="Mihai Budiu" w:date="2016-09-29T13:05:00Z">
        <w:r w:rsidDel="00EF074D">
          <w:rPr>
            <w:rFonts w:ascii="Consolas" w:hAnsi="Consolas" w:cs="Consolas"/>
          </w:rPr>
          <w:delText xml:space="preserve">  // allocate checksum unit</w:delText>
        </w:r>
      </w:del>
    </w:p>
    <w:p w14:paraId="0BC8965F" w14:textId="51C26C45" w:rsidR="00A346D7" w:rsidRDefault="00A346D7" w:rsidP="006A3101">
      <w:pPr>
        <w:rPr>
          <w:rFonts w:ascii="Consolas" w:hAnsi="Consolas" w:cs="Consolas"/>
        </w:rPr>
      </w:pPr>
      <w:del w:id="1323" w:author="Mihai Budiu" w:date="2016-09-29T13:05:00Z">
        <w:r w:rsidDel="00EF074D">
          <w:rPr>
            <w:rFonts w:ascii="Consolas" w:hAnsi="Consolas" w:cs="Consolas"/>
          </w:rPr>
          <w:delText xml:space="preserve">hdr.ipv4.cksum = </w:delText>
        </w:r>
      </w:del>
      <w:del w:id="1324" w:author="Mihai Budiu" w:date="2016-10-13T09:50:00Z">
        <w:r>
          <w:rPr>
            <w:rFonts w:ascii="Consolas" w:hAnsi="Consolas" w:cs="Consolas"/>
          </w:rPr>
          <w:br/>
        </w:r>
      </w:del>
      <w:del w:id="1325" w:author="Mihai Budiu" w:date="2016-09-29T13:05:00Z">
        <w:r w:rsidDel="00EF074D">
          <w:rPr>
            <w:rFonts w:ascii="Consolas" w:hAnsi="Consolas" w:cs="Consolas"/>
          </w:rPr>
          <w:delText xml:space="preserve">    ck16</w:delText>
        </w:r>
      </w:del>
      <w:del w:id="1326" w:author="Mihai Budiu" w:date="2016-10-07T10:21:00Z">
        <w:r>
          <w:rPr>
            <w:rFonts w:ascii="Consolas" w:hAnsi="Consolas" w:cs="Consolas"/>
          </w:rPr>
          <w:delText>.get</w:delText>
        </w:r>
      </w:del>
      <w:del w:id="1327" w:author="Mihai Budiu" w:date="2016-09-29T13:05:00Z">
        <w:r w:rsidDel="00EF074D">
          <w:rPr>
            <w:rFonts w:ascii="Consolas" w:hAnsi="Consolas" w:cs="Consolas"/>
          </w:rPr>
          <w:delText>get</w:delText>
        </w:r>
      </w:del>
      <w:del w:id="1328" w:author="Mihai Budiu" w:date="2016-10-07T10:21:00Z">
        <w:r>
          <w:rPr>
            <w:rFonts w:ascii="Consolas" w:hAnsi="Consolas" w:cs="Consolas"/>
          </w:rPr>
          <w:delText>get</w:delText>
        </w:r>
      </w:del>
      <w:del w:id="1329" w:author="Mihai Budiu" w:date="2016-09-29T13:05:00Z">
        <w:r w:rsidDel="00EF074D">
          <w:rPr>
            <w:rFonts w:ascii="Consolas" w:hAnsi="Consolas" w:cs="Consolas"/>
          </w:rPr>
          <w:delText>get</w:delText>
        </w:r>
      </w:del>
      <w:del w:id="1330" w:author="Mihai Budiu" w:date="2016-10-13T09:50:00Z">
        <w:r>
          <w:rPr>
            <w:rFonts w:ascii="Consolas" w:hAnsi="Consolas" w:cs="Consolas"/>
          </w:rPr>
          <w:delText>( {</w:delText>
        </w:r>
      </w:del>
      <w:del w:id="1331" w:author="Mihai Budiu" w:date="2016-09-29T16:18:00Z">
        <w:r w:rsidDel="00FD5381">
          <w:rPr>
            <w:rFonts w:ascii="Consolas" w:hAnsi="Consolas" w:cs="Consolas"/>
          </w:rPr>
          <w:delText xml:space="preserve"> </w:delText>
        </w:r>
      </w:del>
      <w:del w:id="1332" w:author="Mihai Budiu" w:date="2016-09-29T13:06:00Z">
        <w:r w:rsidDel="00EF074D">
          <w:rPr>
            <w:rFonts w:ascii="Consolas" w:hAnsi="Consolas" w:cs="Consolas"/>
          </w:rPr>
          <w:delText>hdr.ipv4.version, hdr.ipv4.ihl, hdr.ipv4.diffserv,</w:delText>
        </w:r>
        <w:r w:rsidDel="00EF074D">
          <w:rPr>
            <w:rFonts w:ascii="Consolas" w:hAnsi="Consolas" w:cs="Consolas"/>
          </w:rPr>
          <w:br/>
          <w:delText xml:space="preserve">                hdr.ipv4.totalLen, hdr.ipv4.id, hdr.ipv4.flags,</w:delText>
        </w:r>
        <w:r w:rsidDel="00EF074D">
          <w:rPr>
            <w:rFonts w:ascii="Consolas" w:hAnsi="Consolas" w:cs="Consolas"/>
          </w:rPr>
          <w:br/>
          <w:delText xml:space="preserve">                hdr.ipv4.fragOff, hdr.ipv4.ttl, hdr.ipv4.proto,</w:delText>
        </w:r>
      </w:del>
      <w:del w:id="1333" w:author="Mihai Budiu" w:date="2016-09-29T16:18:00Z">
        <w:r w:rsidDel="00FD5381">
          <w:rPr>
            <w:rFonts w:ascii="Consolas" w:hAnsi="Consolas" w:cs="Consolas"/>
          </w:rPr>
          <w:br/>
          <w:delText xml:space="preserve">                </w:delText>
        </w:r>
      </w:del>
      <w:del w:id="1334" w:author="Mihai Budiu" w:date="2016-10-13T09:50:00Z">
        <w:r>
          <w:rPr>
            <w:rFonts w:ascii="Consolas" w:hAnsi="Consolas" w:cs="Consolas"/>
          </w:rPr>
          <w:delText>hdr.ipv4.src</w:delText>
        </w:r>
      </w:del>
      <w:del w:id="1335" w:author="Mihai Budiu" w:date="2016-09-29T13:06:00Z">
        <w:r w:rsidDel="00EF074D">
          <w:rPr>
            <w:rFonts w:ascii="Consolas" w:hAnsi="Consolas" w:cs="Consolas"/>
          </w:rPr>
          <w:delText>, hdr.ipv4.dst</w:delText>
        </w:r>
      </w:del>
      <w:del w:id="1336" w:author="Mihai Budiu" w:date="2016-10-13T09:50:00Z">
        <w:r>
          <w:rPr>
            <w:rFonts w:ascii="Consolas" w:hAnsi="Consolas" w:cs="Consolas"/>
          </w:rPr>
          <w:delText xml:space="preserve"> } );</w:delText>
        </w:r>
      </w:del>
      <w:ins w:id="1337" w:author="Mihai Budiu" w:date="2016-10-13T09:50:00Z">
        <w:r w:rsidR="00EF074D">
          <w:rPr>
            <w:rFonts w:ascii="Consolas" w:hAnsi="Consolas" w:cs="Consolas"/>
          </w:rPr>
          <w:t>unit</w:t>
        </w:r>
        <w:r>
          <w:rPr>
            <w:rFonts w:ascii="Consolas" w:hAnsi="Consolas" w:cs="Consolas"/>
          </w:rPr>
          <w:t>.</w:t>
        </w:r>
        <w:r w:rsidR="00EF074D">
          <w:rPr>
            <w:rFonts w:ascii="Consolas" w:hAnsi="Consolas" w:cs="Consolas"/>
          </w:rPr>
          <w:t>learn</w:t>
        </w:r>
        <w:r>
          <w:rPr>
            <w:rFonts w:ascii="Consolas" w:hAnsi="Consolas" w:cs="Consolas"/>
          </w:rPr>
          <w:t>( {</w:t>
        </w:r>
        <w:r w:rsidR="00FD5381">
          <w:rPr>
            <w:rFonts w:ascii="Consolas" w:hAnsi="Consolas" w:cs="Consolas"/>
          </w:rPr>
          <w:t xml:space="preserve"> </w:t>
        </w:r>
        <w:r w:rsidR="00EF074D">
          <w:rPr>
            <w:rFonts w:ascii="Consolas" w:hAnsi="Consolas" w:cs="Consolas"/>
          </w:rPr>
          <w:t xml:space="preserve">hdr.ethernet.srcAddr, </w:t>
        </w:r>
        <w:r>
          <w:rPr>
            <w:rFonts w:ascii="Consolas" w:hAnsi="Consolas" w:cs="Consolas"/>
          </w:rPr>
          <w:t>hdr.ipv4.src</w:t>
        </w:r>
      </w:ins>
      <w:del w:id="1338" w:author="Mihai Budiu" w:date="2016-09-29T13:06:00Z">
        <w:r w:rsidDel="00EF074D">
          <w:rPr>
            <w:rFonts w:ascii="Consolas" w:hAnsi="Consolas" w:cs="Consolas"/>
          </w:rPr>
          <w:delText>, hdr.ipv4.dst</w:delText>
        </w:r>
      </w:del>
      <w:ins w:id="1339" w:author="Mihai Budiu" w:date="2016-10-13T09:50:00Z">
        <w:r>
          <w:rPr>
            <w:rFonts w:ascii="Consolas" w:hAnsi="Consolas" w:cs="Consolas"/>
          </w:rPr>
          <w:t xml:space="preserve"> } );</w:t>
        </w:r>
      </w:ins>
    </w:p>
    <w:p w14:paraId="18584C9A" w14:textId="52F55981" w:rsidR="003F6DB1" w:rsidRDefault="003F6DB1" w:rsidP="003F6DB1">
      <w:r>
        <w:t>List expressions can be used as initializers to structures</w:t>
      </w:r>
      <w:ins w:id="1340" w:author="Mihai Budiu" w:date="2016-09-29T13:06:00Z">
        <w:r w:rsidR="00E45E91">
          <w:t>; in this case, the list expression must have the same number of elements as the number of fields in the destination structure; structure fields are assigned in order with the values in the list expression</w:t>
        </w:r>
      </w:ins>
      <w:ins w:id="1341" w:author="Mihai Budiu" w:date="2016-09-29T13:07:00Z">
        <w:r w:rsidR="00E45E91">
          <w:t>:</w:t>
        </w:r>
      </w:ins>
      <w:del w:id="1342" w:author="Mihai Budiu" w:date="2016-09-29T13:06:00Z">
        <w:r w:rsidR="00E45E91">
          <w:delText>:</w:delText>
        </w:r>
      </w:del>
    </w:p>
    <w:p w14:paraId="47F37975" w14:textId="466501BD" w:rsidR="003F6DB1" w:rsidRDefault="003F6DB1" w:rsidP="003F6DB1">
      <w:pPr>
        <w:rPr>
          <w:rFonts w:ascii="Consolas" w:hAnsi="Consolas"/>
        </w:rPr>
      </w:pPr>
      <w:r w:rsidRPr="00D010A6">
        <w:rPr>
          <w:rFonts w:ascii="Consolas" w:hAnsi="Consolas"/>
          <w:b/>
        </w:rPr>
        <w:lastRenderedPageBreak/>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354BC0B9" w:rsidR="003F6DB1" w:rsidRDefault="003F6DB1" w:rsidP="003F6DB1">
      <w:pPr>
        <w:rPr>
          <w:ins w:id="1343" w:author="Mihai Budiu" w:date="2016-09-29T16:18:00Z"/>
          <w:rFonts w:ascii="Consolas" w:hAnsi="Consolas"/>
        </w:rPr>
      </w:pPr>
      <w:r w:rsidRPr="00D010A6">
        <w:rPr>
          <w:rFonts w:ascii="Consolas" w:hAnsi="Consolas"/>
          <w:b/>
        </w:rPr>
        <w:t>const</w:t>
      </w:r>
      <w:r>
        <w:rPr>
          <w:rFonts w:ascii="Consolas" w:hAnsi="Consolas"/>
        </w:rPr>
        <w:t xml:space="preserve"> S x = { 10, 20 };</w:t>
      </w:r>
    </w:p>
    <w:p w14:paraId="362D5957" w14:textId="430919CA" w:rsidR="00FD5381" w:rsidRDefault="00FD5381">
      <w:pPr>
        <w:rPr>
          <w:ins w:id="1344" w:author="Mihai Budiu" w:date="2016-09-29T16:18:00Z"/>
        </w:rPr>
      </w:pPr>
      <w:ins w:id="1345" w:author="Mihai Budiu" w:date="2016-09-29T16:18:00Z">
        <w:r>
          <w:t xml:space="preserve">List expressions can also be used to initialize variables whose type is a </w:t>
        </w:r>
        <w:r w:rsidRPr="00D1402C">
          <w:rPr>
            <w:rFonts w:ascii="Consolas" w:hAnsi="Consolas"/>
            <w:b/>
          </w:rPr>
          <w:t>tuple</w:t>
        </w:r>
        <w:r>
          <w:t xml:space="preserve"> type:</w:t>
        </w:r>
      </w:ins>
    </w:p>
    <w:p w14:paraId="4F2F3EB6" w14:textId="410CBE59" w:rsidR="00FD5381" w:rsidRPr="00D1402C" w:rsidRDefault="00FD5381">
      <w:pPr>
        <w:rPr>
          <w:ins w:id="1346" w:author="Mihai Budiu" w:date="2016-10-17T13:36:00Z"/>
          <w:rFonts w:ascii="Consolas" w:hAnsi="Consolas"/>
        </w:rPr>
      </w:pPr>
      <w:ins w:id="1347" w:author="Mihai Budiu" w:date="2016-09-29T16:19:00Z">
        <w:r w:rsidRPr="00D1402C">
          <w:rPr>
            <w:rFonts w:ascii="Consolas" w:hAnsi="Consolas"/>
            <w:b/>
          </w:rPr>
          <w:t>t</w:t>
        </w:r>
      </w:ins>
      <w:ins w:id="1348" w:author="Mihai Budiu" w:date="2016-09-29T16:18:00Z">
        <w:r w:rsidRPr="00BE44A5">
          <w:rPr>
            <w:rFonts w:ascii="Consolas" w:hAnsi="Consolas"/>
            <w:b/>
          </w:rPr>
          <w:t>uple</w:t>
        </w:r>
        <w:r w:rsidRPr="00BE44A5">
          <w:rPr>
            <w:rFonts w:ascii="Consolas" w:hAnsi="Consolas"/>
          </w:rPr>
          <w:t>&lt;</w:t>
        </w:r>
        <w:r w:rsidRPr="00001999">
          <w:rPr>
            <w:rFonts w:ascii="Consolas" w:hAnsi="Consolas"/>
            <w:b/>
          </w:rPr>
          <w:t>bit</w:t>
        </w:r>
        <w:r w:rsidRPr="00001999">
          <w:rPr>
            <w:rFonts w:ascii="Consolas" w:hAnsi="Consolas"/>
          </w:rPr>
          <w:t xml:space="preserve">&lt;32&gt;, </w:t>
        </w:r>
        <w:r w:rsidRPr="00001999">
          <w:rPr>
            <w:rFonts w:ascii="Consolas" w:hAnsi="Consolas"/>
            <w:b/>
          </w:rPr>
          <w:t>bool</w:t>
        </w:r>
        <w:r w:rsidRPr="00001999">
          <w:rPr>
            <w:rFonts w:ascii="Consolas" w:hAnsi="Consolas"/>
          </w:rPr>
          <w:t>&gt;</w:t>
        </w:r>
      </w:ins>
      <w:ins w:id="1349" w:author="Mihai Budiu" w:date="2016-09-29T16:19:00Z">
        <w:r>
          <w:rPr>
            <w:rFonts w:ascii="Consolas" w:hAnsi="Consolas" w:cs="Consolas"/>
          </w:rPr>
          <w:t xml:space="preserve"> x = { 10, false };</w:t>
        </w:r>
      </w:ins>
    </w:p>
    <w:p w14:paraId="20EF234B" w14:textId="77777777" w:rsidR="008515B3" w:rsidRPr="00177916" w:rsidRDefault="008515B3">
      <w:pPr>
        <w:rPr>
          <w:ins w:id="1350" w:author="Mihai Budiu" w:date="2016-10-07T10:21:00Z"/>
          <w:rFonts w:ascii="Consolas" w:hAnsi="Consolas"/>
        </w:rPr>
      </w:pPr>
    </w:p>
    <w:p w14:paraId="1EE89275" w14:textId="77777777" w:rsidR="00624AF4" w:rsidRDefault="00624AF4" w:rsidP="00624AF4">
      <w:pPr>
        <w:pStyle w:val="Heading2"/>
      </w:pPr>
      <w:bookmarkStart w:id="1351" w:name="_Ref445809883"/>
      <w:bookmarkStart w:id="1352" w:name="_Toc445799362"/>
      <w:bookmarkStart w:id="1353" w:name="_Toc447899052"/>
      <w:bookmarkStart w:id="1354" w:name="_Toc462644815"/>
      <w:bookmarkStart w:id="1355" w:name="_Toc463614908"/>
      <w:bookmarkStart w:id="1356" w:name="_Toc464718961"/>
      <w:r>
        <w:t>Set expressions</w:t>
      </w:r>
      <w:bookmarkEnd w:id="1351"/>
      <w:bookmarkEnd w:id="1352"/>
      <w:bookmarkEnd w:id="1353"/>
      <w:bookmarkEnd w:id="1354"/>
      <w:bookmarkEnd w:id="1355"/>
      <w:bookmarkEnd w:id="1356"/>
    </w:p>
    <w:p w14:paraId="49539DB6" w14:textId="7E3AB8FF"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85ACF">
        <w:t>9.2.6.1</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t>keysetExpression</w:t>
      </w:r>
    </w:p>
    <w:p w14:paraId="3ABC5FE0" w14:textId="66812944" w:rsidR="00F476BD" w:rsidRPr="00254E38" w:rsidDel="00DB2A23" w:rsidRDefault="00F476BD" w:rsidP="00DB2A23">
      <w:pPr>
        <w:pStyle w:val="Grammar"/>
        <w:rPr>
          <w:del w:id="1357" w:author="Mihai Budiu" w:date="2016-10-07T10:43:00Z"/>
        </w:rPr>
      </w:pPr>
      <w:r w:rsidRPr="00254E38">
        <w:t xml:space="preserve">    : </w:t>
      </w:r>
      <w:del w:id="1358" w:author="Mihai Budiu" w:date="2016-10-07T10:43:00Z">
        <w:r w:rsidRPr="00254E38" w:rsidDel="00DB2A23">
          <w:delText xml:space="preserve">DEFAULT                 </w:delText>
        </w:r>
      </w:del>
    </w:p>
    <w:p w14:paraId="67B6F422" w14:textId="7D9B1A54" w:rsidR="00F476BD" w:rsidRPr="00254E38" w:rsidRDefault="00F476BD" w:rsidP="00DB2A23">
      <w:pPr>
        <w:pStyle w:val="Grammar"/>
      </w:pPr>
      <w:del w:id="1359" w:author="Mihai Budiu" w:date="2016-10-07T10:43:00Z">
        <w:r w:rsidRPr="00254E38" w:rsidDel="00DB2A23">
          <w:delText xml:space="preserve">    | </w:delText>
        </w:r>
      </w:del>
      <w:r w:rsidRPr="00254E38">
        <w:t xml:space="preserve">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68EB4586" w14:textId="77777777" w:rsidR="00C9285D" w:rsidRDefault="00F476BD" w:rsidP="002D0F38">
      <w:pPr>
        <w:pStyle w:val="Grammar"/>
        <w:rPr>
          <w:ins w:id="1360" w:author="Mihai Budiu" w:date="2016-09-29T14:41:00Z"/>
        </w:rPr>
      </w:pPr>
      <w:r w:rsidRPr="00254E38">
        <w:t xml:space="preserve">    : expression         </w:t>
      </w:r>
    </w:p>
    <w:p w14:paraId="36FF45DD" w14:textId="77777777" w:rsidR="00D16E45" w:rsidRDefault="00C9285D" w:rsidP="002D0F38">
      <w:pPr>
        <w:pStyle w:val="Grammar"/>
        <w:rPr>
          <w:ins w:id="1361" w:author="Mihai Budiu" w:date="2016-10-07T10:32:00Z"/>
        </w:rPr>
      </w:pPr>
      <w:ins w:id="1362" w:author="Mihai Budiu" w:date="2016-09-29T14:41:00Z">
        <w:r>
          <w:t xml:space="preserve">    | DEFAULT</w:t>
        </w:r>
      </w:ins>
      <w:r w:rsidR="00F476BD" w:rsidRPr="00254E38">
        <w:t xml:space="preserve"> </w:t>
      </w:r>
    </w:p>
    <w:p w14:paraId="53E55FB5" w14:textId="169F71BD" w:rsidR="00F476BD" w:rsidRPr="00254E38" w:rsidRDefault="00D16E45" w:rsidP="002D0F38">
      <w:pPr>
        <w:pStyle w:val="Grammar"/>
      </w:pPr>
      <w:ins w:id="1363" w:author="Mihai Budiu" w:date="2016-10-07T10:32:00Z">
        <w:r>
          <w:t xml:space="preserve">    | DONTCARE</w:t>
        </w:r>
      </w:ins>
      <w:r w:rsidR="00F476BD" w:rsidRPr="00254E38">
        <w:t xml:space="preserve">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7C0DBDA9"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1E71C4">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1364" w:name="_Toc445799363"/>
      <w:bookmarkStart w:id="1365" w:name="_Toc447899053"/>
      <w:bookmarkStart w:id="1366" w:name="_Toc462644816"/>
      <w:bookmarkStart w:id="1367" w:name="_Toc463614909"/>
      <w:bookmarkStart w:id="1368" w:name="_Toc464718962"/>
      <w:r>
        <w:lastRenderedPageBreak/>
        <w:t>Singleton sets</w:t>
      </w:r>
      <w:bookmarkEnd w:id="1364"/>
      <w:bookmarkEnd w:id="1365"/>
      <w:bookmarkEnd w:id="1366"/>
      <w:bookmarkEnd w:id="1367"/>
      <w:bookmarkEnd w:id="1368"/>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1369" w:name="_Toc445799364"/>
      <w:bookmarkStart w:id="1370" w:name="_Toc447899054"/>
      <w:bookmarkStart w:id="1371" w:name="_Toc462644817"/>
      <w:bookmarkStart w:id="1372" w:name="_Toc463614910"/>
      <w:bookmarkStart w:id="1373" w:name="_Toc464718963"/>
      <w:r>
        <w:t>The universal set</w:t>
      </w:r>
      <w:bookmarkEnd w:id="1369"/>
      <w:bookmarkEnd w:id="1370"/>
      <w:bookmarkEnd w:id="1371"/>
      <w:bookmarkEnd w:id="1372"/>
      <w:bookmarkEnd w:id="1373"/>
    </w:p>
    <w:p w14:paraId="5BBEA533" w14:textId="424E09B1" w:rsidR="00624AF4" w:rsidRDefault="00624AF4" w:rsidP="00624AF4">
      <w:r>
        <w:t xml:space="preserve">In a set context the </w:t>
      </w:r>
      <w:r w:rsidRPr="00624AF4">
        <w:rPr>
          <w:rFonts w:ascii="Consolas" w:hAnsi="Consolas" w:cs="Consolas"/>
          <w:b/>
        </w:rPr>
        <w:t>default</w:t>
      </w:r>
      <w:r w:rsidRPr="00624AF4">
        <w:t xml:space="preserve"> </w:t>
      </w:r>
      <w:ins w:id="1374" w:author="Mihai Budiu" w:date="2016-10-07T10:43:00Z">
        <w:r w:rsidR="00DB2A23">
          <w:t xml:space="preserve">or _ </w:t>
        </w:r>
      </w:ins>
      <w:r w:rsidRPr="00624AF4">
        <w:t>expression</w:t>
      </w:r>
      <w:ins w:id="1375" w:author="Mihai Budiu" w:date="2016-10-07T10:43:00Z">
        <w:r w:rsidR="00DB2A23">
          <w:t>s</w:t>
        </w:r>
      </w:ins>
      <w:r>
        <w:t xml:space="preserve"> </w:t>
      </w:r>
      <w:del w:id="1376" w:author="Mihai Budiu" w:date="2016-10-13T09:50:00Z">
        <w:r>
          <w:delText>denote</w:delText>
        </w:r>
      </w:del>
      <w:del w:id="1377" w:author="Mihai Budiu" w:date="2016-10-07T10:44:00Z">
        <w:r w:rsidDel="00DB2A23">
          <w:delText>s</w:delText>
        </w:r>
      </w:del>
      <w:ins w:id="1378" w:author="Mihai Budiu" w:date="2016-10-13T09:50:00Z">
        <w:r>
          <w:t>denote</w:t>
        </w:r>
      </w:ins>
      <w:r>
        <w:t xml:space="preserve"> a set containing all possible elements.</w:t>
      </w:r>
    </w:p>
    <w:p w14:paraId="1AC9AF24" w14:textId="55D4E2EF"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del w:id="1379" w:author="Mihai Budiu" w:date="2016-10-07T10:44:00Z">
        <w:r w:rsidRPr="00D04AB9" w:rsidDel="00DB2A23">
          <w:rPr>
            <w:rFonts w:ascii="Consolas" w:hAnsi="Consolas" w:cs="Consolas"/>
            <w:b/>
          </w:rPr>
          <w:delText>default</w:delText>
        </w:r>
        <w:r w:rsidDel="00DB2A23">
          <w:rPr>
            <w:rFonts w:ascii="Consolas" w:hAnsi="Consolas" w:cs="Consolas"/>
          </w:rPr>
          <w:delText xml:space="preserve"> </w:delText>
        </w:r>
      </w:del>
      <w:ins w:id="1380" w:author="Mihai Budiu" w:date="2016-10-10T10:43:00Z">
        <w:r w:rsidR="00D466ED">
          <w:rPr>
            <w:rFonts w:ascii="Consolas" w:hAnsi="Consolas" w:cs="Consolas"/>
          </w:rPr>
          <w:t>_</w:t>
        </w:r>
      </w:ins>
      <w:ins w:id="1381" w:author="Mihai Budiu" w:date="2016-10-07T10:44:00Z">
        <w:del w:id="1382" w:author="Mihai Budiu" w:date="2016-10-10T10:43:00Z">
          <w:r w:rsidR="00DB2A23" w:rsidDel="00D466ED">
            <w:rPr>
              <w:rFonts w:ascii="Consolas" w:hAnsi="Consolas" w:cs="Consolas"/>
            </w:rPr>
            <w:delText xml:space="preserve"> </w:delText>
          </w:r>
        </w:del>
        <w:r w:rsidR="00DB2A23">
          <w:rPr>
            <w:rFonts w:ascii="Consolas" w:hAnsi="Consolas" w:cs="Consolas"/>
          </w:rPr>
          <w:t xml:space="preserve"> </w:t>
        </w:r>
      </w:ins>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1383" w:name="_Toc445799365"/>
      <w:bookmarkStart w:id="1384" w:name="_Toc447899055"/>
      <w:bookmarkStart w:id="1385" w:name="_Toc462644818"/>
      <w:bookmarkStart w:id="1386" w:name="_Toc463614911"/>
      <w:bookmarkStart w:id="1387" w:name="_Toc464718964"/>
      <w:r>
        <w:t>Cubes</w:t>
      </w:r>
      <w:bookmarkEnd w:id="1383"/>
      <w:bookmarkEnd w:id="1384"/>
      <w:bookmarkEnd w:id="1385"/>
      <w:bookmarkEnd w:id="1386"/>
      <w:bookmarkEnd w:id="1387"/>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26BFFADA" w:rsidR="00624AF4" w:rsidRDefault="00624AF4" w:rsidP="006A3101">
      <w:r>
        <w:t xml:space="preserve">P4 targets may impose additional restrictions on the expressions on the left and right-hand side of a mask operator: for example, they may </w:t>
      </w:r>
      <w:del w:id="1388" w:author="Mihai Budiu" w:date="2016-09-26T08:52:00Z">
        <w:r w:rsidDel="00327CAA">
          <w:delText>forbid non compile-time-constant</w:delText>
        </w:r>
      </w:del>
      <w:ins w:id="1389" w:author="Mihai Budiu" w:date="2016-10-07T10:21:00Z">
        <w:r w:rsidR="00327CAA">
          <w:t>require</w:t>
        </w:r>
      </w:ins>
      <w:del w:id="1390" w:author="Mihai Budiu" w:date="2016-10-20T08:46:00Z">
        <w:r>
          <w:delText xml:space="preserve"> </w:delText>
        </w:r>
      </w:del>
      <w:del w:id="1391" w:author="Nate Foster" w:date="2016-10-06T14:53:00Z">
        <w:r>
          <w:delText>expressions</w:delText>
        </w:r>
      </w:del>
      <w:del w:id="1392" w:author="Mihai Budiu" w:date="2016-10-13T09:50:00Z">
        <w:r>
          <w:delText xml:space="preserve"> </w:delText>
        </w:r>
      </w:del>
      <w:del w:id="1393" w:author="Nate Foster" w:date="2016-10-06T14:53:00Z">
        <w:r>
          <w:delText>expressions</w:delText>
        </w:r>
      </w:del>
      <w:del w:id="1394" w:author="Mihai Budiu" w:date="2016-10-20T09:12:00Z">
        <w:r w:rsidDel="00001999">
          <w:delText xml:space="preserve"> </w:delText>
        </w:r>
      </w:del>
      <w:ins w:id="1395" w:author="Mihai Budiu" w:date="2016-09-26T08:52:00Z">
        <w:del w:id="1396" w:author="Nate Foster" w:date="2016-10-06T14:53:00Z">
          <w:r w:rsidR="00184973">
            <w:delText>that</w:delText>
          </w:r>
          <w:r w:rsidR="00D04AB9">
            <w:delText xml:space="preserve"> </w:delText>
          </w:r>
          <w:r w:rsidR="00327CAA">
            <w:delText xml:space="preserve">evaluate to constants at compilation time </w:delText>
          </w:r>
        </w:del>
      </w:ins>
      <w:del w:id="1397" w:author="Nate Foster" w:date="2016-10-06T14:53:00Z">
        <w:r>
          <w:delText>to be</w:delText>
        </w:r>
        <w:r w:rsidR="00D04AB9">
          <w:delText xml:space="preserve"> used in</w:delText>
        </w:r>
      </w:del>
      <w:ins w:id="1398" w:author="Nate Foster" w:date="2016-10-06T14:53:00Z">
        <w:r w:rsidR="00184973">
          <w:t>that</w:t>
        </w:r>
      </w:ins>
      <w:ins w:id="1399" w:author="Mihai Budiu" w:date="2016-10-13T10:27:00Z">
        <w:r w:rsidR="00B71B38">
          <w:t xml:space="preserve"> </w:t>
        </w:r>
      </w:ins>
      <w:del w:id="1400" w:author="Mihai Budiu" w:date="2016-10-13T09:50:00Z">
        <w:r w:rsidR="00D04AB9">
          <w:delText xml:space="preserve"> </w:delText>
        </w:r>
      </w:del>
      <w:del w:id="1401" w:author="Nate Foster" w:date="2016-10-06T14:53:00Z">
        <w:r w:rsidR="00D04AB9">
          <w:delText xml:space="preserve">one </w:delText>
        </w:r>
      </w:del>
      <w:ins w:id="1402" w:author="Nate Foster" w:date="2016-10-06T14:53:00Z">
        <w:r w:rsidR="00184973">
          <w:t xml:space="preserve">either </w:t>
        </w:r>
      </w:ins>
      <w:r w:rsidR="00D04AB9">
        <w:t>or both positions</w:t>
      </w:r>
      <w:ins w:id="1403" w:author="Nate Foster" w:date="2016-10-06T14:53:00Z">
        <w:r w:rsidR="00184973">
          <w:t xml:space="preserve"> be compile-time known values.</w:t>
        </w:r>
      </w:ins>
      <w:del w:id="1404" w:author="Nate Foster" w:date="2016-10-06T14:53:00Z">
        <w:r w:rsidR="00184973">
          <w:delText>.</w:delText>
        </w:r>
      </w:del>
    </w:p>
    <w:p w14:paraId="3B366C7B" w14:textId="51BE1B64" w:rsidR="00A04E8C" w:rsidRDefault="00A04E8C" w:rsidP="00A04E8C">
      <w:pPr>
        <w:pStyle w:val="Heading3"/>
      </w:pPr>
      <w:bookmarkStart w:id="1405" w:name="_Toc445799366"/>
      <w:bookmarkStart w:id="1406" w:name="_Toc447899056"/>
      <w:bookmarkStart w:id="1407" w:name="_Toc462644819"/>
      <w:bookmarkStart w:id="1408" w:name="_Toc463614912"/>
      <w:bookmarkStart w:id="1409" w:name="_Toc464718965"/>
      <w:r>
        <w:t>Ranges</w:t>
      </w:r>
      <w:bookmarkEnd w:id="1405"/>
      <w:bookmarkEnd w:id="1406"/>
      <w:bookmarkEnd w:id="1407"/>
      <w:bookmarkEnd w:id="1408"/>
      <w:bookmarkEnd w:id="1409"/>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72A68FDE" w14:textId="36EB7DC3" w:rsidR="008515B3" w:rsidRPr="008515B3" w:rsidRDefault="00781D8D" w:rsidP="008515B3">
      <w:pPr>
        <w:pStyle w:val="Heading3"/>
      </w:pPr>
      <w:bookmarkStart w:id="1410" w:name="_Toc445799367"/>
      <w:bookmarkStart w:id="1411" w:name="_Toc447899057"/>
      <w:bookmarkStart w:id="1412" w:name="_Toc462644820"/>
      <w:bookmarkStart w:id="1413" w:name="_Toc463614913"/>
      <w:bookmarkStart w:id="1414" w:name="_Toc464718966"/>
      <w:r>
        <w:t>Tuples</w:t>
      </w:r>
      <w:bookmarkEnd w:id="1410"/>
      <w:bookmarkEnd w:id="1411"/>
      <w:bookmarkEnd w:id="1412"/>
      <w:bookmarkEnd w:id="1413"/>
      <w:ins w:id="1415" w:author="Mihai Budiu" w:date="2016-10-17T13:40:00Z">
        <w:r w:rsidR="008515B3">
          <w:t xml:space="preserve"> of sets:</w:t>
        </w:r>
      </w:ins>
      <w:bookmarkEnd w:id="1414"/>
    </w:p>
    <w:p w14:paraId="08924326" w14:textId="3467F7AC" w:rsidR="002560CB" w:rsidRDefault="00DC4BC9" w:rsidP="002560CB">
      <w:del w:id="1416" w:author="Mihai Budiu" w:date="2016-10-17T13:41:00Z">
        <w:r w:rsidDel="008515B3">
          <w:delText>Tuples</w:delText>
        </w:r>
        <w:r w:rsidR="002560CB" w:rsidDel="008515B3">
          <w:delText xml:space="preserve"> </w:delText>
        </w:r>
        <w:r w:rsidR="000C7942" w:rsidDel="008515B3">
          <w:delText xml:space="preserve">can be used </w:delText>
        </w:r>
        <w:r w:rsidR="002560CB" w:rsidDel="008515B3">
          <w:delText>in a set context</w:delText>
        </w:r>
      </w:del>
      <w:ins w:id="1417" w:author="Mihai Budiu" w:date="2016-10-17T13:41:00Z">
        <w:r w:rsidR="008515B3">
          <w:t>Multiple set expressions can be grouped in a tuple using parentheses</w:t>
        </w:r>
      </w:ins>
      <w:r w:rsidR="002560CB">
        <w:t>:</w:t>
      </w:r>
    </w:p>
    <w:p w14:paraId="5DE41568" w14:textId="3488A42E"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lastRenderedPageBreak/>
        <w:t xml:space="preserve">     (4w0x5, 8w0x6): parse_tcp;</w:t>
      </w:r>
      <w:r>
        <w:rPr>
          <w:rFonts w:ascii="Consolas" w:hAnsi="Consolas"/>
        </w:rPr>
        <w:br/>
        <w:t xml:space="preserve"> </w:t>
      </w:r>
      <w:r w:rsidRPr="002560CB">
        <w:rPr>
          <w:rFonts w:ascii="Consolas" w:hAnsi="Consolas"/>
        </w:rPr>
        <w:t xml:space="preserve">    (4w0x5, 8w0x11): parse_udp;</w:t>
      </w:r>
      <w:ins w:id="1418" w:author="Mihai Budiu" w:date="2016-09-29T16:19:00Z">
        <w:r w:rsidR="0034084C">
          <w:rPr>
            <w:rFonts w:ascii="Consolas" w:hAnsi="Consolas"/>
          </w:rPr>
          <w:br/>
          <w:t xml:space="preserve">     (</w:t>
        </w:r>
      </w:ins>
      <w:ins w:id="1419" w:author="Mihai Budiu" w:date="2016-10-07T10:33:00Z">
        <w:r w:rsidR="00D16E45">
          <w:rPr>
            <w:rFonts w:ascii="Consolas" w:hAnsi="Consolas"/>
            <w:b/>
          </w:rPr>
          <w:t>_</w:t>
        </w:r>
      </w:ins>
      <w:ins w:id="1420" w:author="Mihai Budiu" w:date="2016-09-29T16:19:00Z">
        <w:r w:rsidR="0034084C">
          <w:rPr>
            <w:rFonts w:ascii="Consolas" w:hAnsi="Consolas"/>
          </w:rPr>
          <w:t xml:space="preserve">, </w:t>
        </w:r>
      </w:ins>
      <w:ins w:id="1421" w:author="Mihai Budiu" w:date="2016-10-07T10:33:00Z">
        <w:r w:rsidR="00D16E45">
          <w:rPr>
            <w:rFonts w:ascii="Consolas" w:hAnsi="Consolas"/>
            <w:b/>
          </w:rPr>
          <w:t>_</w:t>
        </w:r>
      </w:ins>
      <w:ins w:id="1422" w:author="Mihai Budiu" w:date="2016-09-29T16:19:00Z">
        <w:r w:rsidR="0034084C">
          <w:rPr>
            <w:rFonts w:ascii="Consolas" w:hAnsi="Consolas"/>
          </w:rPr>
          <w:t xml:space="preserve">): </w:t>
        </w:r>
      </w:ins>
      <w:del w:id="1423" w:author="Mihai Budiu" w:date="2016-09-29T16:20:00Z">
        <w:r w:rsidDel="0034084C">
          <w:rPr>
            <w:rFonts w:ascii="Consolas" w:hAnsi="Consolas"/>
          </w:rPr>
          <w:br/>
          <w:delText xml:space="preserve">     </w:delText>
        </w:r>
        <w:r w:rsidRPr="000B61D7" w:rsidDel="0034084C">
          <w:rPr>
            <w:rFonts w:ascii="Consolas" w:hAnsi="Consolas"/>
            <w:b/>
          </w:rPr>
          <w:delText>default</w:delText>
        </w:r>
        <w:r w:rsidRPr="002560CB" w:rsidDel="0034084C">
          <w:rPr>
            <w:rFonts w:ascii="Consolas" w:hAnsi="Consolas"/>
          </w:rPr>
          <w:delText xml:space="preserve">: </w:delText>
        </w:r>
      </w:del>
      <w:r w:rsidRPr="002560CB">
        <w:rPr>
          <w:rFonts w:ascii="Consolas" w:hAnsi="Consolas"/>
        </w:rPr>
        <w:t>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1424" w:name="_Toc417920620"/>
      <w:bookmarkStart w:id="1425" w:name="_Toc445799368"/>
      <w:bookmarkStart w:id="1426" w:name="_Toc447899058"/>
      <w:bookmarkStart w:id="1427" w:name="_Toc462644821"/>
      <w:bookmarkStart w:id="1428" w:name="_Toc463614914"/>
      <w:bookmarkStart w:id="1429" w:name="_Toc464718967"/>
      <w:r>
        <w:t xml:space="preserve">Operations on </w:t>
      </w:r>
      <w:r w:rsidRPr="00753CA3">
        <w:rPr>
          <w:rFonts w:ascii="Consolas" w:hAnsi="Consolas"/>
        </w:rPr>
        <w:t>struct</w:t>
      </w:r>
      <w:r>
        <w:t xml:space="preserve"> types</w:t>
      </w:r>
      <w:bookmarkEnd w:id="1424"/>
      <w:bookmarkEnd w:id="1425"/>
      <w:bookmarkEnd w:id="1426"/>
      <w:bookmarkEnd w:id="1427"/>
      <w:bookmarkEnd w:id="1428"/>
      <w:bookmarkEnd w:id="1429"/>
    </w:p>
    <w:p w14:paraId="0E6EF27D" w14:textId="2C4A18D3" w:rsidR="00402726" w:rsidRDefault="00402726" w:rsidP="00402726">
      <w:bookmarkStart w:id="1430"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1431" w:name="_Toc445799369"/>
      <w:bookmarkStart w:id="1432" w:name="_Ref447697552"/>
      <w:bookmarkStart w:id="1433" w:name="_Toc447899059"/>
      <w:bookmarkStart w:id="1434" w:name="_Toc462644822"/>
      <w:bookmarkStart w:id="1435" w:name="_Toc463614915"/>
      <w:bookmarkStart w:id="1436" w:name="_Toc464718968"/>
      <w:r>
        <w:t>Operations on headers</w:t>
      </w:r>
      <w:bookmarkEnd w:id="1431"/>
      <w:bookmarkEnd w:id="1432"/>
      <w:bookmarkEnd w:id="1433"/>
      <w:bookmarkEnd w:id="1434"/>
      <w:bookmarkEnd w:id="1435"/>
      <w:bookmarkEnd w:id="1436"/>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1437" w:name="_Toc445799370"/>
      <w:bookmarkStart w:id="1438" w:name="_Toc447899060"/>
      <w:bookmarkStart w:id="1439" w:name="_Ref452644917"/>
      <w:bookmarkStart w:id="1440" w:name="_Toc462644823"/>
      <w:bookmarkStart w:id="1441" w:name="_Toc463614916"/>
      <w:bookmarkStart w:id="1442" w:name="_Toc464718969"/>
      <w:bookmarkEnd w:id="1430"/>
      <w:r>
        <w:t>Expressions on header stacks</w:t>
      </w:r>
      <w:bookmarkEnd w:id="1268"/>
      <w:bookmarkEnd w:id="1269"/>
      <w:bookmarkEnd w:id="1437"/>
      <w:bookmarkEnd w:id="1438"/>
      <w:bookmarkEnd w:id="1439"/>
      <w:bookmarkEnd w:id="1440"/>
      <w:bookmarkEnd w:id="1441"/>
      <w:bookmarkEnd w:id="1442"/>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26306" cy="2706960"/>
                    </a:xfrm>
                    <a:prstGeom prst="rect">
                      <a:avLst/>
                    </a:prstGeom>
                  </pic:spPr>
                </pic:pic>
              </a:graphicData>
            </a:graphic>
          </wp:inline>
        </w:drawing>
      </w:r>
    </w:p>
    <w:p w14:paraId="61D44266" w14:textId="1880601D" w:rsidR="004B5EA4" w:rsidRDefault="004B5EA4" w:rsidP="0016160B">
      <w:pPr>
        <w:pStyle w:val="Caption"/>
      </w:pPr>
      <w:bookmarkStart w:id="1443" w:name="_Ref289343314"/>
      <w:r>
        <w:t xml:space="preserve">Figure </w:t>
      </w:r>
      <w:fldSimple w:instr=" SEQ Figure \* ARABIC ">
        <w:r w:rsidR="001E71C4">
          <w:rPr>
            <w:noProof/>
          </w:rPr>
          <w:t>8</w:t>
        </w:r>
      </w:fldSimple>
      <w:bookmarkEnd w:id="1443"/>
      <w:r>
        <w:t xml:space="preserve">: </w:t>
      </w:r>
      <w:r w:rsidR="00117993">
        <w:t xml:space="preserve">example </w:t>
      </w:r>
      <w:r>
        <w:t>header stack</w:t>
      </w:r>
      <w:r w:rsidR="00117993">
        <w:t>s</w:t>
      </w:r>
      <w:r>
        <w:t xml:space="preserve"> with 6 elements</w:t>
      </w:r>
    </w:p>
    <w:p w14:paraId="270427FC" w14:textId="75BDD36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1E71C4">
        <w:t xml:space="preserve">Figure </w:t>
      </w:r>
      <w:r w:rsidR="001E71C4">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lastRenderedPageBreak/>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3DB0E7FE"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w:t>
      </w:r>
      <w:ins w:id="1444" w:author="Andy Keep" w:date="2016-10-12T13:25:00Z">
        <w:r w:rsidR="00475BE9">
          <w:t>,</w:t>
        </w:r>
      </w:ins>
      <w:r w:rsidRPr="00280B0E">
        <w:t xml:space="preserve">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ins w:id="1445" w:author="Mihai Budiu" w:date="2016-10-06T09:28:00Z">
        <w:r w:rsidR="00B83CC5" w:rsidRPr="00D1402C">
          <w:rPr>
            <w:rFonts w:ascii="Consolas" w:hAnsi="Consolas"/>
            <w:b/>
          </w:rPr>
          <w:t>error</w:t>
        </w:r>
        <w:r w:rsidR="00B83CC5" w:rsidRPr="00BE44A5">
          <w:rPr>
            <w:rFonts w:ascii="Consolas" w:hAnsi="Consolas"/>
          </w:rPr>
          <w:t>.</w:t>
        </w:r>
      </w:ins>
      <w:r w:rsidR="005E0865" w:rsidRPr="002D0F38">
        <w:rPr>
          <w:rFonts w:ascii="Consolas" w:hAnsi="Consolas"/>
        </w:rPr>
        <w:t>StackFull</w:t>
      </w:r>
      <w:r w:rsidR="00A0647E">
        <w:t>,</w:t>
      </w:r>
      <w:r w:rsidR="005E0865">
        <w:t xml:space="preserve"> </w:t>
      </w:r>
      <w:r w:rsidRPr="00280B0E">
        <w:t>if the stack is full</w:t>
      </w:r>
      <w:r w:rsidR="00A0647E">
        <w:t>.</w:t>
      </w:r>
    </w:p>
    <w:p w14:paraId="4DC14500" w14:textId="3174905F"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w:t>
      </w:r>
      <w:ins w:id="1446" w:author="Andy Keep" w:date="2016-10-12T13:25:00Z">
        <w:r w:rsidR="00475BE9">
          <w:t>,</w:t>
        </w:r>
      </w:ins>
      <w:r w:rsidRPr="001A316A">
        <w:t xml:space="preserve">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ins w:id="1447" w:author="Mihai Budiu" w:date="2016-10-06T09:28:00Z">
        <w:r w:rsidR="00B83CC5" w:rsidRPr="00D1402C">
          <w:rPr>
            <w:rFonts w:ascii="Consolas" w:hAnsi="Consolas"/>
            <w:b/>
          </w:rPr>
          <w:t>error</w:t>
        </w:r>
        <w:r w:rsidR="00B83CC5" w:rsidRPr="00BE44A5">
          <w:rPr>
            <w:rFonts w:ascii="Consolas" w:hAnsi="Consolas"/>
          </w:rPr>
          <w:t>.</w:t>
        </w:r>
      </w:ins>
      <w:r w:rsidR="005E0865" w:rsidRPr="002D0F38">
        <w:rPr>
          <w:rFonts w:ascii="Consolas" w:hAnsi="Consolas"/>
        </w:rPr>
        <w:t>StackEmpty</w:t>
      </w:r>
      <w:r w:rsidR="00A0647E">
        <w:t>,</w:t>
      </w:r>
      <w:r w:rsidR="005E0865">
        <w:t xml:space="preserve"> </w:t>
      </w:r>
      <w:r>
        <w:t>if the stack is empty</w:t>
      </w:r>
      <w:r w:rsidRPr="001A316A">
        <w:t>.</w:t>
      </w:r>
    </w:p>
    <w:p w14:paraId="51021CAC" w14:textId="5A33493D"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1448" w:author="Mihai Budiu" w:date="2016-09-26T08:57:00Z">
        <w:r w:rsidR="00184973">
          <w:delText xml:space="preserve">compile-time </w:delText>
        </w:r>
      </w:del>
      <w:del w:id="1449" w:author="Nate Foster" w:date="2016-10-06T14:53:00Z">
        <w:r>
          <w:delText>constant</w:delText>
        </w:r>
      </w:del>
      <w:ins w:id="1450" w:author="Mihai Budiu" w:date="2016-09-26T08:57:00Z">
        <w:del w:id="1451" w:author="Nate Foster" w:date="2016-10-06T14:53:00Z">
          <w:r w:rsidR="006D065F">
            <w:delText xml:space="preserve"> at compilation time</w:delText>
          </w:r>
        </w:del>
      </w:ins>
      <w:ins w:id="1452" w:author="Nate Foster" w:date="2016-10-06T14:53:00Z">
        <w:r w:rsidR="00184973">
          <w:t>compile-time known value</w:t>
        </w:r>
      </w:ins>
      <w:ins w:id="1453" w:author="Nate Foster" w:date="2016-10-07T10:21:00Z">
        <w:r>
          <w:t>.</w:t>
        </w:r>
      </w:ins>
      <w:del w:id="1454" w:author="Nate Foster" w:date="2016-10-07T10:21:00Z">
        <w:r>
          <w:delText>.</w:delText>
        </w:r>
      </w:del>
      <w:r w:rsidR="00B115C1">
        <w:t xml:space="preserve"> Accessing a header stack with an index out of bounds produces an undefined result.</w:t>
      </w:r>
    </w:p>
    <w:p w14:paraId="4FD31868" w14:textId="16E77106"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1455" w:author="Mihai Budiu" w:date="2016-09-26T08:57:00Z">
        <w:r w:rsidDel="006D065F">
          <w:delText>be a</w:delText>
        </w:r>
      </w:del>
      <w:ins w:id="1456" w:author="Mihai Budiu" w:date="2016-09-26T08:57:00Z">
        <w:del w:id="1457" w:author="Nate Foster" w:date="2016-10-06T14:53:00Z">
          <w:r w:rsidR="006D065F" w:rsidDel="00184973">
            <w:delText>evaluate</w:delText>
          </w:r>
          <w:r w:rsidR="006D065F">
            <w:delText xml:space="preserve"> at</w:delText>
          </w:r>
        </w:del>
      </w:ins>
      <w:del w:id="1458" w:author="Nate Foster" w:date="2016-10-06T14:53:00Z">
        <w:r>
          <w:delText xml:space="preserve"> </w:delText>
        </w:r>
        <w:r w:rsidDel="00184973">
          <w:delText>compil</w:delText>
        </w:r>
      </w:del>
      <w:ins w:id="1459" w:author="Mihai Budiu" w:date="2016-09-26T08:57:00Z">
        <w:del w:id="1460" w:author="Nate Foster" w:date="2016-10-06T14:53:00Z">
          <w:r w:rsidR="006D065F" w:rsidDel="00184973">
            <w:delText>ation</w:delText>
          </w:r>
        </w:del>
      </w:ins>
      <w:del w:id="1461" w:author="Nate Foster" w:date="2016-10-06T14:53:00Z">
        <w:r w:rsidDel="00184973">
          <w:delText>e</w:delText>
        </w:r>
      </w:del>
      <w:ins w:id="1462" w:author="Mihai Budiu" w:date="2016-09-26T08:57:00Z">
        <w:del w:id="1463" w:author="Nate Foster" w:date="2016-10-06T14:53:00Z">
          <w:r w:rsidR="006D065F" w:rsidDel="00184973">
            <w:delText xml:space="preserve"> </w:delText>
          </w:r>
        </w:del>
      </w:ins>
      <w:del w:id="1464" w:author="Nate Foster" w:date="2016-10-06T14:53:00Z">
        <w:r w:rsidDel="00184973">
          <w:delText>-</w:delText>
        </w:r>
      </w:del>
      <w:ins w:id="1465" w:author="Mihai Budiu" w:date="2016-10-07T10:21:00Z">
        <w:r w:rsidR="006D065F">
          <w:t xml:space="preserve"> </w:t>
        </w:r>
      </w:ins>
      <w:del w:id="1466" w:author="Nate Foster" w:date="2016-10-06T14:53:00Z">
        <w:r>
          <w:delText xml:space="preserve">time </w:delText>
        </w:r>
      </w:del>
      <w:ins w:id="1467" w:author="Mihai Budiu" w:date="2016-09-26T08:57:00Z">
        <w:del w:id="1468" w:author="Nate Foster" w:date="2016-10-06T14:53:00Z">
          <w:r w:rsidR="006D065F">
            <w:delText xml:space="preserve">to a positive integer </w:delText>
          </w:r>
        </w:del>
      </w:ins>
      <w:del w:id="1469" w:author="Nate Foster" w:date="2016-10-06T14:53:00Z">
        <w:r>
          <w:delText>constant</w:delText>
        </w:r>
      </w:del>
      <w:ins w:id="1470" w:author="Nate Foster" w:date="2016-10-06T14:53:00Z">
        <w:r w:rsidR="00184973">
          <w:t>be a positive integer that is a compile-time known value</w:t>
        </w:r>
      </w:ins>
      <w:r>
        <w: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1471" w:name="_Toc445799371"/>
      <w:bookmarkStart w:id="1472" w:name="_Toc447899061"/>
      <w:bookmarkStart w:id="1473" w:name="_Toc462644824"/>
      <w:bookmarkStart w:id="1474" w:name="_Toc463614917"/>
      <w:bookmarkStart w:id="1475" w:name="_Toc464718970"/>
      <w:r>
        <w:t>Func</w:t>
      </w:r>
      <w:r w:rsidR="007E19C1">
        <w:t>tion calls, method invocations</w:t>
      </w:r>
      <w:bookmarkEnd w:id="1471"/>
      <w:bookmarkEnd w:id="1472"/>
      <w:bookmarkEnd w:id="1473"/>
      <w:bookmarkEnd w:id="1474"/>
      <w:bookmarkEnd w:id="1475"/>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5DD9BC5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1E71C4">
        <w:t>8.6</w:t>
      </w:r>
      <w:r>
        <w:fldChar w:fldCharType="end"/>
      </w:r>
      <w:r>
        <w:t xml:space="preserve">). For generic functions the type arguments </w:t>
      </w:r>
      <w:r>
        <w:lastRenderedPageBreak/>
        <w:t xml:space="preserve">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1476" w:name="_Toc445799372"/>
      <w:bookmarkStart w:id="1477" w:name="_Toc447899062"/>
      <w:bookmarkStart w:id="1478" w:name="_Toc462644825"/>
      <w:bookmarkStart w:id="1479" w:name="_Toc463614918"/>
      <w:bookmarkStart w:id="1480" w:name="_Toc464718971"/>
      <w:r>
        <w:t>C</w:t>
      </w:r>
      <w:r w:rsidR="007E19C1" w:rsidRPr="007E19C1">
        <w:t>onstructor invocations</w:t>
      </w:r>
      <w:bookmarkEnd w:id="1476"/>
      <w:bookmarkEnd w:id="1477"/>
      <w:bookmarkEnd w:id="1478"/>
      <w:bookmarkEnd w:id="1479"/>
      <w:bookmarkEnd w:id="1480"/>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7F459697"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1E71C4">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1481" w:name="_Toc417920607"/>
      <w:bookmarkStart w:id="1482" w:name="_Toc445799373"/>
      <w:bookmarkStart w:id="1483" w:name="_Toc447899063"/>
      <w:bookmarkStart w:id="1484" w:name="_Toc462644826"/>
      <w:bookmarkStart w:id="1485" w:name="_Toc463614919"/>
      <w:bookmarkStart w:id="1486" w:name="_Toc464718972"/>
      <w:r>
        <w:t>Constant</w:t>
      </w:r>
      <w:r w:rsidR="00B06801">
        <w:t>s</w:t>
      </w:r>
      <w:r>
        <w:t xml:space="preserve"> and variable declarations</w:t>
      </w:r>
      <w:bookmarkEnd w:id="1481"/>
      <w:bookmarkEnd w:id="1482"/>
      <w:bookmarkEnd w:id="1483"/>
      <w:bookmarkEnd w:id="1484"/>
      <w:bookmarkEnd w:id="1485"/>
      <w:bookmarkEnd w:id="1486"/>
    </w:p>
    <w:p w14:paraId="6BD0D3B2" w14:textId="77777777" w:rsidR="002422C2" w:rsidRDefault="002422C2" w:rsidP="002422C2">
      <w:pPr>
        <w:pStyle w:val="Heading2"/>
      </w:pPr>
      <w:bookmarkStart w:id="1487" w:name="_Toc445799374"/>
      <w:bookmarkStart w:id="1488" w:name="_Toc447899064"/>
      <w:bookmarkStart w:id="1489" w:name="_Toc462644827"/>
      <w:bookmarkStart w:id="1490" w:name="_Toc463614920"/>
      <w:bookmarkStart w:id="1491" w:name="_Toc464718973"/>
      <w:r>
        <w:t>Constants</w:t>
      </w:r>
      <w:bookmarkEnd w:id="1487"/>
      <w:bookmarkEnd w:id="1488"/>
      <w:bookmarkEnd w:id="1489"/>
      <w:bookmarkEnd w:id="1490"/>
      <w:bookmarkEnd w:id="1491"/>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lastRenderedPageBreak/>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7D173C2A" w:rsidR="002422C2" w:rsidRDefault="002422C2" w:rsidP="002422C2">
      <w:r w:rsidRPr="003F68B2">
        <w:rPr>
          <w:rFonts w:ascii="Consolas" w:hAnsi="Consolas"/>
        </w:rPr>
        <w:t>initializer</w:t>
      </w:r>
      <w:r>
        <w:rPr>
          <w:rFonts w:ascii="Consolas" w:hAnsi="Consolas"/>
          <w:i/>
        </w:rPr>
        <w:t xml:space="preserve"> </w:t>
      </w:r>
      <w:r>
        <w:t xml:space="preserve">is </w:t>
      </w:r>
      <w:ins w:id="1492" w:author="Nate Foster" w:date="2016-10-07T10:21:00Z">
        <w:r>
          <w:t>a</w:t>
        </w:r>
      </w:ins>
      <w:ins w:id="1493" w:author="Nate Foster" w:date="2016-10-06T14:54:00Z">
        <w:r w:rsidR="00184973">
          <w:t xml:space="preserve"> compile-time known value</w:t>
        </w:r>
      </w:ins>
      <w:del w:id="1494" w:author="Nate Foster" w:date="2016-10-06T14:54:00Z">
        <w:r w:rsidDel="00184973">
          <w:delText>n</w:delText>
        </w:r>
      </w:del>
      <w:del w:id="1495" w:author="Nate Foster" w:date="2016-10-07T10:21:00Z">
        <w:r>
          <w:delText>an</w:delText>
        </w:r>
      </w:del>
      <w:del w:id="1496" w:author="Nate Foster" w:date="2016-10-06T14:54:00Z">
        <w:r>
          <w:delText xml:space="preserve"> expression that </w:delText>
        </w:r>
        <w:r w:rsidDel="00184973">
          <w:delText xml:space="preserve">evaluates to a </w:delText>
        </w:r>
        <w:r w:rsidR="008C3643" w:rsidDel="00184973">
          <w:delText>compile-time</w:delText>
        </w:r>
      </w:del>
      <w:ins w:id="1497" w:author="Mihai Budiu" w:date="2016-09-26T08:53:00Z">
        <w:del w:id="1498" w:author="Nate Foster" w:date="2016-10-06T14:54:00Z">
          <w:r w:rsidR="00327CAA" w:rsidDel="00184973">
            <w:delText>can</w:delText>
          </w:r>
          <w:r w:rsidR="00327CAA">
            <w:delText xml:space="preserve"> be evaluated to a</w:delText>
          </w:r>
        </w:del>
      </w:ins>
      <w:del w:id="1499" w:author="Nate Foster" w:date="2016-10-06T14:54:00Z">
        <w:r>
          <w:delText xml:space="preserve"> constant</w:delText>
        </w:r>
      </w:del>
      <w:ins w:id="1500" w:author="Mihai Budiu" w:date="2016-09-26T08:53:00Z">
        <w:del w:id="1501" w:author="Nate Foster" w:date="2016-10-06T14:54:00Z">
          <w:r w:rsidR="00327CAA">
            <w:delText xml:space="preserve"> </w:delText>
          </w:r>
          <w:r w:rsidR="00184973">
            <w:delText>value</w:delText>
          </w:r>
          <w:r w:rsidR="00327CAA">
            <w:delText xml:space="preserve"> at compilation time</w:delText>
          </w:r>
        </w:del>
      </w:ins>
      <w:r w:rsidRPr="00AB28AA">
        <w:t>.</w:t>
      </w:r>
      <w:r>
        <w:t xml:space="preserve"> </w:t>
      </w:r>
    </w:p>
    <w:p w14:paraId="3F0A4D94" w14:textId="5B7ED801" w:rsidR="004E73C9" w:rsidRDefault="002422C2" w:rsidP="004E73C9">
      <w:pPr>
        <w:pStyle w:val="Heading2"/>
      </w:pPr>
      <w:bookmarkStart w:id="1502" w:name="_Toc445799375"/>
      <w:bookmarkStart w:id="1503" w:name="_Toc447899065"/>
      <w:bookmarkStart w:id="1504" w:name="_Toc462644828"/>
      <w:bookmarkStart w:id="1505" w:name="_Toc463614921"/>
      <w:bookmarkStart w:id="1506" w:name="_Toc464718974"/>
      <w:r>
        <w:t>Variables</w:t>
      </w:r>
      <w:bookmarkEnd w:id="1502"/>
      <w:bookmarkEnd w:id="1503"/>
      <w:bookmarkEnd w:id="1504"/>
      <w:bookmarkEnd w:id="1505"/>
      <w:bookmarkEnd w:id="1506"/>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7F6C0A6B"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w:t>
      </w:r>
      <w:del w:id="1507" w:author="Mihai Budiu" w:date="2016-10-13T09:50:00Z">
        <w:r w:rsidR="006D4A2D">
          <w:delText>&lt;&gt;</w:delText>
        </w:r>
      </w:del>
      <w:del w:id="1508" w:author="Mihai Budiu" w:date="2016-09-29T16:06:00Z">
        <w:r w:rsidR="006D4A2D" w:rsidDel="00DC69A3">
          <w:delText xml:space="preserve"> or tuple</w:delText>
        </w:r>
        <w:r w:rsidR="006D4A2D">
          <w:delText>&lt;&gt;</w:delText>
        </w:r>
      </w:del>
      <w:r w:rsidR="006D4A2D">
        <w:t xml:space="preserve">),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1509" w:name="_Ref445645891"/>
      <w:bookmarkStart w:id="1510" w:name="_Toc445799376"/>
      <w:bookmarkStart w:id="1511" w:name="_Toc447899066"/>
      <w:bookmarkStart w:id="1512" w:name="_Toc462644829"/>
      <w:bookmarkStart w:id="1513" w:name="_Toc463614922"/>
      <w:bookmarkStart w:id="1514" w:name="_Toc464718975"/>
      <w:r>
        <w:t>Instantiations</w:t>
      </w:r>
      <w:bookmarkEnd w:id="1509"/>
      <w:bookmarkEnd w:id="1510"/>
      <w:bookmarkEnd w:id="1511"/>
      <w:bookmarkEnd w:id="1512"/>
      <w:bookmarkEnd w:id="1513"/>
      <w:bookmarkEnd w:id="1514"/>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ins w:id="1515" w:author="Andy Keep" w:date="2016-10-12T14:24:00Z">
        <w:r w:rsidR="00AA42B7">
          <w:t>,</w:t>
        </w:r>
      </w:ins>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lastRenderedPageBreak/>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78C8AE4C" w:rsidR="00B06801" w:rsidRDefault="00B06801" w:rsidP="00B06801">
      <w:bookmarkStart w:id="1516"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1E71C4">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1517" w:name="_Toc445799377"/>
      <w:bookmarkStart w:id="1518" w:name="_Toc447899067"/>
      <w:bookmarkStart w:id="1519" w:name="_Toc462644830"/>
      <w:bookmarkStart w:id="1520" w:name="_Toc463614923"/>
      <w:bookmarkStart w:id="1521" w:name="_Toc464718976"/>
      <w:r>
        <w:t>Statements</w:t>
      </w:r>
      <w:bookmarkEnd w:id="1516"/>
      <w:bookmarkEnd w:id="1517"/>
      <w:bookmarkEnd w:id="1518"/>
      <w:bookmarkEnd w:id="1519"/>
      <w:bookmarkEnd w:id="1520"/>
      <w:bookmarkEnd w:id="1521"/>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lastRenderedPageBreak/>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62A3A82A" w:rsidR="00082902" w:rsidRDefault="00082902" w:rsidP="00082902">
      <w:bookmarkStart w:id="1522" w:name="_Toc417920609"/>
      <w:bookmarkStart w:id="1523"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1E71C4">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1524" w:name="_Toc447899068"/>
      <w:bookmarkStart w:id="1525" w:name="_Toc462644831"/>
      <w:bookmarkStart w:id="1526" w:name="_Toc463614924"/>
      <w:bookmarkStart w:id="1527" w:name="_Toc464718977"/>
      <w:r>
        <w:t>Assignment</w:t>
      </w:r>
      <w:bookmarkEnd w:id="1522"/>
      <w:bookmarkEnd w:id="1523"/>
      <w:bookmarkEnd w:id="1524"/>
      <w:bookmarkEnd w:id="1525"/>
      <w:bookmarkEnd w:id="1526"/>
      <w:bookmarkEnd w:id="1527"/>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1528" w:name="_Toc445799380"/>
      <w:bookmarkStart w:id="1529" w:name="_Toc447899070"/>
      <w:bookmarkStart w:id="1530" w:name="_Toc462644832"/>
      <w:bookmarkStart w:id="1531" w:name="_Toc463614925"/>
      <w:bookmarkStart w:id="1532" w:name="_Toc464718978"/>
      <w:r>
        <w:t>The empty statement</w:t>
      </w:r>
      <w:bookmarkEnd w:id="1528"/>
      <w:bookmarkEnd w:id="1529"/>
      <w:bookmarkEnd w:id="1530"/>
      <w:bookmarkEnd w:id="1531"/>
      <w:bookmarkEnd w:id="1532"/>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1533" w:name="_Toc445799381"/>
      <w:bookmarkStart w:id="1534" w:name="_Toc447899071"/>
      <w:bookmarkStart w:id="1535" w:name="_Toc462644833"/>
      <w:bookmarkStart w:id="1536" w:name="_Ref445188651"/>
      <w:bookmarkStart w:id="1537" w:name="_Toc463614926"/>
      <w:bookmarkStart w:id="1538" w:name="_Toc464718979"/>
      <w:r>
        <w:t>The block statement</w:t>
      </w:r>
      <w:bookmarkEnd w:id="1533"/>
      <w:bookmarkEnd w:id="1534"/>
      <w:bookmarkEnd w:id="1535"/>
      <w:bookmarkEnd w:id="1537"/>
      <w:bookmarkEnd w:id="1538"/>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1539"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1540" w:name="_Toc445799382"/>
      <w:bookmarkStart w:id="1541" w:name="_Toc447899072"/>
      <w:bookmarkStart w:id="1542" w:name="_Toc462644834"/>
      <w:bookmarkStart w:id="1543" w:name="_Toc463614927"/>
      <w:bookmarkStart w:id="1544" w:name="_Toc464718980"/>
      <w:r>
        <w:t>The return statement</w:t>
      </w:r>
      <w:bookmarkEnd w:id="1540"/>
      <w:bookmarkEnd w:id="1541"/>
      <w:bookmarkEnd w:id="1542"/>
      <w:bookmarkEnd w:id="1543"/>
      <w:bookmarkEnd w:id="1544"/>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1545" w:name="_Toc447899073"/>
      <w:bookmarkStart w:id="1546" w:name="_Toc462644835"/>
      <w:bookmarkStart w:id="1547" w:name="_Toc445799383"/>
      <w:bookmarkStart w:id="1548" w:name="_Toc463614928"/>
      <w:bookmarkStart w:id="1549" w:name="_Toc464718981"/>
      <w:r>
        <w:t>The exit statement</w:t>
      </w:r>
      <w:bookmarkEnd w:id="1545"/>
      <w:bookmarkEnd w:id="1546"/>
      <w:bookmarkEnd w:id="1548"/>
      <w:bookmarkEnd w:id="1549"/>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1550" w:name="_Toc447899074"/>
      <w:bookmarkStart w:id="1551" w:name="_Toc462644836"/>
      <w:bookmarkStart w:id="1552" w:name="_Toc463614929"/>
      <w:bookmarkStart w:id="1553" w:name="_Toc464718982"/>
      <w:r>
        <w:t>The conditional statement</w:t>
      </w:r>
      <w:bookmarkEnd w:id="1547"/>
      <w:bookmarkEnd w:id="1550"/>
      <w:bookmarkEnd w:id="1551"/>
      <w:bookmarkEnd w:id="1552"/>
      <w:bookmarkEnd w:id="1553"/>
    </w:p>
    <w:p w14:paraId="5A19C83F" w14:textId="14BAA34C"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w:t>
      </w:r>
      <w:del w:id="1554" w:author="Mihai Budiu" w:date="2016-10-13T09:50:00Z">
        <w:r w:rsidR="00975F1C">
          <w:delText>can</w:delText>
        </w:r>
      </w:del>
      <w:ins w:id="1555" w:author="Mihai Budiu" w:date="2016-10-13T09:50:00Z">
        <w:r w:rsidR="00975F1C">
          <w:t>can</w:t>
        </w:r>
      </w:ins>
      <w:ins w:id="1556" w:author="Mihai Budiu" w:date="2016-10-10T10:16:00Z">
        <w:r w:rsidR="00794EBB">
          <w:t>not</w:t>
        </w:r>
      </w:ins>
      <w:r w:rsidR="00975F1C">
        <w:t xml:space="preserve"> be </w:t>
      </w:r>
      <w:del w:id="1557" w:author="Mihai Budiu" w:date="2016-10-10T10:16:00Z">
        <w:r w:rsidR="00975F1C" w:rsidDel="00794EBB">
          <w:delText xml:space="preserve">only </w:delText>
        </w:r>
      </w:del>
      <w:r w:rsidR="00975F1C">
        <w:t>used within</w:t>
      </w:r>
      <w:del w:id="1558" w:author="Mihai Budiu" w:date="2016-10-10T10:17:00Z">
        <w:r w:rsidR="00975F1C" w:rsidDel="00794EBB">
          <w:delText xml:space="preserve"> </w:delText>
        </w:r>
      </w:del>
      <w:ins w:id="1559" w:author="Mihai Budiu" w:date="2016-10-10T10:17:00Z">
        <w:r w:rsidR="00794EBB">
          <w:t xml:space="preserve">a </w:t>
        </w:r>
        <w:r w:rsidR="00794EBB" w:rsidRPr="00794EBB">
          <w:rPr>
            <w:rFonts w:ascii="Consolas" w:hAnsi="Consolas" w:cs="Consolas"/>
            <w:b/>
            <w:rPrChange w:id="1560" w:author="Mihai Budiu" w:date="2016-10-10T10:17:00Z">
              <w:rPr/>
            </w:rPrChange>
          </w:rPr>
          <w:t>parser</w:t>
        </w:r>
      </w:ins>
      <w:del w:id="1561" w:author="Mihai Budiu" w:date="2016-10-10T10:17:00Z">
        <w:r w:rsidR="00975F1C" w:rsidRPr="00794EBB" w:rsidDel="00794EBB">
          <w:rPr>
            <w:rFonts w:ascii="Consolas" w:hAnsi="Consolas" w:cs="Consolas"/>
            <w:b/>
          </w:rPr>
          <w:delText>control</w:delText>
        </w:r>
        <w:r w:rsidR="00975F1C" w:rsidDel="00794EBB">
          <w:delText xml:space="preserve"> blocks</w:delText>
        </w:r>
      </w:del>
      <w:r w:rsidR="00975F1C">
        <w:t>.</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1562" w:name="_Toc445799384"/>
      <w:bookmarkStart w:id="1563" w:name="_Toc447899075"/>
      <w:bookmarkStart w:id="1564" w:name="_Toc462644837"/>
      <w:bookmarkStart w:id="1565" w:name="_Toc463614930"/>
      <w:bookmarkStart w:id="1566" w:name="_Toc464718983"/>
      <w:r>
        <w:t>The switch statement</w:t>
      </w:r>
      <w:bookmarkEnd w:id="1562"/>
      <w:bookmarkEnd w:id="1563"/>
      <w:bookmarkEnd w:id="1564"/>
      <w:bookmarkEnd w:id="1565"/>
      <w:bookmarkEnd w:id="1566"/>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6B035076"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1E71C4">
        <w:t>14.2.2</w:t>
      </w:r>
      <w:r w:rsidR="00353726">
        <w:fldChar w:fldCharType="end"/>
      </w:r>
      <w:r w:rsidR="00C37B52">
        <w:t>).</w:t>
      </w:r>
      <w:r w:rsidR="00353726">
        <w:t xml:space="preserve"> </w:t>
      </w:r>
    </w:p>
    <w:p w14:paraId="053959A1" w14:textId="5BB3F5F4" w:rsidR="00353726" w:rsidRDefault="00353726" w:rsidP="00C37B52">
      <w:r>
        <w:t xml:space="preserve">If a switch label is not followed by a block statement, it is fall-through to the next label. However, if a block statement is present, there is no fall-through. </w:t>
      </w:r>
      <w:r w:rsidR="00026A09">
        <w:t>Note</w:t>
      </w:r>
      <w:del w:id="1567" w:author="Mihai Budiu" w:date="2016-10-10T10:54:00Z">
        <w:r w:rsidR="00026A09" w:rsidDel="006315C9">
          <w:delText>,</w:delText>
        </w:r>
      </w:del>
      <w:r w:rsidR="00026A09">
        <w:t xml:space="preserv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ins w:id="1568" w:author="Mihai Budiu" w:date="2016-09-27T08:59:00Z">
        <w:r w:rsidR="00A65B75">
          <w:t xml:space="preserve"> No label can appear twice in a switch statement.</w:t>
        </w:r>
      </w:ins>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52256B0" w:rsidR="00CE41B1" w:rsidRDefault="00CE41B1" w:rsidP="001170F4">
      <w:pPr>
        <w:pStyle w:val="Heading1"/>
      </w:pPr>
      <w:bookmarkStart w:id="1569" w:name="_Ref287107030"/>
      <w:bookmarkStart w:id="1570" w:name="_Toc417920626"/>
      <w:bookmarkStart w:id="1571" w:name="_Toc445799385"/>
      <w:bookmarkStart w:id="1572" w:name="_Toc447899076"/>
      <w:bookmarkStart w:id="1573" w:name="_Toc462644838"/>
      <w:bookmarkStart w:id="1574" w:name="_Toc463614931"/>
      <w:bookmarkStart w:id="1575" w:name="_Toc464718984"/>
      <w:bookmarkEnd w:id="1536"/>
      <w:r>
        <w:t>Packet parsing in P4</w:t>
      </w:r>
      <w:bookmarkEnd w:id="1270"/>
      <w:bookmarkEnd w:id="1271"/>
      <w:bookmarkEnd w:id="1569"/>
      <w:bookmarkEnd w:id="1570"/>
      <w:bookmarkEnd w:id="1571"/>
      <w:bookmarkEnd w:id="1572"/>
      <w:bookmarkEnd w:id="1573"/>
      <w:bookmarkEnd w:id="1574"/>
      <w:bookmarkEnd w:id="1575"/>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1576" w:name="_Toc445799386"/>
      <w:bookmarkStart w:id="1577" w:name="_Toc447899077"/>
      <w:bookmarkStart w:id="1578" w:name="_Toc462644839"/>
      <w:bookmarkStart w:id="1579" w:name="_Toc463614932"/>
      <w:bookmarkStart w:id="1580" w:name="_Toc464718985"/>
      <w:r>
        <w:t xml:space="preserve">Parser </w:t>
      </w:r>
      <w:r w:rsidR="00DA4248">
        <w:t>states</w:t>
      </w:r>
      <w:bookmarkEnd w:id="1576"/>
      <w:bookmarkEnd w:id="1577"/>
      <w:bookmarkEnd w:id="1578"/>
      <w:bookmarkEnd w:id="1579"/>
      <w:bookmarkEnd w:id="1580"/>
    </w:p>
    <w:p w14:paraId="28BF2EFC" w14:textId="2C45D83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85ACF" w:rsidRPr="006950A0">
        <w:t xml:space="preserve">Figure </w:t>
      </w:r>
      <w:r w:rsidR="00385ACF">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71BBB194" w:rsidR="0083675C" w:rsidRPr="00E411B2" w:rsidRDefault="0083675C" w:rsidP="0016160B">
      <w:pPr>
        <w:pStyle w:val="Caption"/>
      </w:pPr>
      <w:bookmarkStart w:id="1581" w:name="_Ref285983352"/>
      <w:r w:rsidRPr="006950A0">
        <w:t xml:space="preserve">Figure </w:t>
      </w:r>
      <w:fldSimple w:instr=" SEQ Figure \* ARABIC ">
        <w:r w:rsidR="001E71C4">
          <w:rPr>
            <w:noProof/>
          </w:rPr>
          <w:t>9</w:t>
        </w:r>
      </w:fldSimple>
      <w:bookmarkEnd w:id="1581"/>
      <w:r w:rsidRPr="00E411B2">
        <w:t>: Parser FSM structure</w:t>
      </w:r>
    </w:p>
    <w:p w14:paraId="6F059FED" w14:textId="1431E631" w:rsidR="00220E51" w:rsidRDefault="00220E51" w:rsidP="001170F4">
      <w:pPr>
        <w:pStyle w:val="Heading2"/>
      </w:pPr>
      <w:bookmarkStart w:id="1582" w:name="_Ref290277598"/>
      <w:bookmarkStart w:id="1583" w:name="_Toc417920628"/>
      <w:bookmarkStart w:id="1584" w:name="_Toc445799387"/>
      <w:bookmarkStart w:id="1585" w:name="_Toc447899078"/>
      <w:bookmarkStart w:id="1586" w:name="_Toc462644840"/>
      <w:bookmarkStart w:id="1587" w:name="_Toc463614933"/>
      <w:bookmarkStart w:id="1588" w:name="_Toc464718986"/>
      <w:r>
        <w:t>Parser declaration</w:t>
      </w:r>
      <w:r w:rsidR="00484E85">
        <w:t>s</w:t>
      </w:r>
      <w:bookmarkEnd w:id="1582"/>
      <w:bookmarkEnd w:id="1583"/>
      <w:bookmarkEnd w:id="1584"/>
      <w:bookmarkEnd w:id="1585"/>
      <w:bookmarkEnd w:id="1586"/>
      <w:bookmarkEnd w:id="1587"/>
      <w:bookmarkEnd w:id="1588"/>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1F6B7C4D" w:rsidR="00592A09" w:rsidRDefault="00592A09" w:rsidP="002D0F38">
      <w:pPr>
        <w:pStyle w:val="Grammar"/>
      </w:pPr>
      <w:r w:rsidRPr="00254E38">
        <w:t xml:space="preserve">    : parserTypeDeclaration </w:t>
      </w:r>
      <w:del w:id="1589" w:author="Mihai Budiu" w:date="2016-09-26T08:54:00Z">
        <w:r w:rsidRPr="00254E38" w:rsidDel="00327CAA">
          <w:delText>optCompileParameters</w:delText>
        </w:r>
      </w:del>
      <w:ins w:id="1590"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3FD98935"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1E71C4">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7A10B55"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1E71C4">
        <w:t>7.3</w:t>
      </w:r>
      <w:r w:rsidR="000F0336">
        <w:fldChar w:fldCharType="end"/>
      </w:r>
      <w:r w:rsidR="000F0336">
        <w:t>.</w:t>
      </w:r>
    </w:p>
    <w:p w14:paraId="0D58F48F" w14:textId="1C4DD9EC" w:rsidR="00C441E4" w:rsidRPr="00A229BA" w:rsidRDefault="00C441E4" w:rsidP="00194439">
      <w:r>
        <w:lastRenderedPageBreak/>
        <w:t xml:space="preserve">For a description of the </w:t>
      </w:r>
      <w:del w:id="1591" w:author="Mihai Budiu" w:date="2016-09-26T08:55:00Z">
        <w:r w:rsidRPr="00786BBA" w:rsidDel="00327CAA">
          <w:rPr>
            <w:rFonts w:ascii="Consolas" w:hAnsi="Consolas"/>
          </w:rPr>
          <w:delText>optCompileParameters</w:delText>
        </w:r>
      </w:del>
      <w:ins w:id="1592" w:author="Mihai Budiu" w:date="2016-10-07T10:21:00Z">
        <w:r w:rsidR="00327CAA">
          <w:rPr>
            <w:rFonts w:ascii="Consolas" w:hAnsi="Consolas"/>
          </w:rPr>
          <w:t>optConstructorParameters</w:t>
        </w:r>
      </w:ins>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1E71C4">
        <w:t>15</w:t>
      </w:r>
      <w:r w:rsidR="00786BBA">
        <w:fldChar w:fldCharType="end"/>
      </w:r>
      <w:r w:rsidR="00786BBA">
        <w:t>.</w:t>
      </w:r>
    </w:p>
    <w:p w14:paraId="04B250F7" w14:textId="77777777" w:rsidR="00E73E0D" w:rsidRDefault="00E73E0D" w:rsidP="00E73E0D">
      <w:pPr>
        <w:pStyle w:val="Heading2"/>
      </w:pPr>
      <w:bookmarkStart w:id="1593" w:name="_Toc445799388"/>
      <w:bookmarkStart w:id="1594" w:name="_Toc447899079"/>
      <w:bookmarkStart w:id="1595" w:name="_Toc462644841"/>
      <w:bookmarkStart w:id="1596" w:name="_Toc417920631"/>
      <w:bookmarkStart w:id="1597" w:name="_Toc463614934"/>
      <w:bookmarkStart w:id="1598" w:name="_Toc464718987"/>
      <w:r>
        <w:t>The Parser abstract machine</w:t>
      </w:r>
      <w:bookmarkEnd w:id="1593"/>
      <w:bookmarkEnd w:id="1594"/>
      <w:bookmarkEnd w:id="1595"/>
      <w:bookmarkEnd w:id="1597"/>
      <w:bookmarkEnd w:id="1598"/>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41F51BAC" w:rsidR="00E73E0D" w:rsidRPr="002D0F38" w:rsidRDefault="00E73E0D" w:rsidP="002D0F38">
      <w:pPr>
        <w:pStyle w:val="Pseudocode"/>
      </w:pPr>
      <w:r w:rsidRPr="002D0F38">
        <w:t xml:space="preserve">    onPacketArrival(packet p) {</w:t>
      </w:r>
      <w:r w:rsidRPr="002D0F38">
        <w:br/>
        <w:t xml:space="preserve">        ParserModel.parseError = </w:t>
      </w:r>
      <w:ins w:id="1599" w:author="Mihai Budiu" w:date="2016-10-06T09:29:00Z">
        <w:r w:rsidR="00B83CC5">
          <w:t>error.</w:t>
        </w:r>
      </w:ins>
      <w:r w:rsidRPr="002D0F38">
        <w:t>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1600" w:name="_Toc445799389"/>
      <w:bookmarkStart w:id="1601" w:name="_Toc447899080"/>
      <w:bookmarkStart w:id="1602" w:name="_Toc462644842"/>
      <w:bookmarkStart w:id="1603" w:name="_Toc463614935"/>
      <w:bookmarkStart w:id="1604" w:name="_Toc464718988"/>
      <w:r>
        <w:t>Parser states</w:t>
      </w:r>
      <w:bookmarkEnd w:id="1596"/>
      <w:bookmarkEnd w:id="1600"/>
      <w:bookmarkEnd w:id="1601"/>
      <w:bookmarkEnd w:id="1602"/>
      <w:bookmarkEnd w:id="1603"/>
      <w:bookmarkEnd w:id="1604"/>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lastRenderedPageBreak/>
        <w:t>method calls. These can serve multiple purposes:</w:t>
      </w:r>
    </w:p>
    <w:p w14:paraId="51C5E26A" w14:textId="473FDFA1" w:rsidR="00266F25" w:rsidRDefault="005236EB" w:rsidP="002265E0">
      <w:pPr>
        <w:pStyle w:val="ListParagraph"/>
        <w:numPr>
          <w:ilvl w:val="1"/>
          <w:numId w:val="30"/>
        </w:numPr>
      </w:pPr>
      <w:r w:rsidRPr="00385ACF">
        <w:rPr>
          <w:rFonts w:ascii="Consolas" w:hAnsi="Consolas"/>
          <w:b/>
        </w:rPr>
        <w:t>verify</w:t>
      </w:r>
      <w:r>
        <w:t xml:space="preserve"> </w:t>
      </w:r>
      <w:del w:id="1605"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2AA2485" w:rsidR="00D34B37" w:rsidRDefault="00A959E7" w:rsidP="00266F25">
      <w:r w:rsidRPr="00A959E7">
        <w:rPr>
          <w:b/>
        </w:rPr>
        <w:t xml:space="preserve">Semantics: </w:t>
      </w:r>
      <w:ins w:id="1606" w:author="Mihai Budiu" w:date="2016-10-10T10:18:00Z">
        <w:r w:rsidR="00794EBB">
          <w:t>t</w:t>
        </w:r>
      </w:ins>
      <w:del w:id="1607" w:author="Mihai Budiu" w:date="2016-10-10T10:18:00Z">
        <w:r w:rsidR="002E7E80" w:rsidDel="00794EBB">
          <w:delText>T</w:delText>
        </w:r>
      </w:del>
      <w:r w:rsidR="002E7E80">
        <w: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1608" w:name="_Ref289344446"/>
      <w:bookmarkStart w:id="1609" w:name="_Toc417920633"/>
      <w:bookmarkStart w:id="1610" w:name="_Toc445799390"/>
      <w:bookmarkStart w:id="1611" w:name="_Toc447899081"/>
      <w:bookmarkStart w:id="1612" w:name="_Toc462644843"/>
      <w:bookmarkStart w:id="1613" w:name="_Toc463614936"/>
      <w:bookmarkStart w:id="1614" w:name="_Toc464718989"/>
      <w:r>
        <w:t>Transition</w:t>
      </w:r>
      <w:bookmarkEnd w:id="1608"/>
      <w:bookmarkEnd w:id="1609"/>
      <w:r w:rsidR="00D91148">
        <w:t xml:space="preserve"> statements</w:t>
      </w:r>
      <w:bookmarkEnd w:id="1610"/>
      <w:bookmarkEnd w:id="1611"/>
      <w:bookmarkEnd w:id="1612"/>
      <w:bookmarkEnd w:id="1613"/>
      <w:bookmarkEnd w:id="1614"/>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1615" w:name="_Ref445502202"/>
      <w:bookmarkStart w:id="1616" w:name="_Ref445503135"/>
      <w:bookmarkStart w:id="1617" w:name="_Ref445647383"/>
      <w:bookmarkStart w:id="1618" w:name="_Toc445799391"/>
      <w:bookmarkStart w:id="1619" w:name="_Toc447899082"/>
      <w:bookmarkStart w:id="1620" w:name="_Toc462644844"/>
      <w:bookmarkStart w:id="1621" w:name="_Toc463614937"/>
      <w:bookmarkStart w:id="1622" w:name="_Toc464718990"/>
      <w:r>
        <w:t>Select</w:t>
      </w:r>
      <w:bookmarkEnd w:id="1615"/>
      <w:bookmarkEnd w:id="1616"/>
      <w:r>
        <w:t xml:space="preserve"> expressions</w:t>
      </w:r>
      <w:bookmarkEnd w:id="1617"/>
      <w:bookmarkEnd w:id="1618"/>
      <w:bookmarkEnd w:id="1619"/>
      <w:bookmarkEnd w:id="1620"/>
      <w:bookmarkEnd w:id="1621"/>
      <w:bookmarkEnd w:id="1622"/>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4CA83405" w:rsidR="00E70D8A" w:rsidRPr="00254E38" w:rsidRDefault="00E70D8A" w:rsidP="002D0F38">
      <w:pPr>
        <w:pStyle w:val="Grammar"/>
      </w:pPr>
      <w:r w:rsidRPr="00254E38">
        <w:t xml:space="preserve">    : </w:t>
      </w:r>
      <w:del w:id="1623" w:author="Mihai Budiu" w:date="2016-10-13T10:43:00Z">
        <w:r w:rsidRPr="00254E38" w:rsidDel="002403FA">
          <w:delText xml:space="preserve">selectCase                </w:delText>
        </w:r>
      </w:del>
      <w:ins w:id="1624" w:author="Mihai Budiu" w:date="2016-10-13T10:43:00Z">
        <w:r w:rsidR="002403FA">
          <w:t>/* empty */</w:t>
        </w:r>
        <w:r w:rsidR="002403FA" w:rsidRPr="00254E38">
          <w:t xml:space="preserve">                </w:t>
        </w:r>
      </w:ins>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72A1B8BF"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1402C">
        <w:rPr>
          <w:rFonts w:ascii="Consolas" w:hAnsi="Consolas"/>
          <w:b/>
        </w:rPr>
        <w:t>tuple</w:t>
      </w:r>
      <w:r w:rsidRPr="00D06BCB">
        <w:rPr>
          <w:rFonts w:ascii="Consolas" w:hAnsi="Consolas"/>
        </w:rPr>
        <w:t>&lt;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sidRPr="00D1402C">
        <w:rPr>
          <w:rFonts w:ascii="Consolas" w:hAnsi="Consolas"/>
          <w:b/>
        </w:rPr>
        <w:t>tuple</w:t>
      </w:r>
      <w:r w:rsidR="001A67C7">
        <w:rPr>
          <w:rFonts w:ascii="Consolas" w:hAnsi="Consolas"/>
        </w:rPr>
        <w:t>&lt;</w:t>
      </w:r>
      <w:r w:rsidRPr="002552C7">
        <w:rPr>
          <w:rFonts w:ascii="Consolas" w:hAnsi="Consolas"/>
        </w:rPr>
        <w:t>T</w:t>
      </w:r>
      <w:del w:id="1625" w:author="Mihai Budiu" w:date="2016-10-13T09:50:00Z">
        <w:r w:rsidR="001A67C7">
          <w:rPr>
            <w:rFonts w:ascii="Consolas" w:hAnsi="Consolas"/>
          </w:rPr>
          <w:delText>&gt;</w:delText>
        </w:r>
        <w:r w:rsidRPr="002552C7">
          <w:rPr>
            <w:rFonts w:ascii="Consolas" w:hAnsi="Consolas"/>
          </w:rPr>
          <w:delText>&gt;</w:delText>
        </w:r>
      </w:del>
      <w:del w:id="1626" w:author="Mihai Budiu" w:date="2016-10-07T10:35:00Z">
        <w:r w:rsidR="0074015B" w:rsidDel="00D16E45">
          <w:rPr>
            <w:rFonts w:ascii="Consolas" w:hAnsi="Consolas"/>
          </w:rPr>
          <w:delText xml:space="preserve">, </w:delText>
        </w:r>
        <w:r w:rsidR="0074015B" w:rsidRPr="008052F2" w:rsidDel="00D16E45">
          <w:delText>or must be</w:delText>
        </w:r>
        <w:r w:rsidR="0074015B" w:rsidDel="00D16E45">
          <w:rPr>
            <w:rFonts w:ascii="Consolas" w:hAnsi="Consolas"/>
          </w:rPr>
          <w:delText xml:space="preserve"> </w:delText>
        </w:r>
        <w:r w:rsidR="0074015B" w:rsidRPr="0074015B" w:rsidDel="00D16E45">
          <w:rPr>
            <w:rFonts w:ascii="Consolas" w:hAnsi="Consolas"/>
            <w:b/>
          </w:rPr>
          <w:delText>default</w:delText>
        </w:r>
      </w:del>
      <w:del w:id="1627" w:author="Mihai Budiu" w:date="2016-10-13T09:50:00Z">
        <w:r w:rsidR="008052F2" w:rsidRPr="008052F2">
          <w:rPr>
            <w:rFonts w:ascii="Consolas" w:hAnsi="Consolas"/>
          </w:rPr>
          <w:delText>.</w:delText>
        </w:r>
      </w:del>
      <w:ins w:id="1628" w:author="Mihai Budiu" w:date="2016-10-13T09:50:00Z">
        <w:r w:rsidR="001A67C7">
          <w:rPr>
            <w:rFonts w:ascii="Consolas" w:hAnsi="Consolas"/>
          </w:rPr>
          <w:t>&gt;</w:t>
        </w:r>
        <w:r w:rsidRPr="002552C7">
          <w:rPr>
            <w:rFonts w:ascii="Consolas" w:hAnsi="Consolas"/>
          </w:rPr>
          <w:t>&gt;</w:t>
        </w:r>
        <w:r w:rsidR="008052F2" w:rsidRPr="008052F2">
          <w:rPr>
            <w:rFonts w:ascii="Consolas" w:hAnsi="Consolas"/>
          </w:rPr>
          <w:t>.</w:t>
        </w:r>
      </w:ins>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52D9229B"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del w:id="1629" w:author="Mihai Budiu" w:date="2016-10-07T10:44:00Z">
        <w:r w:rsidRPr="00A229BA" w:rsidDel="003F45FB">
          <w:rPr>
            <w:rFonts w:ascii="Consolas" w:hAnsi="Consolas"/>
            <w:b/>
          </w:rPr>
          <w:delText>default</w:delText>
        </w:r>
        <w:r w:rsidDel="003F45FB">
          <w:rPr>
            <w:rFonts w:ascii="Consolas" w:hAnsi="Consolas"/>
          </w:rPr>
          <w:delText xml:space="preserve"> </w:delText>
        </w:r>
      </w:del>
      <w:ins w:id="1630" w:author="Mihai Budiu" w:date="2016-10-07T10:44:00Z">
        <w:r w:rsidR="003F45FB">
          <w:rPr>
            <w:rFonts w:ascii="Consolas" w:hAnsi="Consolas"/>
            <w:b/>
          </w:rPr>
          <w:t xml:space="preserve">_ </w:t>
        </w:r>
        <w:r w:rsidR="003F45FB">
          <w:rPr>
            <w:rFonts w:ascii="Consolas" w:hAnsi="Consolas"/>
          </w:rPr>
          <w:t xml:space="preserve"> </w:t>
        </w:r>
      </w:ins>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59A4FBCC" w:rsidR="00256660" w:rsidRDefault="00121C63" w:rsidP="00E07D23">
      <w:r>
        <w:t>Some targets may require that a</w:t>
      </w:r>
      <w:r w:rsidR="00CD074E">
        <w:t xml:space="preserve">ll keyset expressions </w:t>
      </w:r>
      <w:r w:rsidR="00F6199A">
        <w:t xml:space="preserve">in a select expression </w:t>
      </w:r>
      <w:ins w:id="1631" w:author="Nate Foster" w:date="2016-10-06T14:33:00Z">
        <w:r w:rsidR="00D76A14">
          <w:t>must be compile-time known values.</w:t>
        </w:r>
      </w:ins>
      <w:ins w:id="1632" w:author="Mihai Budiu" w:date="2016-10-13T10:30:00Z">
        <w:r w:rsidR="00B71B38">
          <w:t xml:space="preserve"> </w:t>
        </w:r>
      </w:ins>
      <w:del w:id="1633" w:author="Nate Foster" w:date="2016-10-06T14:33:00Z">
        <w:r w:rsidR="00CD074E">
          <w:delText xml:space="preserve">evaluate </w:delText>
        </w:r>
        <w:r w:rsidR="00CD074E" w:rsidDel="00D76A14">
          <w:delText xml:space="preserve">to </w:delText>
        </w:r>
      </w:del>
      <w:ins w:id="1634" w:author="Mihai Budiu" w:date="2016-09-26T08:57:00Z">
        <w:del w:id="1635" w:author="Nate Foster" w:date="2016-10-06T14:33:00Z">
          <w:r w:rsidR="006D065F">
            <w:delText xml:space="preserve">at </w:delText>
          </w:r>
        </w:del>
      </w:ins>
      <w:del w:id="1636" w:author="Nate Foster" w:date="2016-10-06T14:33:00Z">
        <w:r w:rsidR="00CD074E">
          <w:delText xml:space="preserve">compile-time </w:delText>
        </w:r>
      </w:del>
      <w:ins w:id="1637" w:author="Mihai Budiu" w:date="2016-09-26T08:58:00Z">
        <w:del w:id="1638" w:author="Nate Foster" w:date="2016-10-06T14:33:00Z">
          <w:r w:rsidR="006D065F">
            <w:delText xml:space="preserve">to </w:delText>
          </w:r>
        </w:del>
      </w:ins>
      <w:del w:id="1639" w:author="Nate Foster" w:date="2016-10-06T14:33:00Z">
        <w:r w:rsidR="00CD074E">
          <w:delText>constant</w:delText>
        </w:r>
      </w:del>
      <w:ins w:id="1640" w:author="Mihai Budiu" w:date="2016-09-26T08:58:00Z">
        <w:del w:id="1641" w:author="Nate Foster" w:date="2016-10-06T14:33:00Z">
          <w:r w:rsidR="006D065F">
            <w:delText xml:space="preserve"> </w:delText>
          </w:r>
          <w:r w:rsidR="006D065F" w:rsidDel="00D76A14">
            <w:delText>values</w:delText>
          </w:r>
        </w:del>
      </w:ins>
      <w:del w:id="1642" w:author="Mihai Budiu" w:date="2016-09-26T08:58:00Z">
        <w:r w:rsidR="00CD074E" w:rsidDel="006D065F">
          <w:delText>s</w:delText>
        </w:r>
      </w:del>
      <w:del w:id="1643" w:author="Nate Foster" w:date="2016-10-06T14:33:00Z">
        <w:r w:rsidR="00CD074E">
          <w:delText xml:space="preserve">. </w:delText>
        </w:r>
      </w:del>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ins w:id="1644" w:author="Mihai Budiu" w:date="2016-10-06T09:29:00Z">
        <w:r w:rsidR="00B83CC5" w:rsidRPr="00D1402C">
          <w:rPr>
            <w:rFonts w:ascii="Consolas" w:hAnsi="Consolas"/>
            <w:b/>
          </w:rPr>
          <w:t>error</w:t>
        </w:r>
        <w:r w:rsidR="00B83CC5" w:rsidRPr="00BE44A5">
          <w:rPr>
            <w:rFonts w:ascii="Consolas" w:hAnsi="Consolas"/>
          </w:rPr>
          <w:t>.</w:t>
        </w:r>
      </w:ins>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ins w:id="1645" w:author="Mihai Budiu" w:date="2016-10-07T10:45:00Z">
        <w:r w:rsidR="003B23F1">
          <w:rPr>
            <w:rFonts w:ascii="Consolas" w:hAnsi="Consolas"/>
            <w:b/>
          </w:rPr>
          <w:t xml:space="preserve"> or _</w:t>
        </w:r>
      </w:ins>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BA6367A"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w:t>
      </w:r>
      <w:del w:id="1646" w:author="Mihai Budiu" w:date="2016-10-13T09:50:00Z">
        <w:r w:rsidRPr="00E411B2">
          <w:rPr>
            <w:rFonts w:ascii="Consolas" w:hAnsi="Consolas"/>
          </w:rPr>
          <w:delText>)</w:delText>
        </w:r>
      </w:del>
      <w:del w:id="1647" w:author="Mihai Budiu" w:date="2016-10-07T10:45:00Z">
        <w:r w:rsidRPr="00E411B2" w:rsidDel="00AC3C46">
          <w:rPr>
            <w:rFonts w:ascii="Consolas" w:hAnsi="Consolas"/>
          </w:rPr>
          <w:delText xml:space="preserve"> </w:delText>
        </w:r>
      </w:del>
      <w:del w:id="1648" w:author="Mihai Budiu" w:date="2016-10-13T09:50:00Z">
        <w:r w:rsidRPr="00E411B2">
          <w:rPr>
            <w:rFonts w:ascii="Consolas" w:hAnsi="Consolas"/>
          </w:rPr>
          <w:delText>{</w:delText>
        </w:r>
      </w:del>
      <w:ins w:id="1649" w:author="Mihai Budiu" w:date="2016-10-13T09:50:00Z">
        <w:r w:rsidRPr="00E411B2">
          <w:rPr>
            <w:rFonts w:ascii="Consolas" w:hAnsi="Consolas"/>
          </w:rPr>
          <w:t>)</w:t>
        </w:r>
      </w:ins>
      <w:ins w:id="1650" w:author="Mihai Budiu" w:date="2016-10-13T10:29:00Z">
        <w:r w:rsidR="00B71B38">
          <w:rPr>
            <w:rFonts w:ascii="Consolas" w:hAnsi="Consolas"/>
          </w:rPr>
          <w:t xml:space="preserve"> </w:t>
        </w:r>
      </w:ins>
      <w:ins w:id="1651" w:author="Mihai Budiu" w:date="2016-10-13T09:50:00Z">
        <w:r w:rsidRPr="00E411B2">
          <w:rPr>
            <w:rFonts w:ascii="Consolas" w:hAnsi="Consolas"/>
          </w:rPr>
          <w:t>{</w:t>
        </w:r>
      </w:ins>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del w:id="1652"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del w:id="1653" w:author="Mihai Budiu" w:date="2016-10-07T10:45:00Z">
        <w:r w:rsidDel="00AC3C46">
          <w:rPr>
            <w:rFonts w:ascii="Consolas" w:hAnsi="Consolas"/>
          </w:rPr>
          <w:delText xml:space="preserve">   </w:delText>
        </w:r>
      </w:del>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del w:id="1654" w:author="Mihai Budiu" w:date="2016-10-07T10:45:00Z">
        <w:r w:rsidRPr="00A3325F" w:rsidDel="00AC3C46">
          <w:rPr>
            <w:rFonts w:ascii="Consolas" w:hAnsi="Consolas"/>
            <w:b/>
          </w:rPr>
          <w:delText>default</w:delText>
        </w:r>
        <w:r w:rsidDel="00AC3C46">
          <w:rPr>
            <w:rFonts w:ascii="Consolas" w:hAnsi="Consolas"/>
          </w:rPr>
          <w:delText xml:space="preserve"> </w:delText>
        </w:r>
      </w:del>
      <w:ins w:id="1655" w:author="Mihai Budiu" w:date="2016-10-07T10:45:00Z">
        <w:r w:rsidR="00AC3C46">
          <w:rPr>
            <w:rFonts w:ascii="Consolas" w:hAnsi="Consolas"/>
            <w:b/>
          </w:rPr>
          <w:t xml:space="preserve">_    </w:t>
        </w:r>
      </w:ins>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lastRenderedPageBreak/>
        <w:t xml:space="preserve">For example, to detect TCP reserved ports (&lt; 1024) one could </w:t>
      </w:r>
      <w:r w:rsidR="006F2C77">
        <w:t>write</w:t>
      </w:r>
      <w:r>
        <w:t>:</w:t>
      </w:r>
    </w:p>
    <w:p w14:paraId="3B10DF9F" w14:textId="0AB1C8EE"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del w:id="1656" w:author="Mihai Budiu" w:date="2016-10-07T10:45:00Z">
        <w:r w:rsidRPr="00A229BA" w:rsidDel="00AC3C46">
          <w:rPr>
            <w:rFonts w:ascii="Consolas" w:hAnsi="Consolas"/>
            <w:b/>
          </w:rPr>
          <w:delText>default</w:delText>
        </w:r>
        <w:r w:rsidRPr="00AE7792" w:rsidDel="00AC3C46">
          <w:rPr>
            <w:rFonts w:ascii="Consolas" w:hAnsi="Consolas"/>
          </w:rPr>
          <w:delText xml:space="preserve"> </w:delText>
        </w:r>
      </w:del>
      <w:ins w:id="1657" w:author="Mihai Budiu" w:date="2016-10-07T10:45:00Z">
        <w:r w:rsidR="00AC3C46">
          <w:rPr>
            <w:rFonts w:ascii="Consolas" w:hAnsi="Consolas"/>
            <w:b/>
          </w:rPr>
          <w:t>_</w:t>
        </w:r>
        <w:r w:rsidR="00AC3C46" w:rsidRPr="00AE7792">
          <w:rPr>
            <w:rFonts w:ascii="Consolas" w:hAnsi="Consolas"/>
          </w:rPr>
          <w:t xml:space="preserve"> </w:t>
        </w:r>
      </w:ins>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1658" w:name="_Toc462644845"/>
      <w:bookmarkStart w:id="1659" w:name="_Toc463614938"/>
      <w:bookmarkStart w:id="1660" w:name="_Toc464718991"/>
      <w:r w:rsidRPr="00B958DC">
        <w:rPr>
          <w:rFonts w:ascii="Consolas" w:hAnsi="Consolas"/>
        </w:rPr>
        <w:t>v</w:t>
      </w:r>
      <w:r w:rsidRPr="00245F7B">
        <w:rPr>
          <w:rFonts w:ascii="Consolas" w:hAnsi="Consolas"/>
        </w:rPr>
        <w:t>erify</w:t>
      </w:r>
      <w:bookmarkEnd w:id="1658"/>
      <w:bookmarkEnd w:id="1659"/>
      <w:bookmarkEnd w:id="1660"/>
    </w:p>
    <w:p w14:paraId="259EE860" w14:textId="56D8E71A" w:rsidR="00CB04B6" w:rsidRDefault="005332A0">
      <w:r>
        <w:t xml:space="preserve">The </w:t>
      </w:r>
      <w:r w:rsidRPr="00385ACF">
        <w:rPr>
          <w:rFonts w:ascii="Consolas" w:hAnsi="Consolas"/>
          <w:b/>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385ACF">
        <w:rPr>
          <w:rFonts w:ascii="Consolas" w:hAnsi="Consolas"/>
          <w:b/>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r w:rsidR="00A0647E" w:rsidRPr="00385ACF">
        <w:rPr>
          <w:rFonts w:ascii="Consolas" w:hAnsi="Consolas"/>
          <w:b/>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1661" w:name="_Ref285973174"/>
      <w:bookmarkStart w:id="1662" w:name="_Toc417920635"/>
      <w:bookmarkStart w:id="1663" w:name="_Toc445799393"/>
      <w:bookmarkStart w:id="1664" w:name="_Toc447899084"/>
      <w:bookmarkStart w:id="1665" w:name="_Toc462644846"/>
      <w:bookmarkStart w:id="1666" w:name="_Toc463614939"/>
      <w:bookmarkStart w:id="1667" w:name="_Toc464718992"/>
      <w:r>
        <w:t>Data extraction from packets</w:t>
      </w:r>
      <w:bookmarkEnd w:id="1661"/>
      <w:bookmarkEnd w:id="1662"/>
      <w:bookmarkEnd w:id="1663"/>
      <w:bookmarkEnd w:id="1664"/>
      <w:bookmarkEnd w:id="1665"/>
      <w:bookmarkEnd w:id="1666"/>
      <w:bookmarkEnd w:id="1667"/>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w:t>
      </w:r>
      <w:ins w:id="1668" w:author="Calin Cascaval" w:date="2016-10-11T13:14:00Z">
        <w:r w:rsidR="00475ED2">
          <w:rPr>
            <w:rFonts w:ascii="Consolas" w:hAnsi="Consolas"/>
          </w:rPr>
          <w:t xml:space="preserve">packet length in bytes. </w:t>
        </w:r>
      </w:ins>
      <w:r w:rsidR="007B3571">
        <w:rPr>
          <w:rFonts w:ascii="Consolas" w:hAnsi="Consolas"/>
        </w:rPr>
        <w:t>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lastRenderedPageBreak/>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1669" w:name="_Toc445799394"/>
      <w:bookmarkStart w:id="1670" w:name="_Toc447899085"/>
      <w:bookmarkStart w:id="1671" w:name="_Toc462644847"/>
      <w:bookmarkStart w:id="1672" w:name="_Toc463614940"/>
      <w:bookmarkStart w:id="1673" w:name="_Toc464718993"/>
      <w:r w:rsidRPr="003663BF">
        <w:t>packet_in.extract</w:t>
      </w:r>
      <w:r w:rsidR="003663BF" w:rsidRPr="003663BF">
        <w:t xml:space="preserve"> – single argument</w:t>
      </w:r>
      <w:bookmarkEnd w:id="1669"/>
      <w:bookmarkEnd w:id="1670"/>
      <w:bookmarkEnd w:id="1671"/>
      <w:bookmarkEnd w:id="1672"/>
      <w:bookmarkEnd w:id="1673"/>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1F086C4D"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(see Section</w:t>
      </w:r>
      <w:del w:id="1674" w:author="Mihai Budiu" w:date="2016-10-06T09:30:00Z">
        <w:r w:rsidR="002420EF" w:rsidDel="00B83CC5">
          <w:delText xml:space="preserve"> </w:delText>
        </w:r>
      </w:del>
      <w:del w:id="1675" w:author="Mihai Budiu" w:date="2016-10-07T10:21:00Z">
        <w:r w:rsidR="002420EF">
          <w:fldChar w:fldCharType="begin"/>
        </w:r>
        <w:r w:rsidR="002420EF">
          <w:delInstrText xml:space="preserve"> REF _Ref287107325 \r \h </w:delInstrText>
        </w:r>
        <w:r w:rsidR="002420EF">
          <w:fldChar w:fldCharType="separate"/>
        </w:r>
        <w:r w:rsidR="003A5208">
          <w:delText>12.1.1</w:delText>
        </w:r>
        <w:r w:rsidR="002420EF">
          <w:fldChar w:fldCharType="end"/>
        </w:r>
      </w:del>
      <w:ins w:id="1676" w:author="Mihai Budiu" w:date="2016-10-06T09:30:00Z">
        <w:r w:rsidR="00B83CC5">
          <w:fldChar w:fldCharType="begin"/>
        </w:r>
        <w:r w:rsidR="00B83CC5">
          <w:instrText xml:space="preserve"> REF _Ref463509547 \r \h </w:instrText>
        </w:r>
      </w:ins>
      <w:r w:rsidR="00B83CC5">
        <w:fldChar w:fldCharType="separate"/>
      </w:r>
      <w:ins w:id="1677" w:author="Mihai Budiu" w:date="2016-10-06T09:30:00Z">
        <w:r w:rsidR="00B83CC5">
          <w:t>8.6</w:t>
        </w:r>
        <w:r w:rsidR="00B83CC5">
          <w:fldChar w:fldCharType="end"/>
        </w:r>
      </w:ins>
      <w:del w:id="1678" w:author="Mihai Budiu" w:date="2016-10-06T09:30:00Z">
        <w:r w:rsidR="002420EF" w:rsidDel="00B83CC5">
          <w:fldChar w:fldCharType="begin"/>
        </w:r>
        <w:r w:rsidR="002420EF" w:rsidDel="00B83CC5">
          <w:delInstrText xml:space="preserve"> REF _Ref287107325 \r \h </w:delInstrText>
        </w:r>
        <w:r w:rsidR="002420EF" w:rsidDel="00B83CC5">
          <w:fldChar w:fldCharType="separate"/>
        </w:r>
      </w:del>
      <w:del w:id="1679" w:author="Mihai Budiu" w:date="2016-09-29T16:17:00Z">
        <w:r w:rsidR="003A5208" w:rsidDel="001E71C4">
          <w:delText>12.1.1</w:delText>
        </w:r>
      </w:del>
      <w:del w:id="1680" w:author="Mihai Budiu" w:date="2016-10-06T09:30:00Z">
        <w:r w:rsidR="002420EF" w:rsidDel="00B83CC5">
          <w:fldChar w:fldCharType="end"/>
        </w:r>
      </w:del>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1681" w:author="Mihai Budiu" w:date="2016-09-26T08:53:00Z">
        <w:r w:rsidRPr="00E411B2" w:rsidDel="00327CAA">
          <w:delText xml:space="preserve">compile-time known </w:delText>
        </w:r>
      </w:del>
      <w:r w:rsidRPr="00E411B2">
        <w:t>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385ACF">
        <w:rPr>
          <w:rFonts w:ascii="Consolas" w:hAnsi="Consolas"/>
          <w:b/>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w:t>
      </w:r>
      <w:ins w:id="1682" w:author="Calin Cascaval" w:date="2016-10-13T09:50:00Z">
        <w:r w:rsidRPr="001A316A">
          <w:t>sizeof</w:t>
        </w:r>
      </w:ins>
      <w:ins w:id="1683" w:author="Calin Cascaval" w:date="2016-10-11T13:16:00Z">
        <w:r w:rsidR="00F602BD">
          <w:t>InBits</w:t>
        </w:r>
      </w:ins>
      <w:del w:id="1684" w:author="Calin Cascaval" w:date="2016-10-13T09:50:00Z">
        <w:r w:rsidRPr="001A316A">
          <w:delText>sizeof</w:delText>
        </w:r>
      </w:del>
      <w:r w:rsidRPr="001A316A">
        <w:t>(header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1685" w:name="_Ref445811495"/>
      <w:bookmarkStart w:id="1686" w:name="_Toc445799395"/>
      <w:bookmarkStart w:id="1687" w:name="_Toc447899086"/>
      <w:bookmarkStart w:id="1688" w:name="_Toc462644848"/>
      <w:bookmarkStart w:id="1689" w:name="_Toc463614941"/>
      <w:bookmarkStart w:id="1690" w:name="_Toc464718994"/>
      <w:r>
        <w:t>Packet.extract – two arguments</w:t>
      </w:r>
      <w:bookmarkEnd w:id="1685"/>
      <w:bookmarkEnd w:id="1686"/>
      <w:bookmarkEnd w:id="1687"/>
      <w:bookmarkEnd w:id="1688"/>
      <w:bookmarkEnd w:id="1689"/>
      <w:bookmarkEnd w:id="1690"/>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w:t>
      </w:r>
      <w:ins w:id="1691" w:author="Andy Keep" w:date="2016-10-12T13:26:00Z">
        <w:r w:rsidR="00A5530D">
          <w:t>,</w:t>
        </w:r>
      </w:ins>
      <w:r w:rsidR="00E9350C">
        <w:t xml:space="preserve"> which indicates the </w:t>
      </w:r>
      <w:r w:rsidR="00E9350C">
        <w:lastRenderedPageBreak/>
        <w:t xml:space="preserve">number of bits to be extracted into the unique </w:t>
      </w:r>
      <w:r w:rsidR="00E9350C" w:rsidRPr="006315C9">
        <w:rPr>
          <w:rFonts w:ascii="Consolas" w:hAnsi="Consolas"/>
          <w:b/>
          <w:rPrChange w:id="1692" w:author="Mihai Budiu" w:date="2016-10-20T08:46:00Z">
            <w:rPr>
              <w:rFonts w:ascii="Consolas" w:hAnsi="Consolas"/>
            </w:rPr>
          </w:rPrChange>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w:t>
      </w:r>
      <w:del w:id="1693" w:author="Calin Cascaval" w:date="2016-10-11T13:16:00Z">
        <w:r w:rsidRPr="001A316A">
          <w:delText>sizeOfFixedPart</w:delText>
        </w:r>
      </w:del>
      <w:ins w:id="1694" w:author="Calin Cascaval" w:date="2016-10-11T13:16:00Z">
        <w:r w:rsidR="00F602BD" w:rsidRPr="001A316A">
          <w:t>size</w:t>
        </w:r>
        <w:r w:rsidR="00F602BD">
          <w:t>o</w:t>
        </w:r>
        <w:r w:rsidR="00F602BD" w:rsidRPr="001A316A">
          <w:t>fFixedPart</w:t>
        </w:r>
      </w:ins>
      <w:r w:rsidRPr="001A316A">
        <w: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6191E83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r>
      <w:r w:rsidRPr="00A229BA">
        <w:rPr>
          <w:rFonts w:ascii="Consolas" w:hAnsi="Consolas"/>
          <w:color w:val="000000"/>
          <w:szCs w:val="20"/>
        </w:rPr>
        <w:lastRenderedPageBreak/>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w:t>
      </w:r>
      <w:del w:id="1695" w:author="Mihai Budiu" w:date="2016-10-07T10:36:00Z">
        <w:r w:rsidR="00410666" w:rsidRPr="00E57BFA" w:rsidDel="00D16E45">
          <w:rPr>
            <w:rFonts w:ascii="Consolas" w:hAnsi="Consolas"/>
            <w:b/>
            <w:color w:val="000000"/>
            <w:rPrChange w:id="1696" w:author="Mihai Budiu" w:date="2016-10-07T10:21:00Z">
              <w:rPr>
                <w:rFonts w:ascii="Consolas" w:hAnsi="Consolas"/>
                <w:color w:val="000000"/>
              </w:rPr>
            </w:rPrChange>
          </w:rPr>
          <w:delText>default</w:delText>
        </w:r>
      </w:del>
      <w:ins w:id="1697" w:author="Mihai Budiu" w:date="2016-10-07T10:36:00Z">
        <w:r w:rsidR="00D16E45">
          <w:rPr>
            <w:rFonts w:ascii="Consolas" w:hAnsi="Consolas"/>
            <w:b/>
            <w:color w:val="000000"/>
          </w:rPr>
          <w:t>_</w:t>
        </w:r>
      </w:ins>
      <w:r w:rsidR="00410666">
        <w:rPr>
          <w:rFonts w:ascii="Consolas" w:hAnsi="Consolas"/>
          <w:color w:val="000000"/>
          <w:szCs w:val="20"/>
        </w:rPr>
        <w:t xml:space="preserve">: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1698" w:name="_Toc417920639"/>
      <w:bookmarkStart w:id="1699" w:name="_Toc445799396"/>
      <w:bookmarkStart w:id="1700" w:name="_Toc447899087"/>
      <w:bookmarkStart w:id="1701" w:name="_Toc462644849"/>
      <w:bookmarkStart w:id="1702" w:name="_Toc463614942"/>
      <w:bookmarkStart w:id="1703" w:name="_Toc464718995"/>
      <w:r w:rsidRPr="00473BC1">
        <w:t>packet_in.l</w:t>
      </w:r>
      <w:r w:rsidR="00E07D23" w:rsidRPr="00473BC1">
        <w:t>ookahead</w:t>
      </w:r>
      <w:bookmarkEnd w:id="1698"/>
      <w:bookmarkEnd w:id="1699"/>
      <w:bookmarkEnd w:id="1700"/>
      <w:bookmarkEnd w:id="1701"/>
      <w:bookmarkEnd w:id="1702"/>
      <w:bookmarkEnd w:id="1703"/>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1704" w:name="_Toc447883368"/>
      <w:bookmarkStart w:id="1705" w:name="_Toc447884262"/>
      <w:bookmarkStart w:id="1706" w:name="_Toc447899088"/>
      <w:bookmarkStart w:id="1707" w:name="_Toc448148403"/>
      <w:bookmarkStart w:id="1708" w:name="_Toc448212265"/>
      <w:bookmarkStart w:id="1709" w:name="_Toc447899089"/>
      <w:bookmarkStart w:id="1710" w:name="_Toc462644850"/>
      <w:bookmarkStart w:id="1711" w:name="_Toc463614943"/>
      <w:bookmarkStart w:id="1712" w:name="_Toc464718996"/>
      <w:bookmarkEnd w:id="1704"/>
      <w:bookmarkEnd w:id="1705"/>
      <w:bookmarkEnd w:id="1706"/>
      <w:bookmarkEnd w:id="1707"/>
      <w:bookmarkEnd w:id="1708"/>
      <w:r>
        <w:lastRenderedPageBreak/>
        <w:t>Skipping bits</w:t>
      </w:r>
      <w:bookmarkEnd w:id="1709"/>
      <w:bookmarkEnd w:id="1710"/>
      <w:bookmarkEnd w:id="1711"/>
      <w:bookmarkEnd w:id="1712"/>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1713" w:name="_Ref286404067"/>
      <w:bookmarkStart w:id="1714" w:name="_Toc417920641"/>
      <w:bookmarkStart w:id="1715" w:name="_Toc445799397"/>
      <w:bookmarkStart w:id="1716" w:name="_Toc447899090"/>
      <w:bookmarkStart w:id="1717" w:name="_Toc462644851"/>
      <w:bookmarkStart w:id="1718" w:name="_Toc417920636"/>
      <w:bookmarkStart w:id="1719" w:name="_Toc463614944"/>
      <w:bookmarkStart w:id="1720" w:name="_Toc464718997"/>
      <w:r>
        <w:t>Parsing header stacks</w:t>
      </w:r>
      <w:bookmarkEnd w:id="1713"/>
      <w:bookmarkEnd w:id="1714"/>
      <w:bookmarkEnd w:id="1715"/>
      <w:bookmarkEnd w:id="1716"/>
      <w:bookmarkEnd w:id="1717"/>
      <w:bookmarkEnd w:id="1719"/>
      <w:bookmarkEnd w:id="1720"/>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del w:id="1721" w:author="Calin Cascaval" w:date="2016-10-11T13:17:00Z">
        <w:r w:rsidRPr="00E411B2">
          <w:rPr>
            <w:rFonts w:ascii="Consolas" w:hAnsi="Consolas"/>
          </w:rPr>
          <w:delText>mpls</w:delText>
        </w:r>
      </w:del>
      <w:ins w:id="1722" w:author="Calin Cascaval" w:date="2016-10-11T13:17:00Z">
        <w:r w:rsidR="00F602BD">
          <w:rPr>
            <w:rFonts w:ascii="Consolas" w:hAnsi="Consolas"/>
          </w:rPr>
          <w:t>M</w:t>
        </w:r>
        <w:r w:rsidR="00F602BD" w:rsidRPr="00E411B2">
          <w:rPr>
            <w:rFonts w:ascii="Consolas" w:hAnsi="Consolas"/>
          </w:rPr>
          <w:t>pls</w:t>
        </w:r>
      </w:ins>
      <w:r w:rsidRPr="00E411B2">
        <w:rPr>
          <w:rFonts w:ascii="Consolas" w:hAnsi="Consolas"/>
        </w:rPr>
        <w:t>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630FE83C"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ins w:id="1723" w:author="Mihai Budiu" w:date="2016-10-06T09:30:00Z">
        <w:r w:rsidR="00B83CC5" w:rsidRPr="00D1402C">
          <w:rPr>
            <w:rFonts w:ascii="Consolas" w:hAnsi="Consolas"/>
            <w:b/>
          </w:rPr>
          <w:t>error</w:t>
        </w:r>
        <w:r w:rsidR="00B83CC5" w:rsidRPr="00BE44A5">
          <w:rPr>
            <w:rFonts w:ascii="Consolas" w:hAnsi="Consolas"/>
          </w:rPr>
          <w:t>.</w:t>
        </w:r>
      </w:ins>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ins w:id="1724" w:author="Mihai Budiu" w:date="2016-10-06T09:30:00Z">
        <w:r w:rsidR="00B83CC5" w:rsidRPr="00D1402C">
          <w:rPr>
            <w:rFonts w:ascii="Consolas" w:hAnsi="Consolas"/>
            <w:b/>
          </w:rPr>
          <w:t>error</w:t>
        </w:r>
        <w:r w:rsidR="00B83CC5" w:rsidRPr="00BE44A5">
          <w:rPr>
            <w:rFonts w:ascii="Consolas" w:hAnsi="Consolas"/>
          </w:rPr>
          <w:t>.</w:t>
        </w:r>
      </w:ins>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lastRenderedPageBreak/>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1725" w:name="_Toc445799398"/>
      <w:bookmarkStart w:id="1726" w:name="_Toc447899091"/>
      <w:bookmarkStart w:id="1727" w:name="_Toc462644852"/>
      <w:bookmarkStart w:id="1728" w:name="_Toc463614945"/>
      <w:bookmarkStart w:id="1729" w:name="_Toc464718998"/>
      <w:r>
        <w:t>Invoking s</w:t>
      </w:r>
      <w:r w:rsidR="00D2686F">
        <w:t>ub-parser</w:t>
      </w:r>
      <w:r w:rsidR="00693ECB">
        <w:t>s</w:t>
      </w:r>
      <w:bookmarkEnd w:id="1718"/>
      <w:bookmarkEnd w:id="1725"/>
      <w:bookmarkEnd w:id="1726"/>
      <w:bookmarkEnd w:id="1727"/>
      <w:bookmarkEnd w:id="1728"/>
      <w:bookmarkEnd w:id="1729"/>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callee() </w:t>
      </w:r>
      <w:del w:id="1730" w:author="Calin Cascaval" w:date="2016-10-10T11:15:00Z">
        <w:r>
          <w:rPr>
            <w:rFonts w:ascii="Consolas" w:hAnsi="Consolas" w:cs="Consolas"/>
          </w:rPr>
          <w:delText>instance</w:delText>
        </w:r>
      </w:del>
      <w:ins w:id="1731" w:author="Calin Cascaval" w:date="2016-10-10T11:15:00Z">
        <w:r w:rsidR="004F6031">
          <w:rPr>
            <w:rFonts w:ascii="Consolas" w:hAnsi="Consolas" w:cs="Consolas"/>
          </w:rPr>
          <w:t>subparser</w:t>
        </w:r>
      </w:ins>
      <w:r>
        <w:rPr>
          <w:rFonts w:ascii="Consolas" w:hAnsi="Consolas" w:cs="Consolas"/>
        </w:rPr>
        <w:t>;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w:t>
      </w:r>
      <w:ins w:id="1732" w:author="Calin Cascaval" w:date="2016-10-10T11:15:00Z">
        <w:r w:rsidR="004F6031">
          <w:rPr>
            <w:rFonts w:ascii="Consolas" w:hAnsi="Consolas" w:cs="Consolas"/>
          </w:rPr>
          <w:t>subparser</w:t>
        </w:r>
      </w:ins>
      <w:del w:id="1733" w:author="Calin Cascaval" w:date="2016-10-10T11:15:00Z">
        <w:r>
          <w:rPr>
            <w:rFonts w:ascii="Consolas" w:hAnsi="Consolas" w:cs="Consolas"/>
          </w:rPr>
          <w:delText>instance</w:delText>
        </w:r>
      </w:del>
      <w:r>
        <w:rPr>
          <w:rFonts w:ascii="Consolas" w:hAnsi="Consolas" w:cs="Consolas"/>
        </w:rPr>
        <w:t>.apply(packet,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66BF5BA2"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ins w:id="1734" w:author="Mihai Budiu" w:date="2016-10-10T10:57:00Z">
        <w:r w:rsidR="006315C9">
          <w:t>.</w:t>
        </w:r>
      </w:ins>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lastRenderedPageBreak/>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3DF3BAAE" w:rsidR="003426B4" w:rsidRDefault="003426B4" w:rsidP="0016160B">
      <w:pPr>
        <w:pStyle w:val="Caption"/>
      </w:pPr>
      <w:bookmarkStart w:id="1735" w:name="_Ref286350889"/>
      <w:r>
        <w:t xml:space="preserve">Figure </w:t>
      </w:r>
      <w:fldSimple w:instr=" SEQ Figure \* ARABIC ">
        <w:r w:rsidR="001E71C4">
          <w:rPr>
            <w:noProof/>
          </w:rPr>
          <w:t>10</w:t>
        </w:r>
      </w:fldSimple>
      <w:bookmarkEnd w:id="1735"/>
      <w:r>
        <w:t>: Semantics of invoking a sub-parser</w:t>
      </w:r>
      <w:r w:rsidR="00496A69">
        <w:t xml:space="preserve">: </w:t>
      </w:r>
      <w:r w:rsidR="00496A69">
        <w:br/>
        <w:t>top – original program, bottom – equivalent program.</w:t>
      </w:r>
    </w:p>
    <w:p w14:paraId="2B6D3B9A" w14:textId="0B80DA86" w:rsidR="003426B4" w:rsidRDefault="003426B4">
      <w:r>
        <w:fldChar w:fldCharType="begin"/>
      </w:r>
      <w:r>
        <w:instrText xml:space="preserve"> REF _Ref286350889 \h </w:instrText>
      </w:r>
      <w:r>
        <w:fldChar w:fldCharType="separate"/>
      </w:r>
      <w:r w:rsidR="001E71C4">
        <w:t xml:space="preserve">Figure </w:t>
      </w:r>
      <w:r w:rsidR="001E71C4">
        <w:rPr>
          <w:noProof/>
        </w:rPr>
        <w:t>10</w:t>
      </w:r>
      <w:r>
        <w:fldChar w:fldCharType="end"/>
      </w:r>
      <w:r>
        <w:t xml:space="preserve"> shows a diagram of this process.</w:t>
      </w:r>
    </w:p>
    <w:p w14:paraId="780F6AAB" w14:textId="6FE0B1BB" w:rsidR="00824195" w:rsidRDefault="00824195">
      <w:r>
        <w:t>Since P4 requires declarations to precede uses, it is impossible to create recursive (or mutually recursive) parsers.</w:t>
      </w:r>
    </w:p>
    <w:p w14:paraId="1472636B" w14:textId="1F3D7F46"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w:t>
      </w:r>
      <w:del w:id="1736" w:author="Mihai Budiu" w:date="2016-10-10T10:19:00Z">
        <w:r w:rsidR="00313209" w:rsidDel="00794EBB">
          <w:delText>d</w:delText>
        </w:r>
      </w:del>
      <w:ins w:id="1737" w:author="Mihai Budiu" w:date="2016-10-10T10:19:00Z">
        <w:r w:rsidR="00794EBB">
          <w:t>t</w:t>
        </w:r>
      </w:ins>
      <w:r w:rsidR="00313209">
        <w:t xml:space="preserve"> allocated, the parser error should be set to the standard error </w:t>
      </w:r>
      <w:ins w:id="1738" w:author="Mihai Budiu" w:date="2016-10-06T09:30:00Z">
        <w:r w:rsidR="00B83CC5" w:rsidRPr="00D1402C">
          <w:rPr>
            <w:rFonts w:ascii="Consolas" w:hAnsi="Consolas"/>
            <w:b/>
          </w:rPr>
          <w:t>error</w:t>
        </w:r>
        <w:r w:rsidR="00B83CC5" w:rsidRPr="00BE44A5">
          <w:rPr>
            <w:rFonts w:ascii="Consolas" w:hAnsi="Consolas"/>
          </w:rPr>
          <w:t>.</w:t>
        </w:r>
      </w:ins>
      <w:r w:rsidR="00313209" w:rsidRPr="009D382E">
        <w:rPr>
          <w:rFonts w:ascii="Consolas" w:hAnsi="Consolas" w:cs="Consolas"/>
        </w:rPr>
        <w:t>ParserTimeout</w:t>
      </w:r>
      <w:r w:rsidR="00313209">
        <w:t>.</w:t>
      </w:r>
    </w:p>
    <w:p w14:paraId="44C6420D" w14:textId="618E4782" w:rsidR="00647908" w:rsidRDefault="00A66238" w:rsidP="00A66238">
      <w:pPr>
        <w:pStyle w:val="Heading1"/>
      </w:pPr>
      <w:bookmarkStart w:id="1739" w:name="_Toc445799400"/>
      <w:bookmarkStart w:id="1740" w:name="_Toc447899093"/>
      <w:bookmarkStart w:id="1741" w:name="_Toc462644853"/>
      <w:bookmarkStart w:id="1742" w:name="_Ref287107048"/>
      <w:bookmarkStart w:id="1743" w:name="_Toc463614946"/>
      <w:bookmarkStart w:id="1744" w:name="_Toc464718999"/>
      <w:r>
        <w:t>Control blocks</w:t>
      </w:r>
      <w:bookmarkEnd w:id="1739"/>
      <w:bookmarkEnd w:id="1740"/>
      <w:bookmarkEnd w:id="1741"/>
      <w:bookmarkEnd w:id="1743"/>
      <w:bookmarkEnd w:id="1744"/>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1742"/>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385ACF">
        <w:rPr>
          <w:rFonts w:ascii="Consolas" w:hAnsi="Consolas"/>
          <w:b/>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w:t>
      </w:r>
      <w:ins w:id="1745" w:author="Andrew Keep" w:date="2016-10-13T10:16:00Z">
        <w:r w:rsidR="005F13A2">
          <w:t>,</w:t>
        </w:r>
      </w:ins>
      <w:r>
        <w:t xml:space="preserve"> and instantiations.</w:t>
      </w:r>
    </w:p>
    <w:p w14:paraId="5260BD8D" w14:textId="77777777" w:rsidR="004A4314" w:rsidRPr="00254E38" w:rsidRDefault="004A4314" w:rsidP="002D0F38">
      <w:pPr>
        <w:pStyle w:val="Grammar"/>
      </w:pPr>
      <w:bookmarkStart w:id="1746" w:name="_Toc417920644"/>
      <w:bookmarkStart w:id="1747" w:name="_Toc417920645"/>
      <w:bookmarkEnd w:id="1746"/>
      <w:r w:rsidRPr="00254E38">
        <w:lastRenderedPageBreak/>
        <w:t>controlDeclaration</w:t>
      </w:r>
    </w:p>
    <w:p w14:paraId="0989EE7B" w14:textId="191A10DE" w:rsidR="004A4314" w:rsidRDefault="004A4314" w:rsidP="002D0F38">
      <w:pPr>
        <w:pStyle w:val="Grammar"/>
      </w:pPr>
      <w:r w:rsidRPr="00254E38">
        <w:t xml:space="preserve">    : controlTypeDeclaration </w:t>
      </w:r>
      <w:del w:id="1748" w:author="Mihai Budiu" w:date="2016-09-26T08:55:00Z">
        <w:r w:rsidRPr="00254E38" w:rsidDel="00327CAA">
          <w:delText>optCompileParameters</w:delText>
        </w:r>
      </w:del>
      <w:ins w:id="1749" w:author="Mihai Budiu" w:date="2016-10-07T10:21: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1AA7ADE4" w:rsidR="00786BBA" w:rsidRDefault="00786BBA" w:rsidP="00786BBA">
      <w:bookmarkStart w:id="1750" w:name="_Ref290277693"/>
      <w:bookmarkStart w:id="1751" w:name="_Ref290277729"/>
      <w:bookmarkStart w:id="1752" w:name="_Toc417920647"/>
      <w:bookmarkStart w:id="1753" w:name="_Ref288995368"/>
      <w:bookmarkEnd w:id="1747"/>
      <w:r>
        <w:t xml:space="preserve">For a description of the </w:t>
      </w:r>
      <w:del w:id="1754" w:author="Mihai Budiu" w:date="2016-09-26T08:55:00Z">
        <w:r w:rsidRPr="00786BBA" w:rsidDel="00327CAA">
          <w:rPr>
            <w:rFonts w:ascii="Consolas" w:hAnsi="Consolas"/>
          </w:rPr>
          <w:delText>optCompileParameters</w:delText>
        </w:r>
      </w:del>
      <w:ins w:id="1755" w:author="Mihai Budiu" w:date="2016-10-07T10:21:00Z">
        <w:r w:rsidR="00327CAA">
          <w:rPr>
            <w:rFonts w:ascii="Consolas" w:hAnsi="Consolas"/>
          </w:rPr>
          <w:t>optConstructorParameters</w:t>
        </w:r>
      </w:ins>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1E71C4">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5646434B" w:rsidR="009F49ED" w:rsidRDefault="009F49ED" w:rsidP="00A66238">
      <w:pPr>
        <w:pStyle w:val="Heading2"/>
      </w:pPr>
      <w:bookmarkStart w:id="1756" w:name="_Toc445799401"/>
      <w:bookmarkStart w:id="1757" w:name="_Toc447899094"/>
      <w:bookmarkStart w:id="1758" w:name="_Toc462644854"/>
      <w:bookmarkStart w:id="1759" w:name="_Toc463614947"/>
      <w:bookmarkStart w:id="1760" w:name="_Toc464719000"/>
      <w:r>
        <w:t>Actions</w:t>
      </w:r>
      <w:bookmarkEnd w:id="1750"/>
      <w:bookmarkEnd w:id="1751"/>
      <w:bookmarkEnd w:id="1752"/>
      <w:bookmarkEnd w:id="1756"/>
      <w:bookmarkEnd w:id="1757"/>
      <w:bookmarkEnd w:id="1758"/>
      <w:bookmarkEnd w:id="1759"/>
      <w:bookmarkEnd w:id="1760"/>
      <w:r>
        <w:t xml:space="preserve"> </w:t>
      </w:r>
      <w:bookmarkEnd w:id="1753"/>
    </w:p>
    <w:p w14:paraId="72BC7487" w14:textId="40C3ABEB" w:rsidR="009F49ED" w:rsidRDefault="009F49ED" w:rsidP="009F49ED">
      <w:r>
        <w:t xml:space="preserve">Actions </w:t>
      </w:r>
      <w:ins w:id="1761" w:author="Calin Cascaval" w:date="2016-10-13T09:50:00Z">
        <w:r>
          <w:t>are</w:t>
        </w:r>
      </w:ins>
      <w:ins w:id="1762" w:author="Calin Cascaval" w:date="2016-10-10T11:27:00Z">
        <w:del w:id="1763" w:author="Mihai Budiu" w:date="2016-10-07T10:21:00Z">
          <w:r w:rsidR="00112770">
            <w:delText xml:space="preserve"> </w:delText>
          </w:r>
        </w:del>
      </w:ins>
      <w:del w:id="1764" w:author="Mihai Budiu" w:date="2016-10-07T10:21:00Z">
        <w:r w:rsidR="005561B5">
          <w:delText xml:space="preserve"> </w:delText>
        </w:r>
      </w:del>
      <w:del w:id="1765" w:author="Mihai Budiu" w:date="2016-09-19T09:16:00Z">
        <w:r w:rsidR="005561B5" w:rsidDel="002A2384">
          <w:delText>straight-line</w:delText>
        </w:r>
        <w:r w:rsidR="005561B5">
          <w:delText xml:space="preserve"> </w:delText>
        </w:r>
      </w:del>
      <w:ins w:id="1766" w:author="Nate Foster" w:date="2016-10-20T08:46:00Z">
        <w:r>
          <w:t>code</w:t>
        </w:r>
      </w:ins>
      <w:ins w:id="1767" w:author="Calin Cascaval" w:date="2016-10-13T09:50:00Z">
        <w:del w:id="1768" w:author="Mihai Budiu" w:date="2016-10-20T09:15:00Z">
          <w:r w:rsidDel="00001999">
            <w:delText>code</w:delText>
          </w:r>
        </w:del>
      </w:ins>
      <w:del w:id="1769" w:author="Calin Cascaval" w:date="2016-10-13T09:50:00Z">
        <w:r>
          <w:delText>arecode</w:delText>
        </w:r>
      </w:del>
      <w:r>
        <w:t xml:space="preserv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85ACF">
        <w:t xml:space="preserve">Figure </w:t>
      </w:r>
      <w:r w:rsidR="00385ACF">
        <w:rPr>
          <w:noProof/>
        </w:rPr>
        <w:t>11</w:t>
      </w:r>
      <w:r w:rsidR="00C41E74">
        <w:fldChar w:fldCharType="end"/>
      </w:r>
      <w:r w:rsidR="00C41E74">
        <w:t xml:space="preserve"> shows the abstract model of an action.</w:t>
      </w:r>
      <w:r w:rsidR="00604B40">
        <w:t xml:space="preserve"> Formally, actions are function objects: </w:t>
      </w:r>
      <w:hyperlink r:id="rId134"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103680" cy="1950503"/>
                    </a:xfrm>
                    <a:prstGeom prst="rect">
                      <a:avLst/>
                    </a:prstGeom>
                  </pic:spPr>
                </pic:pic>
              </a:graphicData>
            </a:graphic>
          </wp:inline>
        </w:drawing>
      </w:r>
    </w:p>
    <w:p w14:paraId="6F050413" w14:textId="45F7DE92" w:rsidR="00C41E74" w:rsidRDefault="00C41E74" w:rsidP="0016160B">
      <w:pPr>
        <w:pStyle w:val="Caption"/>
      </w:pPr>
      <w:bookmarkStart w:id="1770" w:name="_Ref445657244"/>
      <w:r>
        <w:t xml:space="preserve">Figure </w:t>
      </w:r>
      <w:fldSimple w:instr=" SEQ Figure \* ARABIC ">
        <w:r w:rsidR="00385ACF">
          <w:rPr>
            <w:noProof/>
          </w:rPr>
          <w:t>11</w:t>
        </w:r>
      </w:fldSimple>
      <w:bookmarkEnd w:id="1770"/>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121B114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1771"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1772"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1773" w:author="Mihai Budiu" w:date="2016-09-19T09:16:00Z"/>
        </w:rPr>
      </w:pPr>
    </w:p>
    <w:p w14:paraId="5D916B4B" w14:textId="7A2FAF41" w:rsidR="00172A56" w:rsidRPr="00254E38" w:rsidDel="002A2384" w:rsidRDefault="00444476" w:rsidP="002D0F38">
      <w:pPr>
        <w:pStyle w:val="Grammar"/>
        <w:rPr>
          <w:del w:id="1774" w:author="Mihai Budiu" w:date="2016-09-19T09:16:00Z"/>
        </w:rPr>
      </w:pPr>
      <w:del w:id="1775"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1776" w:author="Mihai Budiu" w:date="2016-09-19T09:16:00Z"/>
        </w:rPr>
      </w:pPr>
      <w:del w:id="1777"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1778" w:author="Mihai Budiu" w:date="2016-09-19T09:16:00Z"/>
        </w:rPr>
      </w:pPr>
      <w:del w:id="1779"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1780" w:author="Mihai Budiu" w:date="2016-09-19T09:16:00Z"/>
        </w:rPr>
      </w:pPr>
      <w:del w:id="1781"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1782" w:author="Mihai Budiu" w:date="2016-09-19T09:16:00Z"/>
        </w:rPr>
      </w:pPr>
    </w:p>
    <w:p w14:paraId="56957E56" w14:textId="23474881" w:rsidR="00172A56" w:rsidRPr="00254E38" w:rsidDel="002A2384" w:rsidRDefault="00444476" w:rsidP="002D0F38">
      <w:pPr>
        <w:pStyle w:val="Grammar"/>
        <w:rPr>
          <w:del w:id="1783" w:author="Mihai Budiu" w:date="2016-09-19T09:16:00Z"/>
        </w:rPr>
      </w:pPr>
      <w:del w:id="1784"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1785" w:author="Mihai Budiu" w:date="2016-09-19T09:16:00Z"/>
        </w:rPr>
      </w:pPr>
      <w:del w:id="1786"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1787" w:author="Mihai Budiu" w:date="2016-09-19T09:16:00Z"/>
        </w:rPr>
      </w:pPr>
      <w:del w:id="1788"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1789" w:author="Mihai Budiu" w:date="2016-09-19T09:16:00Z"/>
        </w:rPr>
      </w:pPr>
      <w:del w:id="1790"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1791" w:author="Mihai Budiu" w:date="2016-09-19T09:16:00Z"/>
        </w:rPr>
      </w:pPr>
      <w:del w:id="1792"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1793" w:author="Mihai Budiu" w:date="2016-09-19T09:16:00Z"/>
        </w:rPr>
      </w:pPr>
      <w:del w:id="1794"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1795" w:author="Mihai Budiu" w:date="2016-09-19T09:16:00Z"/>
        </w:rPr>
      </w:pPr>
      <w:del w:id="1796"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1797" w:author="Mihai Budiu" w:date="2016-09-19T09:16:00Z"/>
        </w:rPr>
      </w:pPr>
    </w:p>
    <w:p w14:paraId="46C51CAB" w14:textId="41099290" w:rsidR="00172A56" w:rsidRPr="00254E38" w:rsidDel="002A2384" w:rsidRDefault="00172A56" w:rsidP="002D0F38">
      <w:pPr>
        <w:pStyle w:val="Grammar"/>
        <w:rPr>
          <w:del w:id="1798" w:author="Mihai Budiu" w:date="2016-09-19T09:16:00Z"/>
        </w:rPr>
      </w:pPr>
      <w:del w:id="1799"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1800" w:author="Mihai Budiu" w:date="2016-09-19T09:16:00Z"/>
        </w:rPr>
      </w:pPr>
      <w:del w:id="1801"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45BB248E"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1E71C4">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2B7E42F" w:rsidR="004D0561" w:rsidRDefault="004D0561" w:rsidP="009F49ED">
      <w:r>
        <w:t xml:space="preserve">The body of an action consists </w:t>
      </w:r>
      <w:r w:rsidR="006A53A7">
        <w:t xml:space="preserve">of </w:t>
      </w:r>
      <w:r>
        <w:t xml:space="preserve">a sequence of </w:t>
      </w:r>
      <w:del w:id="1802" w:author="Mihai Budiu" w:date="2016-09-19T09:17:00Z">
        <w:r w:rsidR="002C3CE5" w:rsidDel="002A2384">
          <w:delText xml:space="preserve">simple </w:delText>
        </w:r>
      </w:del>
      <w:r>
        <w:t xml:space="preserve">statements and declarations. </w:t>
      </w:r>
      <w:del w:id="1803"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1804" w:author="Mihai Budiu" w:date="2016-09-19T09:17:00Z">
        <w:r w:rsidR="002A2384">
          <w:t xml:space="preserve"> No switch statements are allowed within an action (the grammar as written permits them, but a semantic check should reject them).</w:t>
        </w:r>
      </w:ins>
      <w:ins w:id="1805" w:author="Mihai Budiu" w:date="2016-09-19T09:19:00Z">
        <w:r w:rsidR="00BE2C39">
          <w:t xml:space="preserve"> Some targets may set additional constraints on the body of an action, e.g., allow only straight-line code, with no </w:t>
        </w:r>
      </w:ins>
      <w:ins w:id="1806" w:author="Mihai Budiu" w:date="2016-09-19T09:25:00Z">
        <w:r w:rsidR="006527A5" w:rsidRPr="00385ACF">
          <w:rPr>
            <w:rFonts w:ascii="Consolas" w:hAnsi="Consolas"/>
            <w:b/>
          </w:rPr>
          <w:t>if</w:t>
        </w:r>
        <w:r w:rsidR="006527A5">
          <w:t xml:space="preserve"> </w:t>
        </w:r>
        <w:r w:rsidR="003E1C84">
          <w:t>statements</w:t>
        </w:r>
      </w:ins>
      <w:ins w:id="1807" w:author="Mihai Budiu" w:date="2016-09-19T09:19:00Z">
        <w:r w:rsidR="00BE2C39">
          <w:t xml:space="preserve"> or </w:t>
        </w:r>
      </w:ins>
      <w:ins w:id="1808" w:author="Mihai Budiu" w:date="2016-09-19T09:25:00Z">
        <w:r w:rsidR="006527A5">
          <w:t xml:space="preserve">conditional expressions </w:t>
        </w:r>
      </w:ins>
      <w:ins w:id="1809" w:author="Mihai Budiu" w:date="2016-09-19T15:00:00Z">
        <w:r w:rsidR="0067363F">
          <w:t>(</w:t>
        </w:r>
      </w:ins>
      <w:ins w:id="1810" w:author="Mihai Budiu" w:date="2016-09-19T09:25:00Z">
        <w:r w:rsidR="006527A5">
          <w:t>?:</w:t>
        </w:r>
      </w:ins>
      <w:ins w:id="1811" w:author="Mihai Budiu" w:date="2016-09-19T15:00:00Z">
        <w:r w:rsidR="0067363F">
          <w:t>)</w:t>
        </w:r>
      </w:ins>
      <w:ins w:id="1812" w:author="Mihai Budiu" w:date="2016-09-19T09:19:00Z">
        <w:r w:rsidR="00BE2C39">
          <w:t>.</w:t>
        </w:r>
      </w:ins>
    </w:p>
    <w:p w14:paraId="722408E1" w14:textId="10D6E66A" w:rsidR="004D0561" w:rsidRDefault="004D0561" w:rsidP="00A66238">
      <w:pPr>
        <w:pStyle w:val="Heading3"/>
      </w:pPr>
      <w:bookmarkStart w:id="1813" w:name="_Toc445799402"/>
      <w:bookmarkStart w:id="1814" w:name="_Toc447899095"/>
      <w:bookmarkStart w:id="1815" w:name="_Toc462644855"/>
      <w:bookmarkStart w:id="1816" w:name="_Ref288308964"/>
      <w:bookmarkStart w:id="1817" w:name="_Toc417920649"/>
      <w:bookmarkStart w:id="1818" w:name="_Toc463614948"/>
      <w:bookmarkStart w:id="1819" w:name="_Toc464719001"/>
      <w:r>
        <w:t>Invoking actions</w:t>
      </w:r>
      <w:bookmarkEnd w:id="1813"/>
      <w:bookmarkEnd w:id="1814"/>
      <w:bookmarkEnd w:id="1815"/>
      <w:bookmarkEnd w:id="1818"/>
      <w:bookmarkEnd w:id="1819"/>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5A6E667D"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w:t>
      </w:r>
      <w:del w:id="1820" w:author="Mihai Budiu" w:date="2016-10-13T09:50:00Z">
        <w:r w:rsidR="00F0114D">
          <w:delText>of</w:delText>
        </w:r>
      </w:del>
      <w:ins w:id="1821" w:author="Mihai Budiu" w:date="2016-10-13T09:50:00Z">
        <w:r w:rsidR="00F0114D">
          <w:t>o</w:t>
        </w:r>
      </w:ins>
      <w:ins w:id="1822" w:author="Mihai Budiu" w:date="2016-10-10T10:19:00Z">
        <w:r w:rsidR="00794EBB">
          <w:t>r</w:t>
        </w:r>
      </w:ins>
      <w:del w:id="1823" w:author="Mihai Budiu" w:date="2016-10-10T10:19:00Z">
        <w:r w:rsidR="00F0114D" w:rsidDel="00794EBB">
          <w:delText>f</w:delText>
        </w:r>
      </w:del>
      <w:r w:rsidR="00F0114D">
        <w:t xml:space="preserve">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 xml:space="preserve">ers must be supplied </w:t>
      </w:r>
      <w:r w:rsidR="000061C3">
        <w:lastRenderedPageBreak/>
        <w:t>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1824" w:name="_Toc445799403"/>
      <w:bookmarkStart w:id="1825" w:name="_Toc447899096"/>
      <w:bookmarkStart w:id="1826" w:name="_Toc462644856"/>
      <w:bookmarkStart w:id="1827" w:name="_Toc463614949"/>
      <w:bookmarkStart w:id="1828" w:name="_Toc464719002"/>
      <w:bookmarkEnd w:id="1816"/>
      <w:bookmarkEnd w:id="1817"/>
      <w:r>
        <w:t>Tables</w:t>
      </w:r>
      <w:bookmarkEnd w:id="1824"/>
      <w:bookmarkEnd w:id="1825"/>
      <w:bookmarkEnd w:id="1826"/>
      <w:bookmarkEnd w:id="1827"/>
      <w:bookmarkEnd w:id="1828"/>
    </w:p>
    <w:p w14:paraId="713FB190" w14:textId="013FD81A"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85ACF">
        <w:t xml:space="preserve">Figure </w:t>
      </w:r>
      <w:r w:rsidR="00385ACF">
        <w:rPr>
          <w:noProof/>
        </w:rPr>
        <w:t>12</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7C341AEA"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85ACF">
        <w:t xml:space="preserve">Figure </w:t>
      </w:r>
      <w:r w:rsidR="00385ACF">
        <w:rPr>
          <w:noProof/>
        </w:rPr>
        <w:t>12</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469C649B" w:rsidR="002A22E7" w:rsidRPr="002A22E7" w:rsidRDefault="002A22E7" w:rsidP="0016160B">
      <w:pPr>
        <w:pStyle w:val="Caption"/>
      </w:pPr>
      <w:bookmarkStart w:id="1829" w:name="_Ref288116252"/>
      <w:bookmarkStart w:id="1830" w:name="_Ref288735870"/>
      <w:bookmarkStart w:id="1831" w:name="_Ref446487421"/>
      <w:r>
        <w:t xml:space="preserve">Figure </w:t>
      </w:r>
      <w:fldSimple w:instr=" SEQ Figure \* ARABIC ">
        <w:r w:rsidR="00385ACF">
          <w:rPr>
            <w:noProof/>
          </w:rPr>
          <w:t>12</w:t>
        </w:r>
      </w:fldSimple>
      <w:bookmarkEnd w:id="1829"/>
      <w:r>
        <w:t>: Match-Action Unit Dataflow</w:t>
      </w:r>
      <w:bookmarkEnd w:id="1830"/>
      <w:r w:rsidR="00B565CA">
        <w:t>.</w:t>
      </w:r>
      <w:bookmarkEnd w:id="1831"/>
    </w:p>
    <w:p w14:paraId="6A08BA89" w14:textId="1D7CDAD1" w:rsidR="001A7875" w:rsidRDefault="001A7875" w:rsidP="009F49ED">
      <w:r>
        <w:lastRenderedPageBreak/>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1832" w:name="_Toc445799404"/>
      <w:bookmarkStart w:id="1833" w:name="_Toc447899097"/>
      <w:bookmarkStart w:id="1834" w:name="_Toc462644857"/>
      <w:bookmarkStart w:id="1835" w:name="_Toc463614950"/>
      <w:bookmarkStart w:id="1836" w:name="_Toc464719003"/>
      <w:r>
        <w:t>Table properties</w:t>
      </w:r>
      <w:bookmarkEnd w:id="1832"/>
      <w:bookmarkEnd w:id="1833"/>
      <w:bookmarkEnd w:id="1834"/>
      <w:bookmarkEnd w:id="1835"/>
      <w:bookmarkEnd w:id="1836"/>
    </w:p>
    <w:p w14:paraId="47E5B106" w14:textId="61EADA8B" w:rsidR="001A7875" w:rsidRDefault="009F49ED" w:rsidP="00806C5C">
      <w:pPr>
        <w:pStyle w:val="Heading4"/>
      </w:pPr>
      <w:bookmarkStart w:id="1837" w:name="_Toc417920654"/>
      <w:bookmarkStart w:id="1838" w:name="_Ref445802787"/>
      <w:r>
        <w:t>key</w:t>
      </w:r>
      <w:bookmarkEnd w:id="1837"/>
      <w:bookmarkEnd w:id="1838"/>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7E5FD670"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1E71C4">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lastRenderedPageBreak/>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03D1174F"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1E71C4">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1839" w:name="_Toc417920655"/>
      <w:bookmarkStart w:id="1840" w:name="_Ref455073034"/>
      <w:r>
        <w:t>The list of actions</w:t>
      </w:r>
      <w:bookmarkEnd w:id="1839"/>
      <w:bookmarkEnd w:id="1840"/>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B74F9FB"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1E71C4">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1841" w:name="_Toc417920657"/>
      <w:r>
        <w:t>The default action</w:t>
      </w:r>
      <w:bookmarkEnd w:id="1841"/>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2EA482FA"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w:t>
      </w:r>
      <w:del w:id="1842" w:author="Mihai Budiu" w:date="2016-10-20T08:46:00Z">
        <w:r>
          <w:delText>.</w:delText>
        </w:r>
      </w:del>
      <w:ins w:id="1843" w:author="Mihai Budiu" w:date="2016-10-13T10:35:00Z">
        <w:r w:rsidR="0073618A">
          <w:t>; this property must be present for all tables</w:t>
        </w:r>
      </w:ins>
      <w:ins w:id="1844" w:author="Mihai Budiu" w:date="2016-10-20T08:46:00Z">
        <w:r>
          <w:t>.</w:t>
        </w:r>
      </w:ins>
      <w:r>
        <w:t xml:space="preserve">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w:t>
      </w:r>
      <w:del w:id="1845" w:author="Mihai Budiu" w:date="2016-10-13T10:36:00Z">
        <w:r w:rsidR="00BD16CA" w:rsidDel="0073618A">
          <w:delText xml:space="preserve">If present, </w:delText>
        </w:r>
      </w:del>
      <w:del w:id="1846" w:author="Mihai Budiu" w:date="2016-10-20T08:46:00Z">
        <w:r w:rsidR="00BD16CA">
          <w:delText>the</w:delText>
        </w:r>
      </w:del>
      <w:del w:id="1847" w:author="Mihai Budiu" w:date="2016-10-13T10:36:00Z">
        <w:r w:rsidR="00BD16CA" w:rsidDel="0073618A">
          <w:delText>t</w:delText>
        </w:r>
      </w:del>
      <w:ins w:id="1848" w:author="Mihai Budiu" w:date="2016-10-13T10:36:00Z">
        <w:r w:rsidR="0073618A">
          <w:t>T</w:t>
        </w:r>
      </w:ins>
      <w:ins w:id="1849" w:author="Mihai Budiu" w:date="2016-10-20T08:46:00Z">
        <w:r w:rsidR="00BD16CA">
          <w:t>he</w:t>
        </w:r>
      </w:ins>
      <w:r w:rsidR="00BD16CA">
        <w:t xml:space="preserve"> </w:t>
      </w:r>
      <w:r w:rsidR="00BD16CA" w:rsidRPr="00002383">
        <w:rPr>
          <w:rFonts w:ascii="Consolas" w:hAnsi="Consolas" w:cs="Consolas"/>
        </w:rPr>
        <w:t>default</w:t>
      </w:r>
      <w:r w:rsidR="00BD16CA" w:rsidRPr="00D1402C">
        <w:rPr>
          <w:rFonts w:ascii="Consolas" w:hAnsi="Consolas"/>
        </w:rPr>
        <w:t>_action</w:t>
      </w:r>
      <w:r w:rsidR="00BD16CA">
        <w:t xml:space="preserve">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lastRenderedPageBreak/>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4B222AB3" w:rsidR="00B5161D" w:rsidRDefault="00B5161D" w:rsidP="00E957F4">
      <w:r>
        <w:t xml:space="preserve">Note that the </w:t>
      </w:r>
      <w:r w:rsidR="004220A2">
        <w:t xml:space="preserve">specified default action must </w:t>
      </w:r>
      <w:del w:id="1850" w:author="Nate Foster" w:date="2016-10-06T14:54:00Z">
        <w:r w:rsidR="00754D16">
          <w:delText xml:space="preserve">specify </w:delText>
        </w:r>
      </w:del>
      <w:ins w:id="1851" w:author="Nate Foster" w:date="2016-10-06T14:54:00Z">
        <w:r w:rsidR="00184973">
          <w:t xml:space="preserve">define </w:t>
        </w:r>
      </w:ins>
      <w:r w:rsidR="00133AAE">
        <w:t>one constant value for each of the</w:t>
      </w:r>
      <w:del w:id="1852" w:author="Mihai Budiu" w:date="2016-10-07T10:37:00Z">
        <w:r w:rsidR="004220A2">
          <w:delText xml:space="preserve"> </w:delText>
        </w:r>
        <w:r w:rsidR="004220A2" w:rsidDel="00D16E45">
          <w:delText>the</w:delText>
        </w:r>
      </w:del>
      <w:del w:id="1853" w:author="Mihai Budiu" w:date="2016-10-13T09:50:00Z">
        <w:r w:rsidR="004220A2">
          <w:delText xml:space="preserve"> </w:delText>
        </w:r>
      </w:del>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 xml:space="preserve">Tables can have additional properties. The P4 spec does not mandate any additional properties, or prescribe their semantics. Various </w:t>
      </w:r>
      <w:del w:id="1854" w:author="Nate Foster" w:date="2016-10-17T22:53:00Z">
        <w:r>
          <w:delText xml:space="preserve">target </w:delText>
        </w:r>
      </w:del>
      <w:r>
        <w:t>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w:t>
      </w:r>
      <w:del w:id="1855" w:author="Nate Foster" w:date="2016-10-17T22:53:00Z">
        <w:r w:rsidR="00806C5C">
          <w:delText xml:space="preserve">target </w:delText>
        </w:r>
      </w:del>
      <w:r w:rsidR="00806C5C">
        <w:t xml:space="preserve">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1856" w:name="_Ref445717150"/>
      <w:bookmarkStart w:id="1857" w:name="_Toc445799405"/>
      <w:bookmarkStart w:id="1858" w:name="_Toc447899098"/>
      <w:bookmarkStart w:id="1859" w:name="_Toc462644858"/>
      <w:bookmarkStart w:id="1860" w:name="_Toc463614951"/>
      <w:bookmarkStart w:id="1861" w:name="_Toc464719004"/>
      <w:r>
        <w:lastRenderedPageBreak/>
        <w:t xml:space="preserve">Invoking a </w:t>
      </w:r>
      <w:r w:rsidR="00E31878">
        <w:t>table (</w:t>
      </w:r>
      <w:r>
        <w:t>match-action un</w:t>
      </w:r>
      <w:bookmarkEnd w:id="1856"/>
      <w:bookmarkEnd w:id="1857"/>
      <w:r w:rsidR="00E31878">
        <w:t>it)</w:t>
      </w:r>
      <w:bookmarkEnd w:id="1858"/>
      <w:bookmarkEnd w:id="1859"/>
      <w:bookmarkEnd w:id="1860"/>
      <w:bookmarkEnd w:id="1861"/>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1862" w:name="_Toc417920660"/>
      <w:bookmarkStart w:id="1863" w:name="_Ref445662789"/>
      <w:bookmarkStart w:id="1864" w:name="_Toc445799406"/>
      <w:bookmarkStart w:id="1865" w:name="_Toc447899099"/>
      <w:bookmarkStart w:id="1866" w:name="_Toc462644859"/>
      <w:bookmarkStart w:id="1867" w:name="_Toc463614952"/>
      <w:bookmarkStart w:id="1868" w:name="_Toc464719005"/>
      <w:r>
        <w:t xml:space="preserve">Match-action unit </w:t>
      </w:r>
      <w:bookmarkEnd w:id="1862"/>
      <w:bookmarkEnd w:id="1863"/>
      <w:r>
        <w:t>execution semantics</w:t>
      </w:r>
      <w:bookmarkEnd w:id="1864"/>
      <w:bookmarkEnd w:id="1865"/>
      <w:bookmarkEnd w:id="1866"/>
      <w:bookmarkEnd w:id="1867"/>
      <w:bookmarkEnd w:id="1868"/>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1869" w:name="_Ref289089116"/>
      <w:bookmarkStart w:id="1870" w:name="_Toc417920659"/>
      <w:bookmarkStart w:id="1871" w:name="_Toc445799407"/>
      <w:bookmarkStart w:id="1872" w:name="_Toc447899100"/>
      <w:bookmarkStart w:id="1873" w:name="_Toc462644860"/>
      <w:bookmarkStart w:id="1874" w:name="_Toc463614953"/>
      <w:bookmarkStart w:id="1875" w:name="_Toc464719006"/>
      <w:r>
        <w:t>The Match-Action Pipeline Abstract Machine</w:t>
      </w:r>
      <w:bookmarkEnd w:id="1869"/>
      <w:bookmarkEnd w:id="1870"/>
      <w:bookmarkEnd w:id="1871"/>
      <w:bookmarkEnd w:id="1872"/>
      <w:bookmarkEnd w:id="1873"/>
      <w:bookmarkEnd w:id="1874"/>
      <w:bookmarkEnd w:id="1875"/>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1876" w:name="_Toc462644861"/>
      <w:bookmarkStart w:id="1877" w:name="_Toc463614954"/>
      <w:bookmarkStart w:id="1878" w:name="_Toc464719007"/>
      <w:r>
        <w:t>Invoking controls</w:t>
      </w:r>
      <w:bookmarkEnd w:id="1876"/>
      <w:bookmarkEnd w:id="1877"/>
      <w:bookmarkEnd w:id="1878"/>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r w:rsidR="005332A0">
        <w:rPr>
          <w:rFonts w:ascii="Consolas" w:hAnsi="Consolas" w:cs="Consolas"/>
        </w:rPr>
        <w:t>callee(</w:t>
      </w:r>
      <w:r w:rsidR="00733B23" w:rsidRPr="009D382E">
        <w:rPr>
          <w:rFonts w:ascii="Consolas" w:hAnsi="Consolas" w:cs="Consolas"/>
          <w:b/>
        </w:rPr>
        <w:t>in</w:t>
      </w:r>
      <w:r w:rsidR="005332A0" w:rsidRPr="009D382E">
        <w:rPr>
          <w:rFonts w:ascii="Consolas" w:hAnsi="Consolas" w:cs="Consolas"/>
          <w:b/>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r w:rsidRPr="009D382E">
        <w:rPr>
          <w:rFonts w:ascii="Consolas" w:hAnsi="Consolas" w:cs="Consolas"/>
          <w:b/>
        </w:rPr>
        <w:t>in</w:t>
      </w:r>
      <w:r w:rsidR="005332A0" w:rsidRPr="00733B23">
        <w:rPr>
          <w:rFonts w:ascii="Consolas" w:hAnsi="Consolas" w:cs="Consolas"/>
          <w:b/>
        </w:rPr>
        <w:t>out</w:t>
      </w:r>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callee() instance;  // instance of callee</w:t>
      </w:r>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1879" w:name="_Ref445797492"/>
      <w:bookmarkStart w:id="1880" w:name="_Toc445799408"/>
      <w:bookmarkStart w:id="1881" w:name="_Toc447899101"/>
      <w:bookmarkStart w:id="1882" w:name="_Toc462644862"/>
      <w:bookmarkStart w:id="1883" w:name="_Ref287107059"/>
      <w:bookmarkStart w:id="1884" w:name="_Toc417920661"/>
      <w:bookmarkStart w:id="1885" w:name="_Toc463614955"/>
      <w:bookmarkStart w:id="1886" w:name="_Toc464719008"/>
      <w:r>
        <w:lastRenderedPageBreak/>
        <w:t>Parameterization</w:t>
      </w:r>
      <w:bookmarkEnd w:id="1879"/>
      <w:bookmarkEnd w:id="1880"/>
      <w:bookmarkEnd w:id="1881"/>
      <w:bookmarkEnd w:id="1882"/>
      <w:bookmarkEnd w:id="1885"/>
      <w:bookmarkEnd w:id="1886"/>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1FFE397" w:rsidR="00301A68" w:rsidRPr="00254E38" w:rsidRDefault="00301A68" w:rsidP="002D0F38">
      <w:pPr>
        <w:pStyle w:val="Grammar"/>
      </w:pPr>
      <w:r w:rsidRPr="00254E38">
        <w:t xml:space="preserve">    : parserTypeDeclaration </w:t>
      </w:r>
      <w:del w:id="1887" w:author="Mihai Budiu" w:date="2016-09-26T08:55:00Z">
        <w:r w:rsidRPr="00254E38" w:rsidDel="00327CAA">
          <w:delText>optCompileParameters</w:delText>
        </w:r>
      </w:del>
      <w:ins w:id="1888"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291DD078" w:rsidR="00301A68" w:rsidRPr="00254E38" w:rsidRDefault="00301A68" w:rsidP="002D0F38">
      <w:pPr>
        <w:pStyle w:val="Grammar"/>
      </w:pPr>
      <w:del w:id="1889" w:author="Mihai Budiu" w:date="2016-09-26T08:55:00Z">
        <w:r w:rsidRPr="00254E38" w:rsidDel="00327CAA">
          <w:delText>optCompileParameters</w:delText>
        </w:r>
      </w:del>
      <w:ins w:id="1890" w:author="Mihai Budiu" w:date="2016-10-07T10:21: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3029643C" w:rsidR="006554E1" w:rsidRPr="006554E1" w:rsidRDefault="006554E1" w:rsidP="006554E1">
      <w:pPr>
        <w:pStyle w:val="ListParagraph"/>
        <w:numPr>
          <w:ilvl w:val="0"/>
          <w:numId w:val="40"/>
        </w:numPr>
      </w:pPr>
      <w:r>
        <w:t xml:space="preserve">Optional </w:t>
      </w:r>
      <w:del w:id="1891" w:author="Mihai Budiu" w:date="2016-09-26T08:54:00Z">
        <w:r w:rsidDel="00327CAA">
          <w:delText>compile-tim</w:delText>
        </w:r>
        <w:r w:rsidR="00BA461F" w:rsidDel="00327CAA">
          <w:delText xml:space="preserve">e </w:delText>
        </w:r>
      </w:del>
      <w:r w:rsidR="00BA461F">
        <w:t>parser constructor parameters (</w:t>
      </w:r>
      <w:del w:id="1892" w:author="Mihai Budiu" w:date="2016-09-26T08:55:00Z">
        <w:r w:rsidRPr="006554E1" w:rsidDel="00327CAA">
          <w:rPr>
            <w:rFonts w:ascii="Consolas" w:hAnsi="Consolas"/>
          </w:rPr>
          <w:delText>optCompileParameters</w:delText>
        </w:r>
      </w:del>
      <w:ins w:id="1893" w:author="Mihai Budiu" w:date="2016-10-07T10:21:00Z">
        <w:r w:rsidR="00327CAA">
          <w:rPr>
            <w:rFonts w:ascii="Consolas" w:hAnsi="Consolas"/>
          </w:rPr>
          <w:t>optConstructorParameters</w:t>
        </w:r>
      </w:ins>
      <w:r w:rsidR="00BA461F" w:rsidRPr="00E97295">
        <w:t>)</w:t>
      </w:r>
    </w:p>
    <w:p w14:paraId="4E2D95E4" w14:textId="2D4B6C21" w:rsidR="006554E1" w:rsidRDefault="006554E1" w:rsidP="00E275FC">
      <w:r>
        <w:t xml:space="preserve">All </w:t>
      </w:r>
      <w:del w:id="1894" w:author="Mihai Budiu" w:date="2016-09-26T08:54:00Z">
        <w:r w:rsidDel="00327CAA">
          <w:delText>compile-time</w:delText>
        </w:r>
      </w:del>
      <w:ins w:id="1895" w:author="Mihai Budiu" w:date="2016-09-26T08:54:00Z">
        <w:r w:rsidR="00327CAA">
          <w:t>constructor</w:t>
        </w:r>
      </w:ins>
      <w:ins w:id="1896" w:author="Mihai Budiu" w:date="2016-10-13T10:38:00Z">
        <w:r w:rsidR="0073618A">
          <w:t xml:space="preserve"> </w:t>
        </w:r>
      </w:ins>
      <w:del w:id="1897" w:author="Mihai Budiu" w:date="2016-10-13T10:38:00Z">
        <w:r w:rsidDel="0073618A">
          <w:delText xml:space="preserve"> </w:delText>
        </w:r>
      </w:del>
      <w:r>
        <w:t xml:space="preserve">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w:t>
      </w:r>
      <w:del w:id="1898" w:author="Mihai Budiu" w:date="2016-09-26T08:58:00Z">
        <w:r w:rsidDel="006D065F">
          <w:delText xml:space="preserve">compile-time known values </w:delText>
        </w:r>
      </w:del>
      <w:ins w:id="1899" w:author="Mihai Budiu" w:date="2016-09-26T08:58:00Z">
        <w:r w:rsidR="006D065F">
          <w:t xml:space="preserve">expressions that can be fully evaluated at compilation time </w:t>
        </w:r>
      </w:ins>
      <w:r>
        <w:t xml:space="preserve">for all </w:t>
      </w:r>
      <w:del w:id="1900" w:author="Mihai Budiu" w:date="2016-09-26T08:55:00Z">
        <w:r w:rsidRPr="006554E1" w:rsidDel="00327CAA">
          <w:rPr>
            <w:rFonts w:ascii="Consolas" w:hAnsi="Consolas"/>
          </w:rPr>
          <w:delText>optCompileParameters</w:delText>
        </w:r>
      </w:del>
      <w:ins w:id="1901" w:author="Mihai Budiu" w:date="2016-10-07T10:21:00Z">
        <w:r w:rsidR="00327CAA">
          <w:rPr>
            <w:rFonts w:ascii="Consolas" w:hAnsi="Consolas"/>
          </w:rPr>
          <w:t>optConstructorParameters</w:t>
        </w:r>
      </w:ins>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r>
      <w:r>
        <w:rPr>
          <w:rFonts w:ascii="Consolas" w:hAnsi="Consolas"/>
        </w:rPr>
        <w:lastRenderedPageBreak/>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167C2769" w:rsidR="00CE41B1" w:rsidRDefault="00CE41B1" w:rsidP="00EA3008">
      <w:pPr>
        <w:pStyle w:val="Heading1"/>
      </w:pPr>
      <w:bookmarkStart w:id="1902" w:name="_Toc445799409"/>
      <w:bookmarkStart w:id="1903" w:name="_Toc447899102"/>
      <w:bookmarkStart w:id="1904" w:name="_Toc462644863"/>
      <w:bookmarkStart w:id="1905" w:name="_Toc463614956"/>
      <w:bookmarkStart w:id="1906" w:name="_Toc464719009"/>
      <w:r>
        <w:t xml:space="preserve">Packet </w:t>
      </w:r>
      <w:r w:rsidR="005B4B05">
        <w:t xml:space="preserve">construction </w:t>
      </w:r>
      <w:r>
        <w:t>(deparsing)</w:t>
      </w:r>
      <w:bookmarkEnd w:id="1883"/>
      <w:bookmarkEnd w:id="1884"/>
      <w:bookmarkEnd w:id="1902"/>
      <w:bookmarkEnd w:id="1903"/>
      <w:bookmarkEnd w:id="1904"/>
      <w:bookmarkEnd w:id="1905"/>
      <w:bookmarkEnd w:id="1906"/>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1907" w:name="_Ref445810251"/>
      <w:bookmarkStart w:id="1908" w:name="_Ref445811524"/>
      <w:bookmarkStart w:id="1909" w:name="_Toc445799410"/>
      <w:bookmarkStart w:id="1910" w:name="_Toc447899103"/>
      <w:bookmarkStart w:id="1911" w:name="_Toc462644864"/>
      <w:bookmarkStart w:id="1912" w:name="_Toc463614957"/>
      <w:bookmarkStart w:id="1913" w:name="_Toc464719010"/>
      <w:r>
        <w:t>Data insertion into packets</w:t>
      </w:r>
      <w:bookmarkEnd w:id="1907"/>
      <w:bookmarkEnd w:id="1908"/>
      <w:bookmarkEnd w:id="1909"/>
      <w:bookmarkEnd w:id="1910"/>
      <w:bookmarkEnd w:id="1911"/>
      <w:bookmarkEnd w:id="1912"/>
      <w:bookmarkEnd w:id="1913"/>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1914" w:name="_Ref445799854"/>
      <w:bookmarkStart w:id="1915" w:name="_Ref445801718"/>
      <w:bookmarkStart w:id="1916" w:name="_Toc445799411"/>
      <w:bookmarkStart w:id="1917" w:name="_Toc447899104"/>
      <w:bookmarkStart w:id="1918" w:name="_Toc462644865"/>
      <w:bookmarkStart w:id="1919" w:name="_Toc417920671"/>
      <w:bookmarkStart w:id="1920" w:name="_Toc463614958"/>
      <w:bookmarkStart w:id="1921" w:name="_Toc464719011"/>
      <w:r>
        <w:t>Architecture description</w:t>
      </w:r>
      <w:bookmarkEnd w:id="1914"/>
      <w:bookmarkEnd w:id="1915"/>
      <w:bookmarkEnd w:id="1916"/>
      <w:bookmarkEnd w:id="1917"/>
      <w:bookmarkEnd w:id="1918"/>
      <w:bookmarkEnd w:id="1920"/>
      <w:bookmarkEnd w:id="1921"/>
    </w:p>
    <w:p w14:paraId="1BEB6AAD" w14:textId="2A1E6659" w:rsidR="006F2858" w:rsidRDefault="00C37B52" w:rsidP="00C37B52">
      <w:r>
        <w:t xml:space="preserve">The </w:t>
      </w:r>
      <w:del w:id="1922" w:author="Nate Foster" w:date="2016-10-17T22:53:00Z">
        <w:r>
          <w:delText xml:space="preserve">target </w:delText>
        </w:r>
      </w:del>
      <w:r>
        <w:t xml:space="preserve">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1E71C4">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lastRenderedPageBreak/>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1923" w:name="_Toc445799412"/>
      <w:bookmarkStart w:id="1924" w:name="_Toc447899105"/>
      <w:bookmarkStart w:id="1925" w:name="_Toc462644866"/>
      <w:bookmarkStart w:id="1926" w:name="_Toc463614959"/>
      <w:bookmarkStart w:id="1927" w:name="_Toc464719012"/>
      <w:r>
        <w:t>Example architecture description</w:t>
      </w:r>
      <w:bookmarkEnd w:id="1923"/>
      <w:bookmarkEnd w:id="1924"/>
      <w:bookmarkEnd w:id="1925"/>
      <w:bookmarkEnd w:id="1926"/>
      <w:bookmarkEnd w:id="1927"/>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w:t>
      </w:r>
      <w:ins w:id="1928" w:author="Andy Keep" w:date="2016-10-12T14:31:00Z">
        <w:r w:rsidR="004D4AAA">
          <w:t>,</w:t>
        </w:r>
      </w:ins>
      <w:r>
        <w:t xml:space="preserv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0D723523"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w:t>
      </w:r>
      <w:ins w:id="1929" w:author="Mihai Budiu" w:date="2016-10-10T10:19:00Z">
        <w:r w:rsidR="00794EBB" w:rsidDel="00794EBB">
          <w:rPr>
            <w:rFonts w:ascii="Consolas" w:hAnsi="Consolas"/>
          </w:rPr>
          <w:t xml:space="preserve"> </w:t>
        </w:r>
      </w:ins>
      <w:del w:id="1930" w:author="Mihai Budiu" w:date="2016-10-10T10:19:00Z">
        <w:r w:rsidDel="00794EBB">
          <w:rPr>
            <w:rFonts w:ascii="Consolas" w:hAnsi="Consolas"/>
          </w:rPr>
          <w:delText>Port</w:delText>
        </w:r>
      </w:del>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47E716E1" w:rsidR="00C37B52" w:rsidRDefault="00C37B52" w:rsidP="0016160B">
      <w:pPr>
        <w:pStyle w:val="Caption"/>
      </w:pPr>
      <w:bookmarkStart w:id="1931" w:name="_Ref287105014"/>
      <w:r>
        <w:t xml:space="preserve">Figure </w:t>
      </w:r>
      <w:fldSimple w:instr=" SEQ Figure \* ARABIC ">
        <w:r w:rsidR="00385ACF">
          <w:rPr>
            <w:noProof/>
          </w:rPr>
          <w:t>13</w:t>
        </w:r>
      </w:fldSimple>
      <w:bookmarkEnd w:id="1931"/>
      <w:r>
        <w:t>: Switch architecture fragment implied by the previous set of declarations.</w:t>
      </w:r>
    </w:p>
    <w:p w14:paraId="641DC2EF" w14:textId="4C2266CF"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85ACF">
        <w:t xml:space="preserve">Figure </w:t>
      </w:r>
      <w:ins w:id="1932" w:author="Mihai Budiu" w:date="2016-09-29T16:17:00Z">
        <w:r w:rsidR="00385ACF">
          <w:rPr>
            <w:noProof/>
          </w:rPr>
          <w:t>13</w:t>
        </w:r>
      </w:ins>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ins w:id="1933" w:author="Andrew Keep" w:date="2016-10-13T10:17:00Z">
        <w:r w:rsidR="005F13A2" w:rsidRPr="005F13A2">
          <w:rPr>
            <w:rFonts w:asciiTheme="minorHAnsi" w:hAnsiTheme="minorHAnsi"/>
            <w:rPrChange w:id="1934" w:author="Andrew Keep" w:date="2016-10-13T10:17:00Z">
              <w:rPr>
                <w:rFonts w:ascii="Consolas" w:hAnsi="Consolas"/>
              </w:rPr>
            </w:rPrChange>
          </w:rPr>
          <w:t>,</w:t>
        </w:r>
      </w:ins>
      <w:r w:rsidRPr="005F13A2">
        <w:rPr>
          <w:rFonts w:asciiTheme="minorHAnsi" w:hAnsiTheme="minorHAnsi"/>
          <w:rPrChange w:id="1935" w:author="Andrew Keep" w:date="2016-10-20T08:46:00Z">
            <w:rPr/>
          </w:rPrChange>
        </w:rPr>
        <w:t xml:space="preserve"> </w:t>
      </w:r>
      <w:r>
        <w:t xml:space="preserve">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726E726A" w14:textId="6E57CACC" w:rsidR="00794EBB" w:rsidRPr="00177916" w:rsidRDefault="00C37B52" w:rsidP="00794EBB">
      <w:pPr>
        <w:pStyle w:val="ListParagraph"/>
        <w:numPr>
          <w:ilvl w:val="0"/>
          <w:numId w:val="17"/>
        </w:numPr>
        <w:rPr>
          <w:ins w:id="1936" w:author="Mihai Budiu" w:date="2016-10-10T10:23:00Z"/>
        </w:r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390BF703" w14:textId="63EA943F" w:rsidR="00D1410A" w:rsidRDefault="00D1410A">
      <w:pPr>
        <w:rPr>
          <w:ins w:id="1937" w:author="Mihai Budiu" w:date="2016-10-10T10:23:00Z"/>
        </w:rPr>
        <w:pPrChange w:id="1938" w:author="Mihai Budiu" w:date="2016-10-10T10:23:00Z">
          <w:pPr>
            <w:pStyle w:val="ListParagraph"/>
            <w:numPr>
              <w:numId w:val="17"/>
            </w:numPr>
            <w:ind w:hanging="360"/>
          </w:pPr>
        </w:pPrChange>
      </w:pPr>
      <w:ins w:id="1939" w:author="Mihai Budiu" w:date="2016-10-10T10:25:00Z">
        <w:r>
          <w:t>Note that t</w:t>
        </w:r>
      </w:ins>
      <w:ins w:id="1940" w:author="Mihai Budiu" w:date="2016-10-10T10:23:00Z">
        <w:r>
          <w:t xml:space="preserve">his architecture </w:t>
        </w:r>
      </w:ins>
      <w:ins w:id="1941" w:author="Mihai Budiu" w:date="2016-10-10T10:26:00Z">
        <w:r>
          <w:t xml:space="preserve">models a target switch that contains two separate channels </w:t>
        </w:r>
      </w:ins>
      <w:ins w:id="1942" w:author="Mihai Budiu" w:date="2016-10-10T10:23:00Z">
        <w:r>
          <w:t>between the ingress and egress pipeline:</w:t>
        </w:r>
      </w:ins>
    </w:p>
    <w:p w14:paraId="4AD15CD9" w14:textId="3BA2FAD6" w:rsidR="00D1410A" w:rsidRDefault="00D1410A">
      <w:pPr>
        <w:pStyle w:val="ListParagraph"/>
        <w:numPr>
          <w:ilvl w:val="0"/>
          <w:numId w:val="17"/>
        </w:numPr>
        <w:rPr>
          <w:ins w:id="1943" w:author="Mihai Budiu" w:date="2016-10-10T10:24:00Z"/>
        </w:rPr>
      </w:pPr>
      <w:ins w:id="1944" w:author="Mihai Budiu" w:date="2016-10-10T10:26:00Z">
        <w:r>
          <w:t>A channel that can pass data d</w:t>
        </w:r>
      </w:ins>
      <w:ins w:id="1945" w:author="Mihai Budiu" w:date="2016-10-10T10:24:00Z">
        <w:r>
          <w:t xml:space="preserve">irectly </w:t>
        </w:r>
      </w:ins>
      <w:ins w:id="1946" w:author="Mihai Budiu" w:date="2016-10-10T10:26:00Z">
        <w:r>
          <w:t>(</w:t>
        </w:r>
      </w:ins>
      <w:ins w:id="1947" w:author="Mihai Budiu" w:date="2016-10-10T10:24:00Z">
        <w:r>
          <w:t>through the T-type argument</w:t>
        </w:r>
      </w:ins>
      <w:ins w:id="1948" w:author="Mihai Budiu" w:date="2016-10-10T10:26:00Z">
        <w:r>
          <w:t xml:space="preserve"> – on a software target </w:t>
        </w:r>
      </w:ins>
      <w:ins w:id="1949" w:author="Mihai Budiu" w:date="2016-10-10T10:27:00Z">
        <w:r>
          <w:t xml:space="preserve">with shared memory between ingress and egress </w:t>
        </w:r>
      </w:ins>
      <w:ins w:id="1950" w:author="Mihai Budiu" w:date="2016-10-10T10:26:00Z">
        <w:r>
          <w:t>this could be implemented by passing directly a pointer</w:t>
        </w:r>
      </w:ins>
      <w:ins w:id="1951" w:author="Mihai Budiu" w:date="2016-10-10T10:27:00Z">
        <w:r>
          <w:t>; on an architecture without shared memory presumably the compiler will need to synthesize automatically serialization code)</w:t>
        </w:r>
      </w:ins>
      <w:ins w:id="1952" w:author="Mihai Budiu" w:date="2016-10-10T10:24:00Z">
        <w:r>
          <w:t>.</w:t>
        </w:r>
      </w:ins>
      <w:ins w:id="1953" w:author="Mihai Budiu" w:date="2016-10-10T10:25:00Z">
        <w:r>
          <w:t xml:space="preserve"> </w:t>
        </w:r>
      </w:ins>
    </w:p>
    <w:p w14:paraId="38C2D9EA" w14:textId="3576A01C" w:rsidR="00D1410A" w:rsidRPr="00280B0E" w:rsidRDefault="00D1410A">
      <w:pPr>
        <w:pStyle w:val="ListParagraph"/>
        <w:numPr>
          <w:ilvl w:val="0"/>
          <w:numId w:val="17"/>
        </w:numPr>
        <w:rPr>
          <w:ins w:id="1954" w:author="Mihai Budiu" w:date="2016-10-13T09:50:00Z"/>
        </w:rPr>
      </w:pPr>
      <w:ins w:id="1955" w:author="Mihai Budiu" w:date="2016-10-10T10:24:00Z">
        <w:r>
          <w:t>Indirectly through a parser/deparser that serialize data to a packet and back.</w:t>
        </w:r>
      </w:ins>
    </w:p>
    <w:p w14:paraId="1C62158B" w14:textId="1E72F6BB" w:rsidR="00C37B52" w:rsidRDefault="00C37B52" w:rsidP="00C37B52">
      <w:pPr>
        <w:pStyle w:val="Heading2"/>
      </w:pPr>
      <w:bookmarkStart w:id="1956" w:name="_Toc445799413"/>
      <w:bookmarkStart w:id="1957" w:name="_Toc447899106"/>
      <w:bookmarkStart w:id="1958" w:name="_Toc462644867"/>
      <w:bookmarkStart w:id="1959" w:name="_Toc463614960"/>
      <w:bookmarkStart w:id="1960" w:name="_Toc464719013"/>
      <w:r>
        <w:t xml:space="preserve">Target </w:t>
      </w:r>
      <w:r w:rsidR="006C706B">
        <w:t xml:space="preserve">program </w:t>
      </w:r>
      <w:r>
        <w:t>instantiation</w:t>
      </w:r>
      <w:bookmarkEnd w:id="1956"/>
      <w:bookmarkEnd w:id="1957"/>
      <w:bookmarkEnd w:id="1958"/>
      <w:bookmarkEnd w:id="1959"/>
      <w:bookmarkEnd w:id="1960"/>
    </w:p>
    <w:p w14:paraId="7F6B8412" w14:textId="34B43BDC"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 xml:space="preserve">the </w:t>
      </w:r>
      <w:del w:id="1961" w:author="Mihai Budiu" w:date="2016-10-13T09:50:00Z">
        <w:r>
          <w:delText>toplevel</w:delText>
        </w:r>
      </w:del>
      <w:ins w:id="1962" w:author="Mihai Budiu" w:date="2016-10-13T09:50:00Z">
        <w:r>
          <w:t>top</w:t>
        </w:r>
      </w:ins>
      <w:ins w:id="1963" w:author="Mihai Budiu" w:date="2016-10-10T10:28:00Z">
        <w:r w:rsidR="00D1410A">
          <w:t>-</w:t>
        </w:r>
      </w:ins>
      <w:ins w:id="1964" w:author="Mihai Budiu" w:date="2016-10-13T09:50:00Z">
        <w:r>
          <w:t>level</w:t>
        </w:r>
      </w:ins>
      <w:r>
        <w:t xml:space="preserve">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4031B2DB" w:rsidR="00C37B52" w:rsidRDefault="00C37B52" w:rsidP="00C37B52">
      <w:r w:rsidRPr="00980172">
        <w:t>For</w:t>
      </w:r>
      <w:r>
        <w:t xml:space="preserve"> example, given the </w:t>
      </w:r>
      <w:del w:id="1965" w:author="Mihai Budiu" w:date="2016-10-07T15:15:00Z">
        <w:r w:rsidDel="00582220">
          <w:delText>prototypes</w:delText>
        </w:r>
      </w:del>
      <w:ins w:id="1966" w:author="Mihai Budiu" w:date="2016-10-07T15:15:00Z">
        <w:r w:rsidR="00582220">
          <w:t>following type declarations</w:t>
        </w:r>
      </w:ins>
      <w:r>
        <w:t>:</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w:t>
      </w:r>
      <w:ins w:id="1967"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1968"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lastRenderedPageBreak/>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3324EBF9" w:rsidR="00C37B52" w:rsidRDefault="00C37B52" w:rsidP="00C37B52">
      <w:r>
        <w:t>The user can also explicitly specify values for the type variables</w:t>
      </w:r>
      <w:del w:id="1969" w:author="Mihai Budiu" w:date="2016-10-13T09:50:00Z">
        <w:r>
          <w:delText>:</w:delText>
        </w:r>
      </w:del>
      <w:ins w:id="1970" w:author="Mihai Budiu" w:date="2016-10-10T15:44:00Z">
        <w:r w:rsidR="00963780">
          <w:t xml:space="preserve"> (otherwise the compiler has to infer values for these type variables)</w:t>
        </w:r>
      </w:ins>
      <w:ins w:id="1971" w:author="Mihai Budiu" w:date="2016-10-13T09:50:00Z">
        <w:r>
          <w:t>:</w:t>
        </w:r>
      </w:ins>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del w:id="1972" w:author="Mihai Budiu" w:date="2016-10-10T15:43:00Z">
        <w:r w:rsidDel="00963780">
          <w:rPr>
            <w:rFonts w:ascii="Consolas" w:hAnsi="Consolas"/>
          </w:rPr>
          <w:delText xml:space="preserve"> </w:delText>
        </w:r>
      </w:del>
    </w:p>
    <w:p w14:paraId="593F7C71" w14:textId="77777777" w:rsidR="00E502A3" w:rsidRDefault="00E502A3" w:rsidP="00E502A3">
      <w:pPr>
        <w:pStyle w:val="Heading2"/>
      </w:pPr>
      <w:bookmarkStart w:id="1973" w:name="_Toc445799414"/>
      <w:bookmarkStart w:id="1974" w:name="_Toc447899107"/>
      <w:bookmarkStart w:id="1975" w:name="_Toc462644868"/>
      <w:bookmarkStart w:id="1976" w:name="_Toc463614961"/>
      <w:bookmarkStart w:id="1977" w:name="_Toc464719014"/>
      <w:r>
        <w:t>A Packet Filter Model</w:t>
      </w:r>
      <w:bookmarkEnd w:id="1973"/>
      <w:bookmarkEnd w:id="1974"/>
      <w:bookmarkEnd w:id="1975"/>
      <w:bookmarkEnd w:id="1976"/>
      <w:bookmarkEnd w:id="1977"/>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 xml:space="preserve">another </w:t>
      </w:r>
      <w:del w:id="1978" w:author="Nate Foster" w:date="2016-10-17T22:53:00Z">
        <w:r>
          <w:delText xml:space="preserve">target </w:delText>
        </w:r>
      </w:del>
      <w:r>
        <w:t>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762B8E21" w:rsidR="00E502A3" w:rsidRDefault="00E502A3" w:rsidP="0016160B">
      <w:pPr>
        <w:pStyle w:val="Caption"/>
      </w:pPr>
      <w:r>
        <w:t xml:space="preserve">Figure </w:t>
      </w:r>
      <w:fldSimple w:instr=" SEQ Figure \* ARABIC ">
        <w:r w:rsidR="00385ACF">
          <w:rPr>
            <w:noProof/>
          </w:rPr>
          <w:t>14</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w:t>
      </w:r>
      <w:del w:id="1979" w:author="Nate Foster" w:date="2016-10-17T22:53:00Z">
        <w:r>
          <w:delText>target abstract model</w:delText>
        </w:r>
      </w:del>
      <w:ins w:id="1980" w:author="Nate Foster" w:date="2016-10-17T22:53:00Z">
        <w:r w:rsidR="005C6704">
          <w:t>architecture model</w:t>
        </w:r>
      </w:ins>
      <w:r>
        <w:t xml:space="preserve">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204021CC" w:rsidR="00D07822" w:rsidRDefault="008E77EF" w:rsidP="00A66238">
      <w:pPr>
        <w:pStyle w:val="Heading1"/>
      </w:pPr>
      <w:bookmarkStart w:id="1981" w:name="_Ref445644138"/>
      <w:bookmarkStart w:id="1982" w:name="_Toc445799415"/>
      <w:bookmarkStart w:id="1983" w:name="_Toc447899108"/>
      <w:bookmarkStart w:id="1984" w:name="_Toc462644869"/>
      <w:bookmarkStart w:id="1985" w:name="_Toc463614962"/>
      <w:bookmarkStart w:id="1986" w:name="_Toc464719015"/>
      <w:r>
        <w:lastRenderedPageBreak/>
        <w:t>The P4 abstract machine: evaluating a P4 program</w:t>
      </w:r>
      <w:bookmarkEnd w:id="1919"/>
      <w:bookmarkEnd w:id="1981"/>
      <w:bookmarkEnd w:id="1982"/>
      <w:bookmarkEnd w:id="1983"/>
      <w:bookmarkEnd w:id="1984"/>
      <w:bookmarkEnd w:id="1985"/>
      <w:bookmarkEnd w:id="1986"/>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 xml:space="preserve">each P4 functional block is executed atomically, in isolation, when it receives control from the </w:t>
      </w:r>
      <w:del w:id="1987" w:author="Nate Foster" w:date="2016-10-17T22:53:00Z">
        <w:r w:rsidR="00AB5D05">
          <w:delText xml:space="preserve">target </w:delText>
        </w:r>
      </w:del>
      <w:r w:rsidR="00AB5D05">
        <w:t>architecture</w:t>
      </w:r>
      <w:ins w:id="1988" w:author="Nate Foster" w:date="2016-10-17T22:53:00Z">
        <w:r w:rsidR="005C6704">
          <w:t>.</w:t>
        </w:r>
      </w:ins>
    </w:p>
    <w:p w14:paraId="6E24F1CB" w14:textId="18FC776E" w:rsidR="00D07822" w:rsidRDefault="000C702A" w:rsidP="00A66238">
      <w:pPr>
        <w:pStyle w:val="Heading2"/>
      </w:pPr>
      <w:bookmarkStart w:id="1989" w:name="_Ref445813355"/>
      <w:bookmarkStart w:id="1990" w:name="_Toc445799416"/>
      <w:bookmarkStart w:id="1991" w:name="_Toc447899109"/>
      <w:bookmarkStart w:id="1992" w:name="_Toc462644870"/>
      <w:bookmarkStart w:id="1993" w:name="_Toc463614963"/>
      <w:bookmarkStart w:id="1994" w:name="_Toc464719016"/>
      <w:r>
        <w:t xml:space="preserve">Compile-time </w:t>
      </w:r>
      <w:bookmarkEnd w:id="1989"/>
      <w:bookmarkEnd w:id="1990"/>
      <w:bookmarkEnd w:id="1991"/>
      <w:bookmarkEnd w:id="1992"/>
      <w:del w:id="1995" w:author="Nate Foster" w:date="2016-10-06T14:47:00Z">
        <w:r>
          <w:delText>evaluation</w:delText>
        </w:r>
      </w:del>
      <w:ins w:id="1996" w:author="Nate Foster" w:date="2016-10-06T14:47:00Z">
        <w:r w:rsidR="000B4664">
          <w:t>known values</w:t>
        </w:r>
      </w:ins>
      <w:bookmarkEnd w:id="1993"/>
      <w:bookmarkEnd w:id="1994"/>
    </w:p>
    <w:p w14:paraId="5BADFD74" w14:textId="6CCC1B7F" w:rsidR="006D065F" w:rsidRDefault="006D065F">
      <w:pPr>
        <w:rPr>
          <w:ins w:id="1997" w:author="Mihai Budiu" w:date="2016-09-26T08:59:00Z"/>
        </w:rPr>
      </w:pPr>
      <w:commentRangeStart w:id="1998"/>
      <w:ins w:id="1999" w:author="Mihai Budiu" w:date="2016-09-26T08:59:00Z">
        <w:r>
          <w:t xml:space="preserve">The following are </w:t>
        </w:r>
      </w:ins>
      <w:ins w:id="2000" w:author="Mihai Budiu" w:date="2016-09-26T09:02:00Z">
        <w:r>
          <w:t xml:space="preserve">compile-time </w:t>
        </w:r>
      </w:ins>
      <w:ins w:id="2001" w:author="Mihai Budiu" w:date="2016-09-26T08:59:00Z">
        <w:del w:id="2002" w:author="Nate Foster" w:date="2016-10-06T14:46:00Z">
          <w:r>
            <w:delText>constant</w:delText>
          </w:r>
        </w:del>
      </w:ins>
      <w:ins w:id="2003" w:author="Nate Foster" w:date="2016-10-06T14:46:00Z">
        <w:r w:rsidR="000B4664">
          <w:t>known</w:t>
        </w:r>
      </w:ins>
      <w:ins w:id="2004" w:author="Mihai Budiu" w:date="2016-09-26T08:59:00Z">
        <w:r>
          <w:t xml:space="preserve"> values:</w:t>
        </w:r>
      </w:ins>
    </w:p>
    <w:p w14:paraId="591AEE6C" w14:textId="64F8F76B" w:rsidR="006D065F" w:rsidRDefault="006D065F" w:rsidP="00385ACF">
      <w:pPr>
        <w:pStyle w:val="ListParagraph"/>
        <w:numPr>
          <w:ilvl w:val="0"/>
          <w:numId w:val="57"/>
        </w:numPr>
        <w:rPr>
          <w:ins w:id="2005" w:author="Mihai Budiu" w:date="2016-09-26T08:59:00Z"/>
        </w:rPr>
      </w:pPr>
      <w:ins w:id="2006" w:author="Mihai Budiu" w:date="2016-09-26T09:04:00Z">
        <w:r>
          <w:t>Integer literals, Boolean literals</w:t>
        </w:r>
      </w:ins>
      <w:ins w:id="2007" w:author="Andy Keep" w:date="2016-10-12T14:32:00Z">
        <w:r w:rsidR="008469DB">
          <w:t>,</w:t>
        </w:r>
      </w:ins>
      <w:ins w:id="2008" w:author="Mihai Budiu" w:date="2016-09-26T09:04:00Z">
        <w:r>
          <w:t xml:space="preserve"> and string literals.</w:t>
        </w:r>
      </w:ins>
    </w:p>
    <w:p w14:paraId="127BA95B" w14:textId="605D3329" w:rsidR="006D065F" w:rsidRDefault="006D065F" w:rsidP="00385ACF">
      <w:pPr>
        <w:pStyle w:val="ListParagraph"/>
        <w:numPr>
          <w:ilvl w:val="0"/>
          <w:numId w:val="57"/>
        </w:numPr>
        <w:rPr>
          <w:ins w:id="2009" w:author="Mihai Budiu" w:date="2016-09-26T09:01:00Z"/>
        </w:rPr>
      </w:pPr>
      <w:ins w:id="2010" w:author="Mihai Budiu" w:date="2016-09-26T09:00:00Z">
        <w:r>
          <w:t xml:space="preserve">Identifiers declared in an </w:t>
        </w:r>
        <w:r w:rsidRPr="00385ACF">
          <w:rPr>
            <w:rFonts w:ascii="Consolas" w:hAnsi="Consolas"/>
            <w:b/>
          </w:rPr>
          <w:t>error</w:t>
        </w:r>
      </w:ins>
      <w:ins w:id="2011" w:author="Mihai Budiu" w:date="2016-10-06T09:31:00Z">
        <w:r w:rsidR="00B83CC5" w:rsidRPr="00D1402C">
          <w:t xml:space="preserve">, </w:t>
        </w:r>
        <w:r w:rsidR="00B83CC5">
          <w:rPr>
            <w:rFonts w:ascii="Consolas" w:hAnsi="Consolas" w:cs="Consolas"/>
            <w:b/>
          </w:rPr>
          <w:t>enum</w:t>
        </w:r>
      </w:ins>
      <w:ins w:id="2012" w:author="Mihai Budiu" w:date="2016-09-26T09:00:00Z">
        <w:r>
          <w:t xml:space="preserve"> or </w:t>
        </w:r>
        <w:r w:rsidRPr="00385ACF">
          <w:rPr>
            <w:rFonts w:ascii="Consolas" w:hAnsi="Consolas"/>
            <w:b/>
          </w:rPr>
          <w:t>match_kind</w:t>
        </w:r>
        <w:r>
          <w:t xml:space="preserve"> declaration</w:t>
        </w:r>
      </w:ins>
      <w:ins w:id="2013" w:author="Mihai Budiu" w:date="2016-09-26T09:03:00Z">
        <w:r>
          <w:t>.</w:t>
        </w:r>
      </w:ins>
    </w:p>
    <w:p w14:paraId="0F4584AB" w14:textId="4CFD6F64" w:rsidR="006D065F" w:rsidDel="00B83CC5" w:rsidRDefault="006D065F" w:rsidP="00385ACF">
      <w:pPr>
        <w:pStyle w:val="ListParagraph"/>
        <w:numPr>
          <w:ilvl w:val="0"/>
          <w:numId w:val="57"/>
        </w:numPr>
        <w:rPr>
          <w:ins w:id="2014" w:author="Mihai Budiu" w:date="2016-09-26T09:13:00Z"/>
          <w:del w:id="2015" w:author="Mihai Budiu" w:date="2016-10-06T09:31:00Z"/>
        </w:rPr>
      </w:pPr>
      <w:ins w:id="2016" w:author="Mihai Budiu" w:date="2016-09-26T09:01:00Z">
        <w:del w:id="2017" w:author="Mihai Budiu" w:date="2016-10-06T09:31:00Z">
          <w:r w:rsidDel="00B83CC5">
            <w:delText xml:space="preserve">Identifiers declared in an </w:delText>
          </w:r>
        </w:del>
        <w:del w:id="2018" w:author="Unknown">
          <w:r w:rsidRPr="00385ACF" w:rsidDel="00B83CC5">
            <w:rPr>
              <w:rFonts w:ascii="Consolas" w:hAnsi="Consolas"/>
              <w:b/>
            </w:rPr>
            <w:delText>enum</w:delText>
          </w:r>
        </w:del>
        <w:del w:id="2019" w:author="Mihai Budiu" w:date="2016-10-06T09:31:00Z">
          <w:r w:rsidDel="00B83CC5">
            <w:delText xml:space="preserve"> declaration</w:delText>
          </w:r>
        </w:del>
      </w:ins>
      <w:ins w:id="2020" w:author="Mihai Budiu" w:date="2016-09-26T09:03:00Z">
        <w:del w:id="2021" w:author="Mihai Budiu" w:date="2016-10-06T09:31:00Z">
          <w:r w:rsidDel="00B83CC5">
            <w:delText>.</w:delText>
          </w:r>
        </w:del>
      </w:ins>
    </w:p>
    <w:p w14:paraId="32BFC115" w14:textId="24FD18D0" w:rsidR="00912EEC" w:rsidRDefault="00912EEC" w:rsidP="00385ACF">
      <w:pPr>
        <w:pStyle w:val="ListParagraph"/>
        <w:numPr>
          <w:ilvl w:val="0"/>
          <w:numId w:val="57"/>
        </w:numPr>
        <w:rPr>
          <w:ins w:id="2022" w:author="Mihai Budiu" w:date="2016-10-07T10:46:00Z"/>
        </w:rPr>
      </w:pPr>
      <w:ins w:id="2023" w:author="Mihai Budiu" w:date="2016-09-26T09:13:00Z">
        <w:r>
          <w:t xml:space="preserve">The </w:t>
        </w:r>
        <w:r w:rsidRPr="00385ACF">
          <w:rPr>
            <w:rFonts w:ascii="Consolas" w:hAnsi="Consolas"/>
            <w:b/>
          </w:rPr>
          <w:t>default</w:t>
        </w:r>
        <w:r w:rsidRPr="00385ACF">
          <w:t xml:space="preserve"> identifier.</w:t>
        </w:r>
      </w:ins>
    </w:p>
    <w:p w14:paraId="1CADADF8" w14:textId="179482E6" w:rsidR="00002383" w:rsidRDefault="00002383" w:rsidP="00385ACF">
      <w:pPr>
        <w:pStyle w:val="ListParagraph"/>
        <w:numPr>
          <w:ilvl w:val="0"/>
          <w:numId w:val="57"/>
        </w:numPr>
        <w:rPr>
          <w:ins w:id="2024" w:author="Mihai Budiu" w:date="2016-09-26T09:12:00Z"/>
        </w:rPr>
      </w:pPr>
      <w:ins w:id="2025" w:author="Mihai Budiu" w:date="2016-10-07T10:46:00Z">
        <w:r>
          <w:t xml:space="preserve">The </w:t>
        </w:r>
        <w:r w:rsidRPr="00D1402C">
          <w:rPr>
            <w:rFonts w:ascii="Consolas" w:hAnsi="Consolas"/>
          </w:rPr>
          <w:t>_</w:t>
        </w:r>
        <w:r>
          <w:t xml:space="preserve"> identifier when used as a </w:t>
        </w:r>
        <w:r w:rsidRPr="00D1402C">
          <w:rPr>
            <w:rFonts w:ascii="Consolas" w:hAnsi="Consolas"/>
            <w:b/>
          </w:rPr>
          <w:t>select</w:t>
        </w:r>
        <w:r>
          <w:t xml:space="preserve"> expression label </w:t>
        </w:r>
      </w:ins>
    </w:p>
    <w:p w14:paraId="32F7B6C7" w14:textId="7373971F" w:rsidR="00912EEC" w:rsidRDefault="00912EEC" w:rsidP="00385ACF">
      <w:pPr>
        <w:pStyle w:val="ListParagraph"/>
        <w:numPr>
          <w:ilvl w:val="0"/>
          <w:numId w:val="57"/>
        </w:numPr>
        <w:rPr>
          <w:ins w:id="2026" w:author="Mihai Budiu" w:date="2016-09-26T09:01:00Z"/>
        </w:rPr>
      </w:pPr>
      <w:ins w:id="2027" w:author="Mihai Budiu" w:date="2016-09-26T09:12:00Z">
        <w:r>
          <w:t>Identifiers that represent declared types, actions, tables, parsers, controls or packages.</w:t>
        </w:r>
      </w:ins>
    </w:p>
    <w:p w14:paraId="2BB5A6C3" w14:textId="5F7F70F4" w:rsidR="006D065F" w:rsidRDefault="006D065F" w:rsidP="00385ACF">
      <w:pPr>
        <w:pStyle w:val="ListParagraph"/>
        <w:numPr>
          <w:ilvl w:val="0"/>
          <w:numId w:val="57"/>
        </w:numPr>
        <w:rPr>
          <w:ins w:id="2028" w:author="Mihai Budiu" w:date="2016-09-26T09:01:00Z"/>
        </w:rPr>
      </w:pPr>
      <w:ins w:id="2029" w:author="Mihai Budiu" w:date="2016-09-26T09:01:00Z">
        <w:r>
          <w:t xml:space="preserve">List expression where all components are </w:t>
        </w:r>
        <w:del w:id="2030" w:author="Nate Foster" w:date="2016-10-06T14:54:00Z">
          <w:r>
            <w:delText>constant</w:delText>
          </w:r>
        </w:del>
      </w:ins>
      <w:ins w:id="2031" w:author="Nate Foster" w:date="2016-10-06T14:54:00Z">
        <w:r w:rsidR="00184973">
          <w:t>compile-time known</w:t>
        </w:r>
      </w:ins>
      <w:ins w:id="2032" w:author="Mihai Budiu" w:date="2016-09-26T09:01:00Z">
        <w:r>
          <w:t xml:space="preserve"> values</w:t>
        </w:r>
      </w:ins>
      <w:ins w:id="2033" w:author="Mihai Budiu" w:date="2016-09-26T09:03:00Z">
        <w:r>
          <w:t>.</w:t>
        </w:r>
      </w:ins>
    </w:p>
    <w:p w14:paraId="2378FF8E" w14:textId="51BC62AB" w:rsidR="006D065F" w:rsidRDefault="006D065F" w:rsidP="00385ACF">
      <w:pPr>
        <w:pStyle w:val="ListParagraph"/>
        <w:numPr>
          <w:ilvl w:val="0"/>
          <w:numId w:val="57"/>
        </w:numPr>
        <w:rPr>
          <w:ins w:id="2034" w:author="Mihai Budiu" w:date="2016-09-26T09:05:00Z"/>
        </w:rPr>
      </w:pPr>
      <w:ins w:id="2035" w:author="Mihai Budiu" w:date="2016-09-26T09:02:00Z">
        <w:r>
          <w:t xml:space="preserve">Instances constructed by instance declarations (Section </w:t>
        </w:r>
      </w:ins>
      <w:ins w:id="2036" w:author="Mihai Budiu" w:date="2016-09-26T09:03:00Z">
        <w:r>
          <w:fldChar w:fldCharType="begin"/>
        </w:r>
        <w:r>
          <w:instrText xml:space="preserve"> REF _Ref445645891 \r \h </w:instrText>
        </w:r>
      </w:ins>
      <w:r>
        <w:fldChar w:fldCharType="separate"/>
      </w:r>
      <w:ins w:id="2037" w:author="Mihai Budiu" w:date="2016-09-26T09:03:00Z">
        <w:r w:rsidR="001E71C4">
          <w:t>11.3</w:t>
        </w:r>
        <w:r>
          <w:fldChar w:fldCharType="end"/>
        </w:r>
      </w:ins>
      <w:ins w:id="2038" w:author="Mihai Budiu" w:date="2016-09-26T09:02:00Z">
        <w:r>
          <w:t>) and constructor invocations.</w:t>
        </w:r>
      </w:ins>
    </w:p>
    <w:p w14:paraId="7269D753" w14:textId="060D5800" w:rsidR="006D065F" w:rsidRDefault="004375CC" w:rsidP="00385ACF">
      <w:pPr>
        <w:pStyle w:val="ListParagraph"/>
        <w:numPr>
          <w:ilvl w:val="0"/>
          <w:numId w:val="57"/>
        </w:numPr>
        <w:rPr>
          <w:ins w:id="2039" w:author="Mihai Budiu" w:date="2016-09-26T09:10:00Z"/>
        </w:rPr>
      </w:pPr>
      <w:ins w:id="2040" w:author="Mihai Budiu" w:date="2016-09-26T09:08:00Z">
        <w:r>
          <w:t xml:space="preserve">The following </w:t>
        </w:r>
      </w:ins>
      <w:ins w:id="2041" w:author="Mihai Budiu" w:date="2016-09-26T09:05:00Z">
        <w:r w:rsidR="006D065F">
          <w:t>expressions</w:t>
        </w:r>
      </w:ins>
      <w:ins w:id="2042" w:author="Mihai Budiu" w:date="2016-09-26T09:06:00Z">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w:t>
        </w:r>
        <w:r w:rsidR="006D065F" w:rsidRPr="00385ACF">
          <w:rPr>
            <w:rFonts w:ascii="Consolas" w:hAnsi="Consolas"/>
          </w:rPr>
          <w:t>%</w:t>
        </w:r>
        <w:r w:rsidR="006D065F">
          <w:t xml:space="preserve">, cast, </w:t>
        </w:r>
        <w:r w:rsidR="006D065F" w:rsidRPr="00385ACF">
          <w:rPr>
            <w:rFonts w:ascii="Consolas" w:hAnsi="Consolas"/>
          </w:rPr>
          <w:t>!</w:t>
        </w:r>
        <w:r w:rsidR="006D065F">
          <w:t xml:space="preserve">, </w:t>
        </w:r>
        <w:r w:rsidR="006D065F" w:rsidRPr="00385ACF">
          <w:rPr>
            <w:rFonts w:ascii="Consolas" w:hAnsi="Consolas"/>
          </w:rPr>
          <w:t>&amp;</w:t>
        </w:r>
        <w:r w:rsidR="006D065F">
          <w:t xml:space="preserve">, </w:t>
        </w:r>
        <w:r w:rsidR="006D065F" w:rsidRPr="00385ACF">
          <w:rPr>
            <w:rFonts w:ascii="Consolas" w:hAnsi="Consolas"/>
          </w:rPr>
          <w:t>|</w:t>
        </w:r>
        <w:r w:rsidR="006D065F">
          <w:t xml:space="preserve">, </w:t>
        </w:r>
        <w:r w:rsidR="006D065F" w:rsidRPr="00385ACF">
          <w:rPr>
            <w:rFonts w:ascii="Consolas" w:hAnsi="Consolas"/>
          </w:rPr>
          <w:t>&amp;&amp;</w:t>
        </w:r>
        <w:r w:rsidR="006D065F">
          <w:t xml:space="preserve">, </w:t>
        </w:r>
        <w:r w:rsidR="006D065F" w:rsidRPr="00385ACF">
          <w:rPr>
            <w:rFonts w:ascii="Consolas" w:hAnsi="Consolas"/>
          </w:rPr>
          <w:t>||</w:t>
        </w:r>
        <w:r w:rsidR="006D065F">
          <w:t xml:space="preserve">, </w:t>
        </w:r>
        <w:r w:rsidR="006D065F" w:rsidRPr="00385ACF">
          <w:rPr>
            <w:rFonts w:ascii="Consolas" w:hAnsi="Consolas"/>
          </w:rPr>
          <w:t>&lt;&lt;</w:t>
        </w:r>
        <w:r w:rsidR="006D065F">
          <w:t xml:space="preserve">, </w:t>
        </w:r>
        <w:r w:rsidR="006D065F" w:rsidRPr="00385ACF">
          <w:rPr>
            <w:rFonts w:ascii="Consolas" w:hAnsi="Consolas"/>
          </w:rPr>
          <w:t>&gt;&gt;</w:t>
        </w:r>
      </w:ins>
      <w:ins w:id="2043" w:author="Mihai Budiu" w:date="2016-09-26T09:07:00Z">
        <w:r>
          <w:t xml:space="preserve">, </w:t>
        </w:r>
        <w:r w:rsidRPr="00385ACF">
          <w:rPr>
            <w:rFonts w:ascii="Consolas" w:hAnsi="Consolas"/>
          </w:rPr>
          <w:t>~</w:t>
        </w:r>
        <w:r>
          <w:t xml:space="preserve">, </w:t>
        </w:r>
        <w:r w:rsidRPr="00385ACF">
          <w:rPr>
            <w:rFonts w:ascii="Consolas" w:hAnsi="Consolas"/>
          </w:rPr>
          <w:t>&gt;</w:t>
        </w:r>
        <w:r>
          <w:t xml:space="preserve">, </w:t>
        </w:r>
        <w:r w:rsidRPr="00385ACF">
          <w:rPr>
            <w:rFonts w:ascii="Consolas" w:hAnsi="Consolas"/>
          </w:rPr>
          <w:t>&lt;</w:t>
        </w:r>
        <w:r>
          <w:t xml:space="preserve">, </w:t>
        </w:r>
        <w:r w:rsidRPr="00385ACF">
          <w:rPr>
            <w:rFonts w:ascii="Consolas" w:hAnsi="Consolas"/>
          </w:rPr>
          <w:t>==</w:t>
        </w:r>
        <w:r>
          <w:t xml:space="preserve">, </w:t>
        </w:r>
        <w:r w:rsidRPr="00385ACF">
          <w:rPr>
            <w:rFonts w:ascii="Consolas" w:hAnsi="Consolas"/>
          </w:rPr>
          <w:t>!=</w:t>
        </w:r>
        <w:r>
          <w:t xml:space="preserve">, </w:t>
        </w:r>
        <w:r w:rsidRPr="00385ACF">
          <w:rPr>
            <w:rFonts w:ascii="Consolas" w:hAnsi="Consolas"/>
          </w:rPr>
          <w:t>&lt;=</w:t>
        </w:r>
        <w:r>
          <w:t xml:space="preserve">, </w:t>
        </w:r>
        <w:r w:rsidRPr="00385ACF">
          <w:rPr>
            <w:rFonts w:ascii="Consolas" w:hAnsi="Consolas"/>
          </w:rPr>
          <w:t>&gt;=</w:t>
        </w:r>
        <w:r>
          <w:t xml:space="preserve">, </w:t>
        </w:r>
        <w:r w:rsidRPr="00385ACF">
          <w:rPr>
            <w:rFonts w:ascii="Consolas" w:hAnsi="Consolas"/>
          </w:rPr>
          <w:t>++</w:t>
        </w:r>
      </w:ins>
      <w:ins w:id="2044" w:author="Mihai Budiu" w:date="2016-09-26T09:11:00Z">
        <w:r>
          <w:rPr>
            <w:rFonts w:ascii="Consolas" w:hAnsi="Consolas" w:cs="Consolas"/>
          </w:rPr>
          <w:t>, [:]</w:t>
        </w:r>
      </w:ins>
      <w:ins w:id="2045" w:author="Mihai Budiu" w:date="2016-09-26T09:06:00Z">
        <w:r w:rsidR="006D065F">
          <w:t>)</w:t>
        </w:r>
      </w:ins>
      <w:ins w:id="2046" w:author="Mihai Budiu" w:date="2016-09-26T09:05:00Z">
        <w:r w:rsidR="006D065F">
          <w:t xml:space="preserve"> </w:t>
        </w:r>
      </w:ins>
      <w:ins w:id="2047" w:author="Mihai Budiu" w:date="2016-09-26T09:11:00Z">
        <w:r>
          <w:t xml:space="preserve">when </w:t>
        </w:r>
        <w:del w:id="2048" w:author="Nate Foster" w:date="2016-10-06T14:46:00Z">
          <w:r>
            <w:delText xml:space="preserve">all </w:delText>
          </w:r>
        </w:del>
        <w:r>
          <w:t>their operands are</w:t>
        </w:r>
      </w:ins>
      <w:ins w:id="2049" w:author="Mihai Budiu" w:date="2016-09-26T09:05:00Z">
        <w:r w:rsidR="006D065F">
          <w:t xml:space="preserve"> </w:t>
        </w:r>
      </w:ins>
      <w:ins w:id="2050" w:author="Nate Foster" w:date="2016-10-06T14:46:00Z">
        <w:r w:rsidR="000B4664">
          <w:t xml:space="preserve">all </w:t>
        </w:r>
      </w:ins>
      <w:ins w:id="2051" w:author="Mihai Budiu" w:date="2016-09-26T09:05:00Z">
        <w:r>
          <w:t xml:space="preserve">compile-time </w:t>
        </w:r>
        <w:del w:id="2052" w:author="Nate Foster" w:date="2016-10-06T14:46:00Z">
          <w:r>
            <w:delText>constants</w:delText>
          </w:r>
        </w:del>
      </w:ins>
      <w:ins w:id="2053" w:author="Nate Foster" w:date="2016-10-06T14:46:00Z">
        <w:r w:rsidR="000B4664">
          <w:t>known values</w:t>
        </w:r>
      </w:ins>
      <w:ins w:id="2054" w:author="Mihai Budiu" w:date="2016-09-26T09:05:00Z">
        <w:r w:rsidR="006D065F">
          <w:t>.</w:t>
        </w:r>
      </w:ins>
    </w:p>
    <w:p w14:paraId="2DC8B9E5" w14:textId="31DC3CEC" w:rsidR="004375CC" w:rsidRDefault="004375CC" w:rsidP="00385ACF">
      <w:pPr>
        <w:pStyle w:val="ListParagraph"/>
        <w:numPr>
          <w:ilvl w:val="0"/>
          <w:numId w:val="57"/>
        </w:numPr>
        <w:rPr>
          <w:ins w:id="2055" w:author="Mihai Budiu" w:date="2016-09-26T08:59:00Z"/>
        </w:rPr>
      </w:pPr>
      <w:ins w:id="2056" w:author="Mihai Budiu" w:date="2016-09-26T09:10:00Z">
        <w:r>
          <w:t xml:space="preserve">Identifiers </w:t>
        </w:r>
        <w:del w:id="2057" w:author="Nate Foster" w:date="2016-10-06T14:46:00Z">
          <w:r>
            <w:delText xml:space="preserve">that are </w:delText>
          </w:r>
        </w:del>
        <w:r>
          <w:t xml:space="preserve">declared as constants using the </w:t>
        </w:r>
        <w:r w:rsidRPr="00385ACF">
          <w:rPr>
            <w:rFonts w:ascii="Consolas" w:hAnsi="Consolas"/>
            <w:b/>
          </w:rPr>
          <w:t>const</w:t>
        </w:r>
        <w:r>
          <w:t xml:space="preserve"> keyword.</w:t>
        </w:r>
      </w:ins>
    </w:p>
    <w:p w14:paraId="30D41A3C" w14:textId="01F85811" w:rsidR="000B4664" w:rsidRDefault="000B4664" w:rsidP="00D1402C">
      <w:pPr>
        <w:pStyle w:val="Heading2"/>
        <w:rPr>
          <w:ins w:id="2058" w:author="Nate Foster" w:date="2016-10-06T14:47:00Z"/>
        </w:rPr>
      </w:pPr>
      <w:bookmarkStart w:id="2059" w:name="_Toc463614964"/>
      <w:bookmarkStart w:id="2060" w:name="_Toc464719017"/>
      <w:commentRangeEnd w:id="1998"/>
      <w:ins w:id="2061" w:author="Nate Foster" w:date="2016-10-07T10:21:00Z">
        <w:r>
          <w:rPr>
            <w:rStyle w:val="CommentReference"/>
          </w:rPr>
          <w:commentReference w:id="1998"/>
        </w:r>
      </w:ins>
      <w:ins w:id="2062" w:author="Nate Foster" w:date="2016-10-06T14:47:00Z">
        <w:r>
          <w:t>Compile-Time Evaluation</w:t>
        </w:r>
        <w:bookmarkEnd w:id="2059"/>
        <w:bookmarkEnd w:id="2060"/>
      </w:ins>
    </w:p>
    <w:p w14:paraId="05DCDE31" w14:textId="2914B7CF" w:rsidR="00FB1ACA" w:rsidRDefault="00FB1ACA">
      <w:moveFromRangeStart w:id="2063" w:author="Nate Foster" w:date="2016-10-06T14:48:00Z" w:name="move337384637"/>
      <w:moveFrom w:id="2064" w:author="Nate Foster" w:date="2016-10-06T14:48:00Z">
        <w:r>
          <w:t xml:space="preserve">All stateful values are instantiated at compilation time. </w:t>
        </w:r>
      </w:moveFrom>
      <w:moveFromRangeEnd w:id="2063"/>
      <w:r>
        <w:t>Evaluation</w:t>
      </w:r>
      <w:ins w:id="2065" w:author="Nate Foster" w:date="2016-10-07T10:21:00Z">
        <w:r>
          <w:t xml:space="preserve"> </w:t>
        </w:r>
      </w:ins>
      <w:ins w:id="2066" w:author="Nate Foster" w:date="2016-10-06T14:48:00Z">
        <w:r w:rsidR="000B4664">
          <w:t>of a program</w:t>
        </w:r>
        <w:r>
          <w:t xml:space="preserve"> </w:t>
        </w:r>
      </w:ins>
      <w:r>
        <w:t xml:space="preserve">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385ACF">
        <w:rPr>
          <w:rFonts w:ascii="Consolas" w:hAnsi="Consolas"/>
          <w:b/>
        </w:rPr>
        <w:t>table</w:t>
      </w:r>
      <w:r>
        <w:t xml:space="preserve"> evaluates to a table instance</w:t>
      </w:r>
      <w:ins w:id="2067" w:author="Nate Foster" w:date="2016-10-06T14:48:00Z">
        <w:r w:rsidR="000B4664">
          <w:t>.</w:t>
        </w:r>
      </w:ins>
    </w:p>
    <w:p w14:paraId="1A3C4ADD" w14:textId="23C2B6F6"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w:t>
      </w:r>
      <w:del w:id="2068" w:author="Nate Foster" w:date="2016-10-06T14:34:00Z">
        <w:r>
          <w:delText xml:space="preserve">all </w:delText>
        </w:r>
        <w:r w:rsidR="00D76A14">
          <w:delText xml:space="preserve">be </w:delText>
        </w:r>
        <w:r>
          <w:delText xml:space="preserve">either </w:delText>
        </w:r>
        <w:r w:rsidDel="00D76A14">
          <w:delText>compile-time</w:delText>
        </w:r>
      </w:del>
      <w:ins w:id="2069" w:author="Mihai Budiu" w:date="2016-09-26T08:59:00Z">
        <w:del w:id="2070" w:author="Nate Foster" w:date="2016-10-06T14:34:00Z">
          <w:r w:rsidR="006D065F" w:rsidDel="00D76A14">
            <w:delText>fully</w:delText>
          </w:r>
          <w:r w:rsidR="006D065F">
            <w:delText xml:space="preserve"> evaluate</w:delText>
          </w:r>
        </w:del>
      </w:ins>
      <w:del w:id="2071" w:author="Nate Foster" w:date="2016-10-06T14:34:00Z">
        <w:r>
          <w:delText xml:space="preserve"> </w:delText>
        </w:r>
      </w:del>
      <w:ins w:id="2072" w:author="Mihai Budiu" w:date="2016-09-26T08:59:00Z">
        <w:del w:id="2073" w:author="Nate Foster" w:date="2016-10-06T14:34:00Z">
          <w:r w:rsidR="006D065F">
            <w:delText xml:space="preserve">to </w:delText>
          </w:r>
        </w:del>
      </w:ins>
      <w:ins w:id="2074" w:author="Mihai Budiu" w:date="2016-09-26T09:14:00Z">
        <w:del w:id="2075" w:author="Nate Foster" w:date="2016-10-06T14:34:00Z">
          <w:r w:rsidR="00244DF8">
            <w:delText xml:space="preserve">compile-time </w:delText>
          </w:r>
        </w:del>
      </w:ins>
      <w:del w:id="2076" w:author="Nate Foster" w:date="2016-10-06T14:34:00Z">
        <w:r w:rsidDel="00D76A14">
          <w:delText xml:space="preserve">constants, </w:delText>
        </w:r>
      </w:del>
      <w:ins w:id="2077" w:author="Mihai Budiu" w:date="2016-09-26T09:14:00Z">
        <w:del w:id="2078" w:author="Nate Foster" w:date="2016-10-06T14:34:00Z">
          <w:r w:rsidR="00244DF8" w:rsidDel="00D76A14">
            <w:delText>as</w:delText>
          </w:r>
          <w:r w:rsidR="00244DF8">
            <w:delText xml:space="preserve"> described above</w:delText>
          </w:r>
        </w:del>
      </w:ins>
      <w:ins w:id="2079" w:author="Nate Foster" w:date="2016-10-06T14:34:00Z">
        <w:r w:rsidR="00D76A14">
          <w:t>be compile-time known values</w:t>
        </w:r>
      </w:ins>
      <w:del w:id="2080" w:author="Mihai Budiu" w:date="2016-09-26T08:59:00Z">
        <w:r w:rsidDel="006D065F">
          <w:delText>or stateful object instances</w:delText>
        </w:r>
      </w:del>
      <w:ins w:id="2081" w:author="Nate Foster" w:date="2016-10-07T10:21:00Z">
        <w:r>
          <w:t>.</w:t>
        </w:r>
      </w:ins>
      <w:del w:id="2082" w:author="Nate Foster" w:date="2016-10-07T10:21:00Z">
        <w:r>
          <w:delText>.</w:delText>
        </w:r>
      </w:del>
      <w:ins w:id="2083" w:author="Mihai Budiu" w:date="2016-10-13T09:50:00Z">
        <w:r>
          <w:t>.</w:t>
        </w:r>
      </w:ins>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29115306" w14:textId="6ADF0BAE" w:rsidR="000B4664" w:rsidRDefault="000B4664" w:rsidP="00FB1ACA">
      <w:pPr>
        <w:rPr>
          <w:ins w:id="2084" w:author="Nate Foster" w:date="2016-10-06T14:48:00Z"/>
        </w:rPr>
      </w:pPr>
      <w:ins w:id="2085" w:author="Nate Foster" w:date="2016-10-06T14:48:00Z">
        <w:r>
          <w:t xml:space="preserve">Note that </w:t>
        </w:r>
        <w:del w:id="2086" w:author="Mihai Budiu" w:date="2016-10-17T13:45:00Z">
          <w:r w:rsidDel="008515B3">
            <w:delText>a</w:delText>
          </w:r>
        </w:del>
      </w:ins>
      <w:moveToRangeStart w:id="2087" w:author="Nate Foster" w:date="2016-10-06T14:48:00Z" w:name="move337384637"/>
      <w:moveTo w:id="2088" w:author="Nate Foster" w:date="2016-10-06T14:48:00Z">
        <w:del w:id="2089" w:author="Mihai Budiu" w:date="2016-10-17T13:45:00Z">
          <w:r w:rsidDel="008515B3">
            <w:delText>All</w:delText>
          </w:r>
        </w:del>
      </w:moveTo>
      <w:ins w:id="2090" w:author="Mihai Budiu" w:date="2016-10-13T09:50:00Z">
        <w:r>
          <w:t>all</w:t>
        </w:r>
      </w:ins>
      <w:moveTo w:id="2091" w:author="Nate Foster" w:date="2016-10-06T14:48:00Z">
        <w:r>
          <w:t xml:space="preserve"> stateful values are instantiated at compilation time.</w:t>
        </w:r>
      </w:moveTo>
      <w:moveToRangeEnd w:id="2087"/>
    </w:p>
    <w:p w14:paraId="578CF753" w14:textId="625B124F" w:rsidR="00FB1ACA" w:rsidRDefault="00FB1ACA" w:rsidP="00FB1ACA">
      <w:del w:id="2092" w:author="Nate Foster" w:date="2016-10-06T14:48:00Z">
        <w:r>
          <w:delText>For</w:delText>
        </w:r>
        <w:r w:rsidDel="000B4664">
          <w:delText xml:space="preserve"> </w:delText>
        </w:r>
      </w:del>
      <w:ins w:id="2093" w:author="Nate Foster" w:date="2016-10-06T14:48:00Z">
        <w:r w:rsidR="000B4664">
          <w:t>As an</w:t>
        </w:r>
        <w:r>
          <w:t xml:space="preserve"> </w:t>
        </w:r>
      </w:ins>
      <w:r>
        <w:t xml:space="preserve">example, </w:t>
      </w:r>
      <w:del w:id="2094" w:author="Nate Foster" w:date="2016-10-06T14:48:00Z">
        <w:r>
          <w:delText xml:space="preserve">let us </w:delText>
        </w:r>
      </w:del>
      <w:r>
        <w:t>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2204AE18" w:rsidR="00FB1ACA" w:rsidRDefault="00FB1ACA" w:rsidP="00FB1ACA">
      <w:pPr>
        <w:rPr>
          <w:rFonts w:ascii="Consolas" w:hAnsi="Consolas"/>
        </w:rPr>
      </w:pPr>
      <w:r w:rsidRPr="00FB1ACA">
        <w:rPr>
          <w:rFonts w:ascii="Consolas" w:hAnsi="Consolas"/>
          <w:b/>
        </w:rPr>
        <w:lastRenderedPageBreak/>
        <w:t>extern</w:t>
      </w:r>
      <w:r w:rsidRPr="00FB1ACA">
        <w:rPr>
          <w:rFonts w:ascii="Consolas" w:hAnsi="Consolas"/>
        </w:rPr>
        <w:t xml:space="preserve"> </w:t>
      </w:r>
      <w:del w:id="2095" w:author="Mihai Budiu" w:date="2016-10-20T08:46:00Z">
        <w:r w:rsidRPr="00FB1ACA">
          <w:rPr>
            <w:rFonts w:ascii="Consolas" w:hAnsi="Consolas"/>
          </w:rPr>
          <w:delText>Ck16</w:delText>
        </w:r>
      </w:del>
      <w:ins w:id="2096" w:author="Mihai Budiu" w:date="2016-10-20T08:46:00Z">
        <w:r w:rsidRPr="00FB1ACA">
          <w:rPr>
            <w:rFonts w:ascii="Consolas" w:hAnsi="Consolas"/>
          </w:rPr>
          <w:t>C</w:t>
        </w:r>
      </w:ins>
      <w:ins w:id="2097" w:author="Mihai Budiu" w:date="2016-10-18T10:11:00Z">
        <w:r w:rsidR="009A6EA8">
          <w:rPr>
            <w:rFonts w:ascii="Consolas" w:hAnsi="Consolas"/>
          </w:rPr>
          <w:t>hec</w:t>
        </w:r>
      </w:ins>
      <w:ins w:id="2098" w:author="Mihai Budiu" w:date="2016-10-20T08:46:00Z">
        <w:r w:rsidRPr="00FB1ACA">
          <w:rPr>
            <w:rFonts w:ascii="Consolas" w:hAnsi="Consolas"/>
          </w:rPr>
          <w:t>k</w:t>
        </w:r>
      </w:ins>
      <w:ins w:id="2099" w:author="Mihai Budiu" w:date="2016-10-18T10:11:00Z">
        <w:r w:rsidR="009A6EA8">
          <w:rPr>
            <w:rFonts w:ascii="Consolas" w:hAnsi="Consolas"/>
          </w:rPr>
          <w:t>sum</w:t>
        </w:r>
      </w:ins>
      <w:ins w:id="2100" w:author="Mihai Budiu" w:date="2016-10-20T08:46:00Z">
        <w:r w:rsidRPr="00FB1ACA">
          <w:rPr>
            <w:rFonts w:ascii="Consolas" w:hAnsi="Consolas"/>
          </w:rPr>
          <w:t>16</w:t>
        </w:r>
      </w:ins>
      <w:r w:rsidRPr="00FB1ACA">
        <w:rPr>
          <w:rFonts w:ascii="Consolas" w:hAnsi="Consolas"/>
        </w:rPr>
        <w:t xml:space="preserve">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2ABA516D" w:rsidR="00FB1ACA" w:rsidRDefault="00FB1ACA" w:rsidP="00FB1ACA">
      <w:pPr>
        <w:rPr>
          <w:rFonts w:ascii="Consolas" w:hAnsi="Consolas"/>
        </w:rPr>
      </w:pPr>
      <w:del w:id="2101" w:author="Mihai Budiu" w:date="2016-10-20T08:46:00Z">
        <w:r>
          <w:rPr>
            <w:rFonts w:ascii="Consolas" w:hAnsi="Consolas"/>
          </w:rPr>
          <w:delText>Ck16</w:delText>
        </w:r>
      </w:del>
      <w:ins w:id="2102" w:author="Mihai Budiu" w:date="2016-10-20T08:46:00Z">
        <w:r>
          <w:rPr>
            <w:rFonts w:ascii="Consolas" w:hAnsi="Consolas"/>
          </w:rPr>
          <w:t>C</w:t>
        </w:r>
      </w:ins>
      <w:ins w:id="2103" w:author="Mihai Budiu" w:date="2016-10-18T10:12:00Z">
        <w:r w:rsidR="009A6EA8">
          <w:rPr>
            <w:rFonts w:ascii="Consolas" w:hAnsi="Consolas"/>
          </w:rPr>
          <w:t>hec</w:t>
        </w:r>
      </w:ins>
      <w:ins w:id="2104" w:author="Mihai Budiu" w:date="2016-10-20T08:46:00Z">
        <w:r>
          <w:rPr>
            <w:rFonts w:ascii="Consolas" w:hAnsi="Consolas"/>
          </w:rPr>
          <w:t>k</w:t>
        </w:r>
      </w:ins>
      <w:ins w:id="2105" w:author="Mihai Budiu" w:date="2016-10-18T10:12:00Z">
        <w:r w:rsidR="009A6EA8">
          <w:rPr>
            <w:rFonts w:ascii="Consolas" w:hAnsi="Consolas"/>
          </w:rPr>
          <w:t>sum</w:t>
        </w:r>
      </w:ins>
      <w:ins w:id="2106" w:author="Mihai Budiu" w:date="2016-10-20T08:46:00Z">
        <w:r>
          <w:rPr>
            <w:rFonts w:ascii="Consolas" w:hAnsi="Consolas"/>
          </w:rPr>
          <w:t>16</w:t>
        </w:r>
      </w:ins>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ins w:id="2107" w:author="Andy Keep" w:date="2016-10-12T14:32:00Z">
        <w:r w:rsidR="00480EE8" w:rsidRPr="005F13A2">
          <w:rPr>
            <w:rFonts w:asciiTheme="minorHAnsi" w:hAnsiTheme="minorHAnsi"/>
            <w:rPrChange w:id="2108" w:author="Andrew Keep" w:date="2016-10-13T10:18:00Z">
              <w:rPr>
                <w:rFonts w:ascii="Consolas" w:hAnsi="Consolas"/>
              </w:rPr>
            </w:rPrChange>
          </w:rPr>
          <w:t>,</w:t>
        </w:r>
      </w:ins>
      <w:r w:rsidRPr="005F13A2">
        <w:rPr>
          <w:rFonts w:asciiTheme="minorHAnsi" w:hAnsiTheme="minorHAnsi"/>
          <w:rPrChange w:id="2109" w:author="Andrew Keep" w:date="2016-10-20T08:46:00Z">
            <w:rPr/>
          </w:rPrChange>
        </w:rPr>
        <w:t xml:space="preserve"> </w:t>
      </w:r>
      <w:r>
        <w:t xml:space="preserve">and </w:t>
      </w:r>
      <w:r w:rsidRPr="0088402B">
        <w:rPr>
          <w:rFonts w:ascii="Consolas" w:hAnsi="Consolas"/>
        </w:rPr>
        <w:t>Ck16</w:t>
      </w:r>
      <w:r>
        <w:t xml:space="preserve"> all evaluate as </w:t>
      </w:r>
      <w:r w:rsidR="00F45FA3">
        <w:t>themselves</w:t>
      </w:r>
      <w:r>
        <w:t>.</w:t>
      </w:r>
    </w:p>
    <w:p w14:paraId="22A198C1" w14:textId="36FC4296" w:rsidR="0088402B" w:rsidRPr="0088402B" w:rsidRDefault="0088402B" w:rsidP="0088402B">
      <w:pPr>
        <w:pStyle w:val="ListParagraph"/>
        <w:numPr>
          <w:ilvl w:val="0"/>
          <w:numId w:val="51"/>
        </w:numPr>
      </w:pPr>
      <w:r>
        <w:t xml:space="preserve">The </w:t>
      </w:r>
      <w:del w:id="2110" w:author="Mihai Budiu" w:date="2016-10-20T08:46:00Z">
        <w:r w:rsidRPr="0088402B">
          <w:rPr>
            <w:rFonts w:ascii="Consolas" w:hAnsi="Consolas"/>
          </w:rPr>
          <w:delText>Ck16</w:delText>
        </w:r>
      </w:del>
      <w:ins w:id="2111" w:author="Mihai Budiu" w:date="2016-10-20T08:46:00Z">
        <w:r w:rsidRPr="0088402B">
          <w:rPr>
            <w:rFonts w:ascii="Consolas" w:hAnsi="Consolas"/>
          </w:rPr>
          <w:t>C</w:t>
        </w:r>
      </w:ins>
      <w:ins w:id="2112" w:author="Mihai Budiu" w:date="2016-10-18T10:12:00Z">
        <w:r w:rsidR="009A6EA8">
          <w:rPr>
            <w:rFonts w:ascii="Consolas" w:hAnsi="Consolas"/>
          </w:rPr>
          <w:t>hec</w:t>
        </w:r>
      </w:ins>
      <w:ins w:id="2113" w:author="Mihai Budiu" w:date="2016-10-20T08:46:00Z">
        <w:r w:rsidRPr="0088402B">
          <w:rPr>
            <w:rFonts w:ascii="Consolas" w:hAnsi="Consolas"/>
          </w:rPr>
          <w:t>k</w:t>
        </w:r>
      </w:ins>
      <w:ins w:id="2114" w:author="Mihai Budiu" w:date="2016-10-18T10:12:00Z">
        <w:r w:rsidR="009A6EA8">
          <w:rPr>
            <w:rFonts w:ascii="Consolas" w:hAnsi="Consolas"/>
          </w:rPr>
          <w:t>sum</w:t>
        </w:r>
      </w:ins>
      <w:ins w:id="2115" w:author="Mihai Budiu" w:date="2016-10-20T08:46:00Z">
        <w:r w:rsidRPr="0088402B">
          <w:rPr>
            <w:rFonts w:ascii="Consolas" w:hAnsi="Consolas"/>
          </w:rPr>
          <w:t>16</w:t>
        </w:r>
      </w:ins>
      <w:r w:rsidRPr="0088402B">
        <w:rPr>
          <w:rFonts w:ascii="Consolas" w:hAnsi="Consolas"/>
        </w:rPr>
        <w:t>()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del w:id="2116" w:author="Mihai Budiu" w:date="2016-10-20T08:46:00Z">
        <w:r>
          <w:rPr>
            <w:rFonts w:ascii="Consolas" w:hAnsi="Consolas"/>
          </w:rPr>
          <w:delText>Ck16</w:delText>
        </w:r>
      </w:del>
      <w:ins w:id="2117" w:author="Mihai Budiu" w:date="2016-10-20T08:46:00Z">
        <w:r>
          <w:rPr>
            <w:rFonts w:ascii="Consolas" w:hAnsi="Consolas"/>
          </w:rPr>
          <w:t>C</w:t>
        </w:r>
      </w:ins>
      <w:ins w:id="2118" w:author="Mihai Budiu" w:date="2016-10-18T10:12:00Z">
        <w:r w:rsidR="009A6EA8">
          <w:rPr>
            <w:rFonts w:ascii="Consolas" w:hAnsi="Consolas"/>
          </w:rPr>
          <w:t>hec</w:t>
        </w:r>
      </w:ins>
      <w:ins w:id="2119" w:author="Mihai Budiu" w:date="2016-10-20T08:46:00Z">
        <w:r>
          <w:rPr>
            <w:rFonts w:ascii="Consolas" w:hAnsi="Consolas"/>
          </w:rPr>
          <w:t>k</w:t>
        </w:r>
      </w:ins>
      <w:ins w:id="2120" w:author="Mihai Budiu" w:date="2016-10-18T10:12:00Z">
        <w:r w:rsidR="009A6EA8">
          <w:rPr>
            <w:rFonts w:ascii="Consolas" w:hAnsi="Consolas"/>
          </w:rPr>
          <w:t>sum</w:t>
        </w:r>
      </w:ins>
      <w:ins w:id="2121" w:author="Mihai Budiu" w:date="2016-10-20T08:46:00Z">
        <w:r>
          <w:rPr>
            <w:rFonts w:ascii="Consolas" w:hAnsi="Consolas"/>
          </w:rPr>
          <w:t>16</w:t>
        </w:r>
      </w:ins>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ins w:id="2122" w:author="Andy Keep" w:date="2016-10-12T14:33:00Z">
        <w:r w:rsidR="00480EE8" w:rsidRPr="005F13A2">
          <w:rPr>
            <w:rFonts w:asciiTheme="minorHAnsi" w:hAnsiTheme="minorHAnsi"/>
            <w:rPrChange w:id="2123" w:author="Andrew Keep" w:date="2016-10-13T10:18:00Z">
              <w:rPr>
                <w:rFonts w:ascii="Consolas" w:hAnsi="Consolas"/>
              </w:rPr>
            </w:rPrChange>
          </w:rPr>
          <w:t>,</w:t>
        </w:r>
      </w:ins>
      <w:r w:rsidRPr="005F13A2">
        <w:rPr>
          <w:rFonts w:asciiTheme="minorHAnsi" w:hAnsiTheme="minorHAnsi"/>
          <w:rPrChange w:id="2124" w:author="Andrew Keep" w:date="2016-10-20T08:46:00Z">
            <w:rPr/>
          </w:rPrChange>
        </w:rPr>
        <w:t xml:space="preserve"> </w:t>
      </w:r>
      <w:r>
        <w:t xml:space="preserve">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w:t>
      </w:r>
      <w:del w:id="2125" w:author="Andy Keep" w:date="2016-10-12T14:34:00Z">
        <w:r>
          <w:delText xml:space="preserve"> inside</w:delText>
        </w:r>
      </w:del>
      <w:r>
        <w:t xml:space="preserv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ins w:id="2126" w:author="Andy Keep" w:date="2016-10-12T14:34:00Z">
        <w:r w:rsidR="00276F5F" w:rsidRPr="005F13A2">
          <w:rPr>
            <w:rFonts w:asciiTheme="minorHAnsi" w:hAnsiTheme="minorHAnsi"/>
            <w:rPrChange w:id="2127" w:author="Andrew Keep" w:date="2016-10-13T10:18:00Z">
              <w:rPr>
                <w:rFonts w:ascii="Consolas" w:hAnsi="Consolas"/>
              </w:rPr>
            </w:rPrChange>
          </w:rPr>
          <w:t>,</w:t>
        </w:r>
      </w:ins>
      <w:r w:rsidRPr="005F13A2">
        <w:rPr>
          <w:rFonts w:asciiTheme="minorHAnsi" w:hAnsiTheme="minorHAnsi"/>
          <w:rPrChange w:id="2128" w:author="Andrew Keep" w:date="2016-10-20T08:46:00Z">
            <w:rPr/>
          </w:rPrChange>
        </w:rPr>
        <w:t xml:space="preserve"> </w:t>
      </w:r>
      <w:r>
        <w:t xml:space="preserve">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3ABEA464" w:rsidR="002C0206" w:rsidRDefault="002C0206" w:rsidP="002C0206">
      <w:pPr>
        <w:keepNext/>
      </w:pPr>
      <w:r>
        <w:fldChar w:fldCharType="begin"/>
      </w:r>
      <w:r>
        <w:instrText xml:space="preserve"> REF _Ref445817849 \h </w:instrText>
      </w:r>
      <w:r>
        <w:fldChar w:fldCharType="separate"/>
      </w:r>
      <w:r w:rsidR="00385ACF">
        <w:t xml:space="preserve">Figure </w:t>
      </w:r>
      <w:r w:rsidR="00385ACF">
        <w:rPr>
          <w:noProof/>
        </w:rPr>
        <w:t>15</w:t>
      </w:r>
      <w:r>
        <w:fldChar w:fldCharType="end"/>
      </w:r>
      <w:r>
        <w:t xml:space="preserve"> shows the result of the evaluation in a graphical form. The result is always a graph of instances. There is only one instance of </w:t>
      </w:r>
      <w:ins w:id="2129" w:author="Mihai Budiu" w:date="2016-10-18T10:12:00Z">
        <w:r w:rsidR="009A6EA8">
          <w:t>Checksum</w:t>
        </w:r>
      </w:ins>
      <w:del w:id="2130" w:author="Mihai Budiu" w:date="2016-10-18T10:12:00Z">
        <w:r w:rsidDel="009A6EA8">
          <w:delText>ck</w:delText>
        </w:r>
      </w:del>
      <w:ins w:id="2131" w:author="Mihai Budiu" w:date="2016-10-20T08:46:00Z">
        <w:r>
          <w:t>16</w:t>
        </w:r>
      </w:ins>
      <w:ins w:id="2132" w:author="Mihai Budiu" w:date="2016-10-18T10:12:00Z">
        <w:r w:rsidR="009A6EA8">
          <w:t>, called ck16</w:t>
        </w:r>
      </w:ins>
      <w:r>
        <w:t xml:space="preserve">, </w:t>
      </w:r>
      <w:del w:id="2133" w:author="Mihai Budiu" w:date="2016-10-18T10:12:00Z">
        <w:r w:rsidDel="009A6EA8">
          <w:delText>which is</w:delText>
        </w:r>
      </w:del>
      <w:del w:id="2134" w:author="Mihai Budiu" w:date="2016-10-18T10:13:00Z">
        <w:r w:rsidDel="009A6EA8">
          <w:delText xml:space="preserve"> </w:delText>
        </w:r>
      </w:del>
      <w:r>
        <w:t xml:space="preserve">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12105" cy="1739799"/>
                    </a:xfrm>
                    <a:prstGeom prst="rect">
                      <a:avLst/>
                    </a:prstGeom>
                  </pic:spPr>
                </pic:pic>
              </a:graphicData>
            </a:graphic>
          </wp:inline>
        </w:drawing>
      </w:r>
    </w:p>
    <w:p w14:paraId="4F85A448" w14:textId="1338726A" w:rsidR="002C0206" w:rsidRDefault="002C0206" w:rsidP="0016160B">
      <w:pPr>
        <w:pStyle w:val="Caption"/>
      </w:pPr>
      <w:bookmarkStart w:id="2135" w:name="_Ref445817849"/>
      <w:bookmarkStart w:id="2136" w:name="_Ref445817823"/>
      <w:r>
        <w:t xml:space="preserve">Figure </w:t>
      </w:r>
      <w:fldSimple w:instr=" SEQ Figure \* ARABIC ">
        <w:r w:rsidR="00385ACF">
          <w:rPr>
            <w:noProof/>
          </w:rPr>
          <w:t>15</w:t>
        </w:r>
      </w:fldSimple>
      <w:bookmarkEnd w:id="2135"/>
      <w:r>
        <w:t>: Evaluation result.</w:t>
      </w:r>
      <w:bookmarkEnd w:id="2136"/>
    </w:p>
    <w:p w14:paraId="68FF23B8" w14:textId="1B3E0C17" w:rsidR="0073674E" w:rsidRDefault="00F74F7B" w:rsidP="00F009B0">
      <w:pPr>
        <w:pStyle w:val="Heading2"/>
      </w:pPr>
      <w:bookmarkStart w:id="2137" w:name="_Toc462644871"/>
      <w:bookmarkStart w:id="2138" w:name="_Toc463614965"/>
      <w:bookmarkStart w:id="2139" w:name="_Toc464719018"/>
      <w:del w:id="2140" w:author="Mihai Budiu" w:date="2016-10-07T14:26:00Z">
        <w:r w:rsidDel="00BB0172">
          <w:lastRenderedPageBreak/>
          <w:delText>Externally</w:delText>
        </w:r>
      </w:del>
      <w:ins w:id="2141" w:author="Mihai Budiu" w:date="2016-10-13T09:50:00Z">
        <w:r w:rsidR="00BB0172">
          <w:t>Control</w:t>
        </w:r>
      </w:ins>
      <w:ins w:id="2142" w:author="Mihai Budiu" w:date="2016-10-07T14:26:00Z">
        <w:r w:rsidR="00BB0172">
          <w:t xml:space="preserve"> plane</w:t>
        </w:r>
      </w:ins>
      <w:del w:id="2143" w:author="Mihai Budiu" w:date="2016-10-07T14:26:00Z">
        <w:r w:rsidDel="00BB0172">
          <w:delText>-visible</w:delText>
        </w:r>
      </w:del>
      <w:r>
        <w:t xml:space="preserve"> names</w:t>
      </w:r>
      <w:bookmarkEnd w:id="2137"/>
      <w:bookmarkEnd w:id="2138"/>
      <w:bookmarkEnd w:id="2139"/>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91A43B0"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85ACF">
        <w:t xml:space="preserve">Figure </w:t>
      </w:r>
      <w:r w:rsidR="00385ACF">
        <w:rPr>
          <w:noProof/>
        </w:rPr>
        <w:t>16</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w:t>
      </w:r>
      <w:del w:id="2144" w:author="Mihai Budiu" w:date="2016-10-07T14:26:00Z">
        <w:r w:rsidR="001C45C9" w:rsidDel="00BB0172">
          <w:delText xml:space="preserve">external world (e.g., to the </w:delText>
        </w:r>
      </w:del>
      <w:r w:rsidR="001C45C9">
        <w:t>control-plane</w:t>
      </w:r>
      <w:del w:id="2145" w:author="Mihai Budiu" w:date="2016-10-07T14:26:00Z">
        <w:r w:rsidR="001C45C9" w:rsidDel="00BB0172">
          <w:delText>)</w:delText>
        </w:r>
      </w:del>
      <w:del w:id="2146" w:author="Mihai Budiu" w:date="2016-10-13T09:50:00Z">
        <w:r w:rsidR="001C45C9">
          <w:delText>.</w:delText>
        </w:r>
      </w:del>
      <w:ins w:id="2147" w:author="Mihai Budiu" w:date="2016-10-13T09:50:00Z">
        <w:r w:rsidR="001C45C9">
          <w:t>.</w:t>
        </w:r>
      </w:ins>
      <w:r w:rsidR="001C45C9">
        <w:t xml:space="preserv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67251" cy="2581417"/>
                    </a:xfrm>
                    <a:prstGeom prst="rect">
                      <a:avLst/>
                    </a:prstGeom>
                  </pic:spPr>
                </pic:pic>
              </a:graphicData>
            </a:graphic>
          </wp:inline>
        </w:drawing>
      </w:r>
    </w:p>
    <w:p w14:paraId="5D821E5E" w14:textId="7A4D6687" w:rsidR="001C45C9" w:rsidRDefault="001C45C9" w:rsidP="001C45C9">
      <w:pPr>
        <w:pStyle w:val="Caption"/>
      </w:pPr>
      <w:bookmarkStart w:id="2148" w:name="_Ref449684671"/>
      <w:r>
        <w:t xml:space="preserve">Figure </w:t>
      </w:r>
      <w:fldSimple w:instr=" SEQ Figure \* ARABIC ">
        <w:r w:rsidR="00385ACF">
          <w:rPr>
            <w:noProof/>
          </w:rPr>
          <w:t>16</w:t>
        </w:r>
      </w:fldSimple>
      <w:bookmarkEnd w:id="2148"/>
      <w:r>
        <w:t>: Evaluating a program that has several instantiations of the same component.</w:t>
      </w:r>
    </w:p>
    <w:p w14:paraId="7C9FE350" w14:textId="77777777" w:rsidR="00376719" w:rsidRDefault="00376719" w:rsidP="00454C8D">
      <w:pPr>
        <w:pStyle w:val="Heading2"/>
      </w:pPr>
      <w:bookmarkStart w:id="2149" w:name="_Toc450066045"/>
      <w:bookmarkStart w:id="2150" w:name="_Toc447899110"/>
      <w:bookmarkStart w:id="2151" w:name="_Toc462644872"/>
      <w:bookmarkStart w:id="2152" w:name="_Toc463614966"/>
      <w:bookmarkStart w:id="2153" w:name="_Toc464719019"/>
      <w:bookmarkEnd w:id="2149"/>
      <w:r>
        <w:lastRenderedPageBreak/>
        <w:t>Dynamic evaluation</w:t>
      </w:r>
      <w:bookmarkEnd w:id="2150"/>
      <w:bookmarkEnd w:id="2151"/>
      <w:bookmarkEnd w:id="2152"/>
      <w:bookmarkEnd w:id="2153"/>
    </w:p>
    <w:p w14:paraId="78A48152" w14:textId="1E0B44E8"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w:t>
      </w:r>
      <w:del w:id="2154" w:author="Mihai Budiu" w:date="2016-10-17T13:56:00Z">
        <w:r w:rsidDel="00A25E07">
          <w:delText xml:space="preserve"> </w:delText>
        </w:r>
      </w:del>
      <w:ins w:id="2155" w:author="Mihai Budiu" w:date="2016-10-17T13:56:00Z">
        <w:r w:rsidR="00A25E07">
          <w:t xml:space="preserve"> </w:t>
        </w:r>
        <w:r w:rsidR="00A25E07">
          <w:fldChar w:fldCharType="begin"/>
        </w:r>
        <w:r w:rsidR="00A25E07">
          <w:instrText xml:space="preserve"> REF _Ref464475940 \r \h </w:instrText>
        </w:r>
      </w:ins>
      <w:r w:rsidR="00A25E07">
        <w:fldChar w:fldCharType="separate"/>
      </w:r>
      <w:ins w:id="2156" w:author="Mihai Budiu" w:date="2016-10-17T13:56:00Z">
        <w:r w:rsidR="00A25E07">
          <w:t>7.2</w:t>
        </w:r>
        <w:r w:rsidR="00A25E07">
          <w:fldChar w:fldCharType="end"/>
        </w:r>
        <w:r w:rsidR="00A25E07">
          <w:t xml:space="preserve"> </w:t>
        </w:r>
      </w:ins>
      <w:del w:id="2157" w:author="Mihai Budiu" w:date="2016-10-17T13:56:00Z">
        <w:r w:rsidDel="00A25E07">
          <w:fldChar w:fldCharType="begin"/>
        </w:r>
        <w:r w:rsidDel="00A25E07">
          <w:delInstrText xml:space="preserve"> REF _Ref287016903 \h </w:delInstrText>
        </w:r>
        <w:r w:rsidDel="00A25E07">
          <w:fldChar w:fldCharType="separate"/>
        </w:r>
        <w:r w:rsidR="00385ACF" w:rsidDel="00A25E07">
          <w:delText>Very Simple Switch architecture declaration</w:delText>
        </w:r>
        <w:r w:rsidDel="00A25E07">
          <w:fldChar w:fldCharType="end"/>
        </w:r>
        <w:r w:rsidDel="00A25E07">
          <w:delText xml:space="preserve"> </w:delText>
        </w:r>
      </w:del>
      <w:r>
        <w:t xml:space="preserve">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03D02AE4" w:rsidR="006D7512" w:rsidRPr="006D7512" w:rsidRDefault="006D7512" w:rsidP="006D7512">
      <w:r>
        <w:t xml:space="preserve">Once a P4 execution block is invoked its execution proceeds until termination according to the semantics defined in this document (the various abstract machines). </w:t>
      </w:r>
      <w:del w:id="2158" w:author="Mihai Budiu" w:date="2016-10-17T13:57:00Z">
        <w:r w:rsidDel="00A25E07">
          <w:delText>All local resources (including run-time top</w:delText>
        </w:r>
        <w:r w:rsidR="00495053" w:rsidDel="00A25E07">
          <w:delText>-</w:delText>
        </w:r>
        <w:r w:rsidDel="00A25E07">
          <w:delText xml:space="preserve">level parameters, local variables, etc.) are private to the execution. </w:delText>
        </w:r>
      </w:del>
    </w:p>
    <w:p w14:paraId="7FA0078D" w14:textId="1CE0711F" w:rsidR="00454C8D" w:rsidRDefault="00454C8D" w:rsidP="00376719">
      <w:pPr>
        <w:pStyle w:val="Heading3"/>
      </w:pPr>
      <w:bookmarkStart w:id="2159" w:name="_Toc447899111"/>
      <w:bookmarkStart w:id="2160" w:name="_Toc462644873"/>
      <w:bookmarkStart w:id="2161" w:name="_Ref464476446"/>
      <w:bookmarkStart w:id="2162" w:name="_Toc463614967"/>
      <w:bookmarkStart w:id="2163" w:name="_Toc464719020"/>
      <w:r>
        <w:t>Concurrency model</w:t>
      </w:r>
      <w:bookmarkEnd w:id="2159"/>
      <w:bookmarkEnd w:id="2160"/>
      <w:bookmarkEnd w:id="2161"/>
      <w:bookmarkEnd w:id="2162"/>
      <w:bookmarkEnd w:id="2163"/>
    </w:p>
    <w:p w14:paraId="085AE2B8" w14:textId="0F0FF528" w:rsidR="00A25E07" w:rsidRDefault="00A25E07">
      <w:pPr>
        <w:rPr>
          <w:ins w:id="2164" w:author="Mihai Budiu" w:date="2016-10-17T13:59:00Z"/>
        </w:rPr>
      </w:pPr>
      <w:ins w:id="2165" w:author="Mihai Budiu" w:date="2016-10-17T13:57:00Z">
        <w:r>
          <w:t xml:space="preserve">A typical packet processing system needs to execute multiple simultaneous logical “threads:” at the very least there is a thread executing the control plane, which can modify the contents of the tables. </w:t>
        </w:r>
      </w:ins>
      <w:ins w:id="2166" w:author="Mihai Budiu" w:date="2016-10-18T09:35:00Z">
        <w:r w:rsidR="00842564">
          <w:t>Target architecture specifications should describe in detail the interactions between the control</w:t>
        </w:r>
      </w:ins>
      <w:ins w:id="2167" w:author="Mihai Budiu" w:date="2016-10-18T09:36:00Z">
        <w:r w:rsidR="00842564">
          <w:t>-plane</w:t>
        </w:r>
      </w:ins>
      <w:ins w:id="2168" w:author="Mihai Budiu" w:date="2016-10-18T09:35:00Z">
        <w:r w:rsidR="00842564">
          <w:t xml:space="preserve"> and </w:t>
        </w:r>
      </w:ins>
      <w:ins w:id="2169" w:author="Mihai Budiu" w:date="2016-10-18T09:36:00Z">
        <w:r w:rsidR="00842564">
          <w:t xml:space="preserve">the </w:t>
        </w:r>
      </w:ins>
      <w:ins w:id="2170" w:author="Mihai Budiu" w:date="2016-10-18T09:35:00Z">
        <w:r w:rsidR="00842564">
          <w:t xml:space="preserve">data-plane. </w:t>
        </w:r>
      </w:ins>
      <w:ins w:id="2171" w:author="Mihai Budiu" w:date="2016-10-17T13:57:00Z">
        <w:r>
          <w:t>The data plane can exchange information with the control plane through extern method calls. Moreover, high throughput packet processing systems may be processing multiple packets simultaneously, e.g., in a pipelined fashion, or concurrently parsing a first packet while performing match-action operations on a second packet. This section specifies the semantics of P4 programs with respect to such concurrent executions.</w:t>
        </w:r>
      </w:ins>
    </w:p>
    <w:p w14:paraId="3704D5B8" w14:textId="77777777" w:rsidR="00A25E07" w:rsidRDefault="00A25E07">
      <w:pPr>
        <w:rPr>
          <w:ins w:id="2172" w:author="Mihai Budiu" w:date="2016-10-17T13:59:00Z"/>
        </w:rPr>
      </w:pPr>
      <w:ins w:id="2173" w:author="Mihai Budiu" w:date="2016-10-17T13:57:00Z">
        <w:r>
          <w:t xml:space="preserve">Each top-level </w:t>
        </w:r>
        <w:r w:rsidRPr="00A25E07">
          <w:rPr>
            <w:rFonts w:ascii="Consolas" w:hAnsi="Consolas" w:cs="Consolas"/>
            <w:b/>
            <w:rPrChange w:id="2174" w:author="Mihai Budiu" w:date="2016-10-17T13:59:00Z">
              <w:rPr/>
            </w:rPrChange>
          </w:rPr>
          <w:t>parser</w:t>
        </w:r>
        <w:r>
          <w:t xml:space="preserve"> or </w:t>
        </w:r>
        <w:r w:rsidRPr="00A25E07">
          <w:rPr>
            <w:rFonts w:ascii="Consolas" w:hAnsi="Consolas" w:cs="Consolas"/>
            <w:b/>
            <w:rPrChange w:id="2175" w:author="Mihai Budiu" w:date="2016-10-17T13:59:00Z">
              <w:rPr/>
            </w:rPrChange>
          </w:rPr>
          <w:t>control</w:t>
        </w:r>
        <w:r>
          <w:t xml:space="preserve"> block is executed as a separate thread when invoked by the target architecture. All the parameters of the block and all local variables are thread-local: i.e., each thread has a private copy of these resources. This applies to the </w:t>
        </w:r>
        <w:r w:rsidRPr="00A25E07">
          <w:rPr>
            <w:rFonts w:ascii="Consolas" w:hAnsi="Consolas" w:cs="Consolas"/>
            <w:rPrChange w:id="2176" w:author="Mihai Budiu" w:date="2016-10-17T13:59:00Z">
              <w:rPr/>
            </w:rPrChange>
          </w:rPr>
          <w:t>packet_in</w:t>
        </w:r>
        <w:r>
          <w:t xml:space="preserve"> and </w:t>
        </w:r>
        <w:r w:rsidRPr="00A25E07">
          <w:rPr>
            <w:rFonts w:ascii="Consolas" w:hAnsi="Consolas" w:cs="Consolas"/>
            <w:rPrChange w:id="2177" w:author="Mihai Budiu" w:date="2016-10-17T13:59:00Z">
              <w:rPr/>
            </w:rPrChange>
          </w:rPr>
          <w:t>packet_out</w:t>
        </w:r>
        <w:r>
          <w:t xml:space="preserve"> parameters of parsers and deparsers.</w:t>
        </w:r>
      </w:ins>
    </w:p>
    <w:p w14:paraId="7CCDC94C" w14:textId="77777777" w:rsidR="00A25E07" w:rsidRDefault="00A25E07">
      <w:pPr>
        <w:rPr>
          <w:ins w:id="2178" w:author="Mihai Budiu" w:date="2016-10-17T14:00:00Z"/>
        </w:rPr>
      </w:pPr>
      <w:ins w:id="2179" w:author="Mihai Budiu" w:date="2016-10-17T13:57:00Z">
        <w:r>
          <w:t>As long as a P4 block uses only thread-local storage (e.g., metadata, packet headers, local variables), its behavior in the presence of concurrency is identical with the behavior in isolation, since any interleaving of statements from different threads must produce the same output.</w:t>
        </w:r>
      </w:ins>
    </w:p>
    <w:p w14:paraId="2EC9A32B" w14:textId="77777777" w:rsidR="00A25E07" w:rsidRDefault="00A25E07">
      <w:pPr>
        <w:rPr>
          <w:ins w:id="2180" w:author="Mihai Budiu" w:date="2016-10-17T14:00:00Z"/>
        </w:rPr>
      </w:pPr>
      <w:ins w:id="2181" w:author="Mihai Budiu" w:date="2016-10-17T13:57:00Z">
        <w:r>
          <w:t xml:space="preserve">In contrast, </w:t>
        </w:r>
        <w:r w:rsidRPr="00A25E07">
          <w:rPr>
            <w:rFonts w:ascii="Consolas" w:hAnsi="Consolas" w:cs="Consolas"/>
            <w:b/>
            <w:rPrChange w:id="2182" w:author="Mihai Budiu" w:date="2016-10-17T14:00:00Z">
              <w:rPr/>
            </w:rPrChange>
          </w:rPr>
          <w:t>extern</w:t>
        </w:r>
        <w:r>
          <w:t xml:space="preserve"> blocks instantiated by a P4 program are global, shared across all threads. If </w:t>
        </w:r>
        <w:r w:rsidRPr="00A25E07">
          <w:rPr>
            <w:rFonts w:ascii="Consolas" w:hAnsi="Consolas" w:cs="Consolas"/>
            <w:b/>
            <w:rPrChange w:id="2183" w:author="Mihai Budiu" w:date="2016-10-17T14:00:00Z">
              <w:rPr/>
            </w:rPrChange>
          </w:rPr>
          <w:t>extern</w:t>
        </w:r>
        <w:r>
          <w:t xml:space="preserve"> blocks mediate access to state (e.g., counters, registers) – i.e., the methods of the extern block read and write state, these stateful operations are subject to data races. P4 mandates the following behaviors:</w:t>
        </w:r>
      </w:ins>
    </w:p>
    <w:p w14:paraId="27F2D95B" w14:textId="77777777" w:rsidR="00A25E07" w:rsidRDefault="00A25E07">
      <w:pPr>
        <w:pStyle w:val="ListParagraph"/>
        <w:numPr>
          <w:ilvl w:val="0"/>
          <w:numId w:val="50"/>
        </w:numPr>
        <w:rPr>
          <w:ins w:id="2184" w:author="Mihai Budiu" w:date="2016-10-17T14:00:00Z"/>
        </w:rPr>
        <w:pPrChange w:id="2185" w:author="Mihai Budiu" w:date="2016-10-17T14:00:00Z">
          <w:pPr/>
        </w:pPrChange>
      </w:pPr>
      <w:ins w:id="2186" w:author="Mihai Budiu" w:date="2016-10-17T13:57:00Z">
        <w:r w:rsidRPr="00A25E07">
          <w:t>Execution of an action is atomic, i.e., the other threads can “see” the state as it is either before the start of the action or after the completion of the action.</w:t>
        </w:r>
      </w:ins>
    </w:p>
    <w:p w14:paraId="00714D79" w14:textId="77777777" w:rsidR="00A25E07" w:rsidRDefault="00A25E07">
      <w:pPr>
        <w:pStyle w:val="ListParagraph"/>
        <w:numPr>
          <w:ilvl w:val="0"/>
          <w:numId w:val="50"/>
        </w:numPr>
        <w:rPr>
          <w:ins w:id="2187" w:author="Mihai Budiu" w:date="2016-10-17T14:00:00Z"/>
        </w:rPr>
        <w:pPrChange w:id="2188" w:author="Mihai Budiu" w:date="2016-10-17T14:00:00Z">
          <w:pPr/>
        </w:pPrChange>
      </w:pPr>
      <w:ins w:id="2189" w:author="Mihai Budiu" w:date="2016-10-17T13:57:00Z">
        <w:r w:rsidRPr="00A25E07">
          <w:t>Execution of a method call on an extern instance is atomic.</w:t>
        </w:r>
      </w:ins>
    </w:p>
    <w:p w14:paraId="1B299FD6" w14:textId="77777777" w:rsidR="00A25E07" w:rsidRDefault="00A25E07">
      <w:pPr>
        <w:rPr>
          <w:ins w:id="2190" w:author="Mihai Budiu" w:date="2016-10-17T14:01:00Z"/>
        </w:rPr>
      </w:pPr>
      <w:ins w:id="2191" w:author="Mihai Budiu" w:date="2016-10-17T13:57:00Z">
        <w:r>
          <w:t xml:space="preserve">To allow users to express atomic execution of larger code blocks, P4 provides an </w:t>
        </w:r>
      </w:ins>
      <w:ins w:id="2192" w:author="Mihai Budiu" w:date="2016-10-17T13:59:00Z">
        <w:r w:rsidRPr="00A25E07">
          <w:rPr>
            <w:rFonts w:ascii="Consolas" w:hAnsi="Consolas" w:cs="Consolas"/>
            <w:rPrChange w:id="2193" w:author="Mihai Budiu" w:date="2016-10-17T14:00:00Z">
              <w:rPr>
                <w:rStyle w:val="Hyperlink"/>
              </w:rPr>
            </w:rPrChange>
          </w:rPr>
          <w:t>@atomic</w:t>
        </w:r>
      </w:ins>
      <w:ins w:id="2194" w:author="Mihai Budiu" w:date="2016-10-17T13:57:00Z">
        <w:r>
          <w:t xml:space="preserve"> annotation, which can be applied to block statements, parser states, control blocks or whole parsers. </w:t>
        </w:r>
        <w:r>
          <w:br/>
          <w:t>Consider the following example:</w:t>
        </w:r>
      </w:ins>
    </w:p>
    <w:p w14:paraId="643BD794" w14:textId="77777777" w:rsidR="00A25E07" w:rsidRPr="00A25E07" w:rsidRDefault="00A25E07">
      <w:pPr>
        <w:pStyle w:val="CodeExample"/>
        <w:rPr>
          <w:ins w:id="2195" w:author="Mihai Budiu" w:date="2016-10-17T14:01:00Z"/>
        </w:rPr>
        <w:pPrChange w:id="2196"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197" w:author="Mihai Budiu" w:date="2016-10-17T14:01:00Z">
        <w:r w:rsidRPr="00A25E07">
          <w:rPr>
            <w:b/>
            <w:rPrChange w:id="2198" w:author="Mihai Budiu" w:date="2016-10-17T14:01:00Z">
              <w:rPr/>
            </w:rPrChange>
          </w:rPr>
          <w:t>extern</w:t>
        </w:r>
        <w:r w:rsidRPr="00A25E07">
          <w:t xml:space="preserve"> Register { ... }</w:t>
        </w:r>
      </w:ins>
    </w:p>
    <w:p w14:paraId="741160CE" w14:textId="1288B937" w:rsidR="00A25E07" w:rsidRPr="00A25E07" w:rsidRDefault="00A25E07">
      <w:pPr>
        <w:pStyle w:val="CodeExample"/>
        <w:rPr>
          <w:ins w:id="2199" w:author="Mihai Budiu" w:date="2016-10-17T14:01:00Z"/>
        </w:rPr>
        <w:pPrChange w:id="2200"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01" w:author="Mihai Budiu" w:date="2016-10-17T14:01:00Z">
        <w:r w:rsidRPr="00A25E07">
          <w:rPr>
            <w:b/>
            <w:rPrChange w:id="2202" w:author="Mihai Budiu" w:date="2016-10-17T14:01:00Z">
              <w:rPr/>
            </w:rPrChange>
          </w:rPr>
          <w:t>control</w:t>
        </w:r>
        <w:r w:rsidRPr="00A25E07">
          <w:t xml:space="preserve"> ingress() {</w:t>
        </w:r>
        <w:r>
          <w:br/>
        </w:r>
        <w:r w:rsidRPr="00A25E07">
          <w:t xml:space="preserve">  Register() r;  </w:t>
        </w:r>
      </w:ins>
    </w:p>
    <w:p w14:paraId="10D688D1" w14:textId="0FE0218E" w:rsidR="00A25E07" w:rsidRPr="00A25E07" w:rsidRDefault="00A25E07">
      <w:pPr>
        <w:pStyle w:val="CodeExample"/>
        <w:rPr>
          <w:ins w:id="2203" w:author="Mihai Budiu" w:date="2016-10-17T14:01:00Z"/>
        </w:rPr>
        <w:pPrChange w:id="2204"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05" w:author="Mihai Budiu" w:date="2016-10-17T14:01:00Z">
        <w:r w:rsidRPr="00A25E07">
          <w:t xml:space="preserve">  </w:t>
        </w:r>
        <w:r w:rsidRPr="00A25E07">
          <w:rPr>
            <w:b/>
            <w:rPrChange w:id="2206" w:author="Mihai Budiu" w:date="2016-10-17T14:01:00Z">
              <w:rPr/>
            </w:rPrChange>
          </w:rPr>
          <w:t>table</w:t>
        </w:r>
        <w:r w:rsidRPr="00A25E07">
          <w:t xml:space="preserve"> flowlet() { /* read state of r in an action */ }</w:t>
        </w:r>
        <w:r>
          <w:br/>
        </w:r>
        <w:r w:rsidRPr="00A25E07">
          <w:t xml:space="preserve">  </w:t>
        </w:r>
        <w:r w:rsidRPr="00A25E07">
          <w:rPr>
            <w:b/>
            <w:rPrChange w:id="2207" w:author="Mihai Budiu" w:date="2016-10-17T14:01:00Z">
              <w:rPr/>
            </w:rPrChange>
          </w:rPr>
          <w:t>table</w:t>
        </w:r>
        <w:r w:rsidRPr="00A25E07">
          <w:t xml:space="preserve"> new_flowlet() { /* write state of r in an action */ }</w:t>
        </w:r>
      </w:ins>
    </w:p>
    <w:p w14:paraId="25DB3F65" w14:textId="052FCCF9" w:rsidR="00A25E07" w:rsidRDefault="00A25E07">
      <w:pPr>
        <w:pStyle w:val="CodeExample"/>
        <w:rPr>
          <w:ins w:id="2208" w:author="Mihai Budiu" w:date="2016-10-17T14:01:00Z"/>
        </w:rPr>
        <w:pPrChange w:id="2209" w:author="Mihai Budiu" w:date="2016-10-17T14:0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10" w:author="Mihai Budiu" w:date="2016-10-17T14:01:00Z">
        <w:r w:rsidRPr="00A25E07">
          <w:t xml:space="preserve">  </w:t>
        </w:r>
        <w:r w:rsidRPr="00A25E07">
          <w:rPr>
            <w:b/>
            <w:rPrChange w:id="2211" w:author="Mihai Budiu" w:date="2016-10-17T14:01:00Z">
              <w:rPr/>
            </w:rPrChange>
          </w:rPr>
          <w:t>apply</w:t>
        </w:r>
        <w:r w:rsidRPr="00A25E07">
          <w:t xml:space="preserve"> {</w:t>
        </w:r>
        <w:r>
          <w:br/>
        </w:r>
        <w:r w:rsidRPr="00A25E07">
          <w:t xml:space="preserve">    @atomic {</w:t>
        </w:r>
        <w:r>
          <w:br/>
        </w:r>
        <w:r w:rsidRPr="00A25E07">
          <w:t xml:space="preserve">       flowlet.apply();</w:t>
        </w:r>
        <w:r>
          <w:br/>
        </w:r>
        <w:r w:rsidRPr="00A25E07">
          <w:t xml:space="preserve">       </w:t>
        </w:r>
        <w:r w:rsidRPr="00A25E07">
          <w:rPr>
            <w:b/>
            <w:rPrChange w:id="2212" w:author="Mihai Budiu" w:date="2016-10-17T14:01:00Z">
              <w:rPr/>
            </w:rPrChange>
          </w:rPr>
          <w:t>if</w:t>
        </w:r>
        <w:r w:rsidRPr="00A25E07">
          <w:t xml:space="preserve"> (ingress_metadata.flow_ipg &gt; FLOWLET_INACTIVE_TIMEOUT) </w:t>
        </w:r>
        <w:r>
          <w:br/>
        </w:r>
        <w:r w:rsidRPr="00A25E07">
          <w:lastRenderedPageBreak/>
          <w:t xml:space="preserve">          new_flowlet.apply();</w:t>
        </w:r>
        <w:r>
          <w:br/>
        </w:r>
        <w:r w:rsidRPr="00A25E07">
          <w:t>}</w:t>
        </w:r>
      </w:ins>
      <w:ins w:id="2213" w:author="Mihai Budiu" w:date="2016-10-17T14:02:00Z">
        <w:r>
          <w:t>}}</w:t>
        </w:r>
      </w:ins>
    </w:p>
    <w:p w14:paraId="0B2F726E" w14:textId="77777777" w:rsidR="00A25E07" w:rsidRDefault="00A25E07">
      <w:pPr>
        <w:rPr>
          <w:ins w:id="2214" w:author="Mihai Budiu" w:date="2016-10-17T14:02:00Z"/>
        </w:rPr>
        <w:pPrChange w:id="2215" w:author="Mihai Budiu" w:date="2016-10-17T14:0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pPrChange>
      </w:pPr>
      <w:ins w:id="2216" w:author="Mihai Budiu" w:date="2016-10-17T14:02:00Z">
        <w:r>
          <w:t xml:space="preserve">This program accesses an extern object r of type Register in actions invoked from tables flowlet_id (reading) and flowlet (writing). Without the </w:t>
        </w:r>
        <w:r w:rsidRPr="00A25E07">
          <w:rPr>
            <w:rFonts w:ascii="Consolas" w:hAnsi="Consolas" w:cs="Consolas"/>
            <w:rPrChange w:id="2217" w:author="Mihai Budiu" w:date="2016-10-17T14:02:00Z">
              <w:rPr>
                <w:rStyle w:val="Hyperlink"/>
              </w:rPr>
            </w:rPrChange>
          </w:rPr>
          <w:t>@atomic</w:t>
        </w:r>
        <w:r>
          <w:t xml:space="preserve"> annotation these two operations would not execute atomically: a second packet may read the state of r before the first packet had a chance to update it.</w:t>
        </w:r>
      </w:ins>
    </w:p>
    <w:p w14:paraId="36F0F8C4" w14:textId="13ED58F8" w:rsidR="006D7512" w:rsidDel="00A25E07" w:rsidRDefault="00A25E07">
      <w:pPr>
        <w:rPr>
          <w:del w:id="2218" w:author="Mihai Budiu" w:date="2016-10-17T13:57:00Z"/>
        </w:rPr>
      </w:pPr>
      <w:ins w:id="2219" w:author="Mihai Budiu" w:date="2016-10-17T14:02:00Z">
        <w:r>
          <w:t xml:space="preserve">A compiler backend must reject a program containing </w:t>
        </w:r>
        <w:r w:rsidRPr="00A25E07">
          <w:rPr>
            <w:rFonts w:ascii="Consolas" w:hAnsi="Consolas" w:cs="Consolas"/>
            <w:rPrChange w:id="2220" w:author="Mihai Budiu" w:date="2016-10-17T14:02:00Z">
              <w:rPr>
                <w:rStyle w:val="Hyperlink"/>
              </w:rPr>
            </w:rPrChange>
          </w:rPr>
          <w:t>@atomic</w:t>
        </w:r>
        <w:r>
          <w:t xml:space="preserve"> blocks if it cannot implement the atomic execution of the instruction sequence. In such cases, the compiler should provide reasonable diagnostics.</w:t>
        </w:r>
      </w:ins>
      <w:del w:id="2221" w:author="Mihai Budiu" w:date="2016-10-17T13:57:00Z">
        <w:r w:rsidR="006D7512" w:rsidDel="00A25E07">
          <w:delText xml:space="preserve">In practice </w:delText>
        </w:r>
        <w:r w:rsidR="00AB1D8F" w:rsidDel="00A25E07">
          <w:delText>a network device may be processing multiple packets simultaneously:</w:delText>
        </w:r>
      </w:del>
    </w:p>
    <w:p w14:paraId="1E995DEE" w14:textId="01BF8FFB" w:rsidR="00AB1D8F" w:rsidDel="00A25E07" w:rsidRDefault="00AB1D8F">
      <w:pPr>
        <w:rPr>
          <w:del w:id="2222" w:author="Mihai Budiu" w:date="2016-10-17T13:57:00Z"/>
        </w:rPr>
        <w:pPrChange w:id="2223" w:author="Mihai Budiu" w:date="2016-10-20T08:46:00Z">
          <w:pPr>
            <w:pStyle w:val="ListParagraph"/>
            <w:numPr>
              <w:numId w:val="58"/>
            </w:numPr>
            <w:ind w:hanging="360"/>
          </w:pPr>
        </w:pPrChange>
      </w:pPr>
      <w:del w:id="2224" w:author="Mihai Budiu" w:date="2016-10-17T13:57:00Z">
        <w:r w:rsidDel="00A25E07">
          <w:delText>Packets may be received concurrently on different network interfaces</w:delText>
        </w:r>
      </w:del>
    </w:p>
    <w:p w14:paraId="328D4CF3" w14:textId="6B8CBC57" w:rsidR="00AB1D8F" w:rsidDel="00A25E07" w:rsidRDefault="00AB1D8F">
      <w:pPr>
        <w:rPr>
          <w:del w:id="2225" w:author="Mihai Budiu" w:date="2016-10-17T13:58:00Z"/>
        </w:rPr>
        <w:pPrChange w:id="2226" w:author="Mihai Budiu" w:date="2016-10-20T08:46:00Z">
          <w:pPr>
            <w:pStyle w:val="ListParagraph"/>
            <w:numPr>
              <w:numId w:val="58"/>
            </w:numPr>
            <w:ind w:hanging="360"/>
          </w:pPr>
        </w:pPrChange>
      </w:pPr>
      <w:del w:id="2227" w:author="Mihai Budiu" w:date="2016-10-17T13:57:00Z">
        <w:r w:rsidDel="00A25E07">
          <w:delText xml:space="preserve">Packet processing may be pipelined, with a new packet starting before the completion of the </w:delText>
        </w:r>
      </w:del>
      <w:del w:id="2228" w:author="Mihai Budiu" w:date="2016-10-17T13:58:00Z">
        <w:r w:rsidDel="00A25E07">
          <w:delText>previous one</w:delText>
        </w:r>
      </w:del>
    </w:p>
    <w:p w14:paraId="01DF534A" w14:textId="770AA707" w:rsidR="00AB1D8F" w:rsidDel="00A25E07" w:rsidRDefault="00AB1D8F">
      <w:pPr>
        <w:rPr>
          <w:del w:id="2229" w:author="Mihai Budiu" w:date="2016-10-17T13:58:00Z"/>
        </w:rPr>
      </w:pPr>
      <w:del w:id="2230" w:author="Mihai Budiu" w:date="2016-10-17T13:58:00Z">
        <w:r w:rsidDel="00A25E07">
          <w:delText xml:space="preserve">As long as the packet processing involves </w:delText>
        </w:r>
        <w:r w:rsidR="0071187E" w:rsidDel="00A25E07">
          <w:delText>stateless elements and read-only state elements there should be no difference in the results obtained from concurrent or purely sequential execution.</w:delText>
        </w:r>
      </w:del>
    </w:p>
    <w:p w14:paraId="42F6907E" w14:textId="31D49B81" w:rsidR="0071187E" w:rsidDel="00A25E07" w:rsidRDefault="0071187E">
      <w:pPr>
        <w:rPr>
          <w:del w:id="2231" w:author="Mihai Budiu" w:date="2016-10-17T13:58:00Z"/>
        </w:rPr>
      </w:pPr>
      <w:del w:id="2232" w:author="Mihai Budiu" w:date="2016-10-17T13:58:00Z">
        <w:r w:rsidDel="00A25E07">
          <w:delText xml:space="preserve">Since </w:delText>
        </w:r>
        <w:r w:rsidRPr="0071187E" w:rsidDel="00A25E07">
          <w:rPr>
            <w:rFonts w:ascii="Consolas" w:hAnsi="Consolas"/>
            <w:b/>
          </w:rPr>
          <w:delText>table</w:delText>
        </w:r>
        <w:r w:rsidDel="00A25E07">
          <w:delText xml:space="preserve">s are read-only from the data-plane point of view, we can provide a very simple semantics for P4 programs written solely </w:delText>
        </w:r>
        <w:r w:rsidR="00917D8C" w:rsidDel="00A25E07">
          <w:delText>in the P4 core</w:delText>
        </w:r>
        <w:r w:rsidDel="00A25E07">
          <w:delText xml:space="preserve"> language: they should behave identically ir</w:delText>
        </w:r>
        <w:r w:rsidR="006F7677" w:rsidDel="00A25E07">
          <w:delText>respective of the concurrent execution</w:delText>
        </w:r>
        <w:r w:rsidDel="00A25E07">
          <w:delText>.</w:delText>
        </w:r>
      </w:del>
    </w:p>
    <w:p w14:paraId="376476B3" w14:textId="288922BD" w:rsidR="006F7677" w:rsidDel="00A25E07" w:rsidRDefault="006F7677">
      <w:pPr>
        <w:rPr>
          <w:del w:id="2233" w:author="Mihai Budiu" w:date="2016-10-17T13:58:00Z"/>
        </w:rPr>
      </w:pPr>
      <w:del w:id="2234" w:author="Mihai Budiu" w:date="2016-10-17T13:58:00Z">
        <w:r w:rsidDel="00A25E07">
          <w:delText xml:space="preserve">However, as soon as one is using any stateful </w:delText>
        </w:r>
        <w:r w:rsidRPr="006F7677" w:rsidDel="00A25E07">
          <w:rPr>
            <w:rFonts w:ascii="Consolas" w:hAnsi="Consolas"/>
            <w:b/>
          </w:rPr>
          <w:delText>extern</w:delText>
        </w:r>
        <w:r w:rsidRPr="006F7677" w:rsidDel="00A25E07">
          <w:delText xml:space="preserve"> constructs</w:delText>
        </w:r>
        <w:r w:rsidDel="00A25E07">
          <w:delTex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delText>
        </w:r>
      </w:del>
    </w:p>
    <w:p w14:paraId="1A6AF1BD" w14:textId="00E7CD47" w:rsidR="006F7677" w:rsidRDefault="006F7677">
      <w:del w:id="2235" w:author="Mihai Budiu" w:date="2016-10-17T13:58:00Z">
        <w:r w:rsidDel="00A25E07">
          <w:delText>The answer to this question is left partially to the discretion of the target architecture. An architecture could:</w:delText>
        </w:r>
      </w:del>
    </w:p>
    <w:p w14:paraId="7B9D6F25" w14:textId="79C5E818" w:rsidR="006F7677" w:rsidDel="00A25E07" w:rsidRDefault="006F7677" w:rsidP="006F7677">
      <w:pPr>
        <w:pStyle w:val="ListParagraph"/>
        <w:numPr>
          <w:ilvl w:val="0"/>
          <w:numId w:val="58"/>
        </w:numPr>
        <w:rPr>
          <w:del w:id="2236" w:author="Mihai Budiu" w:date="2016-10-17T13:58:00Z"/>
        </w:rPr>
      </w:pPr>
      <w:del w:id="2237" w:author="Mihai Budiu" w:date="2016-10-17T13:58:00Z">
        <w:r w:rsidDel="00A25E07">
          <w:delText>Prescribe specific order</w:delText>
        </w:r>
      </w:del>
    </w:p>
    <w:p w14:paraId="3AF7FD34" w14:textId="41FF21E5" w:rsidR="006F7677" w:rsidDel="00A25E07" w:rsidRDefault="006F7677" w:rsidP="006F7677">
      <w:pPr>
        <w:pStyle w:val="ListParagraph"/>
        <w:numPr>
          <w:ilvl w:val="0"/>
          <w:numId w:val="58"/>
        </w:numPr>
        <w:rPr>
          <w:del w:id="2238" w:author="Mihai Budiu" w:date="2016-10-17T13:58:00Z"/>
        </w:rPr>
      </w:pPr>
      <w:del w:id="2239" w:author="Mihai Budiu" w:date="2016-10-17T13:58:00Z">
        <w:r w:rsidDel="00A25E07">
          <w:delText>Forbid resources that are shared between multiple blocks (e.g., each counter must be allocated in one pipeline exclusively, and it must be used only from actions that can appear within one single table)</w:delText>
        </w:r>
      </w:del>
    </w:p>
    <w:p w14:paraId="14689408" w14:textId="73C430B8" w:rsidR="006F7677" w:rsidDel="00A25E07" w:rsidRDefault="006F7677" w:rsidP="006F7677">
      <w:pPr>
        <w:pStyle w:val="ListParagraph"/>
        <w:numPr>
          <w:ilvl w:val="0"/>
          <w:numId w:val="58"/>
        </w:numPr>
        <w:rPr>
          <w:del w:id="2240" w:author="Mihai Budiu" w:date="2016-10-17T13:58:00Z"/>
        </w:rPr>
      </w:pPr>
      <w:del w:id="2241" w:author="Mihai Budiu" w:date="2016-10-17T13:58:00Z">
        <w:r w:rsidDel="00A25E07">
          <w:delText>Prescribe an implementation-specific order</w:delText>
        </w:r>
      </w:del>
    </w:p>
    <w:p w14:paraId="371B3839" w14:textId="29B9D5F7" w:rsidR="006F7677" w:rsidDel="00A25E07" w:rsidRDefault="006F7677" w:rsidP="006F7677">
      <w:pPr>
        <w:rPr>
          <w:del w:id="2242" w:author="Mihai Budiu" w:date="2016-10-17T13:58:00Z"/>
        </w:rPr>
      </w:pPr>
      <w:del w:id="2243" w:author="Mihai Budiu" w:date="2016-10-17T13:58:00Z">
        <w:r w:rsidDel="00A25E07">
          <w:delText xml:space="preserve">We suggest the following minimum constraints on </w:delText>
        </w:r>
        <w:r w:rsidRPr="006F7677" w:rsidDel="00A25E07">
          <w:rPr>
            <w:i/>
          </w:rPr>
          <w:delText>any</w:delText>
        </w:r>
        <w:r w:rsidDel="00A25E07">
          <w:delText xml:space="preserve"> </w:delText>
        </w:r>
        <w:r w:rsidR="0015258E" w:rsidDel="00A25E07">
          <w:delText xml:space="preserve">P4 </w:delText>
        </w:r>
        <w:r w:rsidDel="00A25E07">
          <w:delText>implementation:</w:delText>
        </w:r>
      </w:del>
    </w:p>
    <w:p w14:paraId="24EA8BED" w14:textId="21385251" w:rsidR="006F7677" w:rsidDel="00A25E07" w:rsidRDefault="006F7677" w:rsidP="006F7677">
      <w:pPr>
        <w:pStyle w:val="ListParagraph"/>
        <w:numPr>
          <w:ilvl w:val="0"/>
          <w:numId w:val="58"/>
        </w:numPr>
        <w:rPr>
          <w:del w:id="2244" w:author="Mihai Budiu" w:date="2016-10-17T13:58:00Z"/>
        </w:rPr>
      </w:pPr>
      <w:del w:id="2245" w:author="Mihai Budiu" w:date="2016-10-17T13:58:00Z">
        <w:r w:rsidDel="00A25E07">
          <w:delText xml:space="preserve">The invocation of a </w:delText>
        </w:r>
        <w:r w:rsidRPr="006F7677" w:rsidDel="00A25E07">
          <w:rPr>
            <w:rFonts w:ascii="Consolas" w:hAnsi="Consolas"/>
            <w:b/>
          </w:rPr>
          <w:delText>table</w:delText>
        </w:r>
        <w:r w:rsidDel="00A25E07">
          <w:delText xml:space="preserve"> is atomic</w:delText>
        </w:r>
      </w:del>
    </w:p>
    <w:p w14:paraId="0A4BA389" w14:textId="68FA2642" w:rsidR="006F7677" w:rsidDel="00A25E07" w:rsidRDefault="006F7677" w:rsidP="006F7677">
      <w:pPr>
        <w:pStyle w:val="ListParagraph"/>
        <w:numPr>
          <w:ilvl w:val="0"/>
          <w:numId w:val="58"/>
        </w:numPr>
        <w:rPr>
          <w:del w:id="2246" w:author="Mihai Budiu" w:date="2016-10-17T13:58:00Z"/>
        </w:rPr>
      </w:pPr>
      <w:del w:id="2247" w:author="Mihai Budiu" w:date="2016-10-17T13:58:00Z">
        <w:r w:rsidDel="00A25E07">
          <w:delText xml:space="preserve">The execution of a </w:delText>
        </w:r>
        <w:r w:rsidRPr="002F540D" w:rsidDel="00A25E07">
          <w:rPr>
            <w:rFonts w:ascii="Consolas" w:hAnsi="Consolas"/>
            <w:b/>
          </w:rPr>
          <w:delText>parser</w:delText>
        </w:r>
        <w:r w:rsidDel="00A25E07">
          <w:delText xml:space="preserve"> is atomic</w:delText>
        </w:r>
      </w:del>
    </w:p>
    <w:p w14:paraId="126C24D9" w14:textId="0CC6D0F3" w:rsidR="008E54BA" w:rsidRDefault="008E54BA" w:rsidP="00A66238">
      <w:pPr>
        <w:pStyle w:val="Heading1"/>
      </w:pPr>
      <w:bookmarkStart w:id="2248" w:name="_Ref286391390"/>
      <w:bookmarkStart w:id="2249" w:name="_Toc417920673"/>
      <w:bookmarkStart w:id="2250" w:name="_Toc445799417"/>
      <w:bookmarkStart w:id="2251" w:name="_Toc447899112"/>
      <w:bookmarkStart w:id="2252" w:name="_Toc462644874"/>
      <w:bookmarkStart w:id="2253" w:name="_Toc463614968"/>
      <w:bookmarkStart w:id="2254" w:name="_Toc464719021"/>
      <w:r>
        <w:t>Annotations</w:t>
      </w:r>
      <w:bookmarkEnd w:id="2248"/>
      <w:bookmarkEnd w:id="2249"/>
      <w:bookmarkEnd w:id="2250"/>
      <w:bookmarkEnd w:id="2251"/>
      <w:bookmarkEnd w:id="2252"/>
      <w:bookmarkEnd w:id="2253"/>
      <w:bookmarkEnd w:id="2254"/>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2255" w:name="_Ref286576248"/>
      <w:bookmarkStart w:id="2256"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2257" w:name="_Toc445799418"/>
      <w:bookmarkStart w:id="2258" w:name="_Toc447899113"/>
      <w:bookmarkStart w:id="2259" w:name="_Toc462644875"/>
      <w:bookmarkStart w:id="2260" w:name="_Toc463614969"/>
      <w:bookmarkStart w:id="2261" w:name="_Toc464719022"/>
      <w:r>
        <w:t>Predefined annotations</w:t>
      </w:r>
      <w:bookmarkEnd w:id="2255"/>
      <w:bookmarkEnd w:id="2256"/>
      <w:bookmarkEnd w:id="2257"/>
      <w:bookmarkEnd w:id="2258"/>
      <w:bookmarkEnd w:id="2259"/>
      <w:bookmarkEnd w:id="2260"/>
      <w:bookmarkEnd w:id="2261"/>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2262" w:name="_Toc417920675"/>
      <w:r>
        <w:t>Legacy support annotations</w:t>
      </w:r>
      <w:bookmarkEnd w:id="2262"/>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rsidRPr="00D1410A">
        <w:rPr>
          <w:rFonts w:ascii="Consolas" w:hAnsi="Consolas"/>
          <w:rPrChange w:id="2263" w:author="Mihai Budiu" w:date="2016-10-20T08:46:00Z">
            <w:rPr/>
          </w:rPrChange>
        </w:rPr>
        <w:t>@</w:t>
      </w: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32309E97" w:rsidR="00A45ED0" w:rsidRDefault="00A45ED0">
      <w:pPr>
        <w:rPr>
          <w:ins w:id="2264" w:author="Mihai Budiu" w:date="2016-10-17T14:04:00Z"/>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0E40CDD1" w14:textId="1A95FABE" w:rsidR="00A25E07" w:rsidRDefault="00A25E07">
      <w:pPr>
        <w:pStyle w:val="Heading3"/>
        <w:rPr>
          <w:ins w:id="2265" w:author="Mihai Budiu" w:date="2016-10-17T14:04:00Z"/>
        </w:rPr>
        <w:pPrChange w:id="2266" w:author="Mihai Budiu" w:date="2016-10-17T14:04:00Z">
          <w:pPr/>
        </w:pPrChange>
      </w:pPr>
      <w:bookmarkStart w:id="2267" w:name="_Toc464719023"/>
      <w:ins w:id="2268" w:author="Mihai Budiu" w:date="2016-10-17T14:04:00Z">
        <w:r>
          <w:t>Concurrency control annotations</w:t>
        </w:r>
        <w:bookmarkEnd w:id="2267"/>
      </w:ins>
    </w:p>
    <w:p w14:paraId="06C113DC" w14:textId="3011A58F" w:rsidR="00A25E07" w:rsidRPr="00A25E07" w:rsidRDefault="00A25E07">
      <w:pPr>
        <w:rPr>
          <w:ins w:id="2269" w:author="Mihai Budiu" w:date="2016-10-20T08:46:00Z"/>
        </w:rPr>
      </w:pPr>
      <w:ins w:id="2270" w:author="Mihai Budiu" w:date="2016-10-17T14:04:00Z">
        <w:r>
          <w:t xml:space="preserve">The </w:t>
        </w:r>
        <w:r w:rsidRPr="00A25E07">
          <w:rPr>
            <w:rFonts w:ascii="Consolas" w:hAnsi="Consolas" w:cs="Consolas"/>
            <w:rPrChange w:id="2271" w:author="Mihai Budiu" w:date="2016-10-17T14:04:00Z">
              <w:rPr/>
            </w:rPrChange>
          </w:rPr>
          <w:t>@atomic</w:t>
        </w:r>
        <w:r>
          <w:t xml:space="preserve"> annotation, described in Section </w:t>
        </w:r>
      </w:ins>
      <w:ins w:id="2272" w:author="Mihai Budiu" w:date="2016-10-17T14:05:00Z">
        <w:r>
          <w:fldChar w:fldCharType="begin"/>
        </w:r>
        <w:r>
          <w:instrText xml:space="preserve"> REF _Ref464476446 \r \h </w:instrText>
        </w:r>
      </w:ins>
      <w:r>
        <w:fldChar w:fldCharType="separate"/>
      </w:r>
      <w:ins w:id="2273" w:author="Mihai Budiu" w:date="2016-10-17T14:05:00Z">
        <w:r>
          <w:t>18.4.1</w:t>
        </w:r>
        <w:r>
          <w:fldChar w:fldCharType="end"/>
        </w:r>
        <w:r>
          <w:t xml:space="preserve"> can be used to enforce the atomic execution of a code block.</w:t>
        </w:r>
      </w:ins>
    </w:p>
    <w:p w14:paraId="13649C6B" w14:textId="71B7E1EB" w:rsidR="008E54BA" w:rsidRDefault="008E54BA" w:rsidP="00E411B2">
      <w:pPr>
        <w:pStyle w:val="Heading3"/>
      </w:pPr>
      <w:bookmarkStart w:id="2274" w:name="_Toc417920679"/>
      <w:bookmarkStart w:id="2275" w:name="_Toc445799419"/>
      <w:bookmarkStart w:id="2276" w:name="_Toc447899114"/>
      <w:bookmarkStart w:id="2277" w:name="_Toc462644876"/>
      <w:bookmarkStart w:id="2278" w:name="_Toc463614970"/>
      <w:bookmarkStart w:id="2279" w:name="_Toc464719024"/>
      <w:r>
        <w:t>Target-specific annotations</w:t>
      </w:r>
      <w:bookmarkEnd w:id="2274"/>
      <w:bookmarkEnd w:id="2275"/>
      <w:bookmarkEnd w:id="2276"/>
      <w:bookmarkEnd w:id="2277"/>
      <w:bookmarkEnd w:id="2278"/>
      <w:bookmarkEnd w:id="2279"/>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5431279F" w:rsidR="008454D9" w:rsidRDefault="008454D9">
      <w:pPr>
        <w:pBdr>
          <w:bottom w:val="double" w:sz="6" w:space="1" w:color="auto"/>
        </w:pBdr>
      </w:pPr>
      <w:r>
        <w:t>The P4 compiler should</w:t>
      </w:r>
      <w:r w:rsidR="00E92D9B">
        <w:t xml:space="preserve"> provide</w:t>
      </w:r>
      <w:r>
        <w:t>:</w:t>
      </w:r>
    </w:p>
    <w:p w14:paraId="3FCE4FAC" w14:textId="0D7E6BCC"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ins w:id="2280" w:author="Mihai Budiu" w:date="2016-10-10T10:30:00Z">
        <w:r w:rsidR="00D1410A">
          <w:t>).</w:t>
        </w:r>
      </w:ins>
    </w:p>
    <w:p w14:paraId="17D5CC70" w14:textId="2B57E3D2" w:rsidR="008454D9" w:rsidRDefault="00E92D9B">
      <w:pPr>
        <w:pStyle w:val="ListParagraph"/>
        <w:numPr>
          <w:ilvl w:val="0"/>
          <w:numId w:val="33"/>
        </w:numPr>
        <w:pBdr>
          <w:bottom w:val="double" w:sz="6" w:space="1" w:color="auto"/>
        </w:pBdr>
        <w:rPr>
          <w:ins w:id="2281" w:author="Mihai Budiu" w:date="2016-10-17T14:03:00Z"/>
        </w:rPr>
      </w:pPr>
      <w:r>
        <w:t>Warnings for u</w:t>
      </w:r>
      <w:r w:rsidR="008454D9">
        <w:t>nknown annotations.</w:t>
      </w:r>
    </w:p>
    <w:p w14:paraId="4E78BACD" w14:textId="77777777" w:rsidR="00A25E07" w:rsidRDefault="00A25E07">
      <w:pPr>
        <w:pBdr>
          <w:bottom w:val="double" w:sz="6" w:space="1" w:color="auto"/>
        </w:pBdr>
        <w:rPr>
          <w:ins w:id="2282" w:author="Mihai Budiu" w:date="2016-10-20T08:46:00Z"/>
        </w:rPr>
        <w:pPrChange w:id="2283" w:author="Mihai Budiu" w:date="2016-10-17T14:03:00Z">
          <w:pPr>
            <w:pStyle w:val="ListParagraph"/>
            <w:numPr>
              <w:numId w:val="33"/>
            </w:numPr>
            <w:pBdr>
              <w:bottom w:val="double" w:sz="6" w:space="1" w:color="auto"/>
            </w:pBdr>
            <w:ind w:left="360" w:hanging="360"/>
          </w:pPr>
        </w:pPrChange>
      </w:pP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2284" w:name="_Toc417920680"/>
      <w:bookmarkStart w:id="2285" w:name="_Toc445799420"/>
      <w:bookmarkStart w:id="2286" w:name="_Toc447899115"/>
      <w:bookmarkStart w:id="2287" w:name="_Toc462644877"/>
      <w:bookmarkStart w:id="2288" w:name="_Toc463614971"/>
      <w:bookmarkStart w:id="2289" w:name="_Toc464719025"/>
      <w:r>
        <w:t>Appendix: P4 reserved keywords</w:t>
      </w:r>
      <w:bookmarkEnd w:id="2284"/>
      <w:bookmarkEnd w:id="2285"/>
      <w:bookmarkEnd w:id="2286"/>
      <w:bookmarkEnd w:id="2287"/>
      <w:bookmarkEnd w:id="2288"/>
      <w:bookmarkEnd w:id="2289"/>
    </w:p>
    <w:p w14:paraId="449FE4A3" w14:textId="10755642" w:rsidR="008D5C4E" w:rsidRDefault="00681EE2">
      <w:pPr>
        <w:rPr>
          <w:ins w:id="2290" w:author="Mihai Budiu" w:date="2016-10-12T14:17:00Z"/>
        </w:rPr>
      </w:pPr>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p w14:paraId="147486E7" w14:textId="77777777" w:rsidR="00C519F8" w:rsidRDefault="00C519F8">
      <w:pPr>
        <w:rPr>
          <w:ins w:id="2291" w:author="Mihai Budiu" w:date="2016-10-12T14:20:00Z"/>
          <w:rFonts w:ascii="Consolas" w:hAnsi="Consolas" w:cs="Consolas"/>
        </w:rPr>
        <w:sectPr w:rsidR="00C519F8" w:rsidSect="00AC34F6">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pPr>
    </w:p>
    <w:p w14:paraId="14BA34F7" w14:textId="77777777" w:rsidR="00C519F8" w:rsidRDefault="00C519F8">
      <w:pPr>
        <w:rPr>
          <w:ins w:id="2328" w:author="Mihai Budiu" w:date="2016-10-12T14:20:00Z"/>
          <w:rFonts w:ascii="Consolas" w:hAnsi="Consolas" w:cs="Consolas"/>
        </w:rPr>
        <w:sectPr w:rsidR="00C519F8" w:rsidSect="00C519F8">
          <w:type w:val="continuous"/>
          <w:pgSz w:w="12240" w:h="15840" w:code="1"/>
          <w:pgMar w:top="1440" w:right="1800" w:bottom="1440" w:left="1800" w:header="720" w:footer="720" w:gutter="0"/>
          <w:cols w:num="3" w:space="720"/>
          <w:titlePg/>
          <w:docGrid w:linePitch="360"/>
          <w:sectPrChange w:id="2329" w:author="Mihai Budiu" w:date="2016-10-12T14:20:00Z">
            <w:sectPr w:rsidR="00C519F8" w:rsidSect="00C519F8">
              <w:pgMar w:top="1440" w:right="1800" w:bottom="1440" w:left="1800" w:header="720" w:footer="720" w:gutter="0"/>
              <w:cols w:num="1"/>
            </w:sectPr>
          </w:sectPrChange>
        </w:sectPr>
      </w:pPr>
      <w:ins w:id="2330" w:author="Mihai Budiu" w:date="2016-10-12T14:18:00Z">
        <w:r w:rsidRPr="00C519F8">
          <w:rPr>
            <w:rFonts w:ascii="Consolas" w:hAnsi="Consolas" w:cs="Consolas"/>
            <w:rPrChange w:id="2331" w:author="Mihai Budiu" w:date="2016-10-12T14:18:00Z">
              <w:rPr/>
            </w:rPrChange>
          </w:rPr>
          <w:t>action</w:t>
        </w:r>
        <w:r w:rsidRPr="00C519F8">
          <w:rPr>
            <w:rFonts w:ascii="Consolas" w:hAnsi="Consolas" w:cs="Consolas"/>
            <w:rPrChange w:id="2332" w:author="Mihai Budiu" w:date="2016-10-12T14:18:00Z">
              <w:rPr/>
            </w:rPrChange>
          </w:rPr>
          <w:br/>
          <w:t>apply</w:t>
        </w:r>
        <w:r w:rsidRPr="00C519F8">
          <w:rPr>
            <w:rFonts w:ascii="Consolas" w:hAnsi="Consolas" w:cs="Consolas"/>
            <w:rPrChange w:id="2333" w:author="Mihai Budiu" w:date="2016-10-12T14:18:00Z">
              <w:rPr/>
            </w:rPrChange>
          </w:rPr>
          <w:br/>
          <w:t>bit</w:t>
        </w:r>
        <w:r>
          <w:rPr>
            <w:rFonts w:ascii="Consolas" w:hAnsi="Consolas" w:cs="Consolas"/>
          </w:rPr>
          <w:br/>
          <w:t>bool</w:t>
        </w:r>
        <w:r>
          <w:rPr>
            <w:rFonts w:ascii="Consolas" w:hAnsi="Consolas" w:cs="Consolas"/>
          </w:rPr>
          <w:br/>
          <w:t>const</w:t>
        </w:r>
        <w:r>
          <w:rPr>
            <w:rFonts w:ascii="Consolas" w:hAnsi="Consolas" w:cs="Consolas"/>
          </w:rPr>
          <w:br/>
          <w:t>control</w:t>
        </w:r>
        <w:r>
          <w:rPr>
            <w:rFonts w:ascii="Consolas" w:hAnsi="Consolas" w:cs="Consolas"/>
          </w:rPr>
          <w:br/>
          <w:t>default</w:t>
        </w:r>
        <w:r>
          <w:rPr>
            <w:rFonts w:ascii="Consolas" w:hAnsi="Consolas" w:cs="Consolas"/>
          </w:rPr>
          <w:br/>
          <w:t>else</w:t>
        </w:r>
        <w:r>
          <w:rPr>
            <w:rFonts w:ascii="Consolas" w:hAnsi="Consolas" w:cs="Consolas"/>
          </w:rPr>
          <w:br/>
          <w:t>enum</w:t>
        </w:r>
        <w:r>
          <w:rPr>
            <w:rFonts w:ascii="Consolas" w:hAnsi="Consolas" w:cs="Consolas"/>
          </w:rPr>
          <w:br/>
          <w:t>error</w:t>
        </w:r>
        <w:r>
          <w:rPr>
            <w:rFonts w:ascii="Consolas" w:hAnsi="Consolas" w:cs="Consolas"/>
          </w:rPr>
          <w:br/>
          <w:t>extern</w:t>
        </w:r>
        <w:r>
          <w:rPr>
            <w:rFonts w:ascii="Consolas" w:hAnsi="Consolas" w:cs="Consolas"/>
          </w:rPr>
          <w:br/>
          <w:t>exit</w:t>
        </w:r>
        <w:r>
          <w:rPr>
            <w:rFonts w:ascii="Consolas" w:hAnsi="Consolas" w:cs="Consolas"/>
          </w:rPr>
          <w:br/>
          <w:t>false</w:t>
        </w:r>
        <w:r>
          <w:rPr>
            <w:rFonts w:ascii="Consolas" w:hAnsi="Consolas" w:cs="Consolas"/>
          </w:rPr>
          <w:br/>
          <w:t>header</w:t>
        </w:r>
        <w:r>
          <w:rPr>
            <w:rFonts w:ascii="Consolas" w:hAnsi="Consolas" w:cs="Consolas"/>
          </w:rPr>
          <w:br/>
          <w:t>if</w:t>
        </w:r>
        <w:r>
          <w:rPr>
            <w:rFonts w:ascii="Consolas" w:hAnsi="Consolas" w:cs="Consolas"/>
          </w:rPr>
          <w:br/>
          <w:t>in</w:t>
        </w:r>
        <w:r>
          <w:rPr>
            <w:rFonts w:ascii="Consolas" w:hAnsi="Consolas" w:cs="Consolas"/>
          </w:rPr>
          <w:br/>
          <w:t>inout</w:t>
        </w:r>
        <w:r>
          <w:rPr>
            <w:rFonts w:ascii="Consolas" w:hAnsi="Consolas" w:cs="Consolas"/>
          </w:rPr>
          <w:br/>
          <w:t>int</w:t>
        </w:r>
        <w:r>
          <w:rPr>
            <w:rFonts w:ascii="Consolas" w:hAnsi="Consolas" w:cs="Consolas"/>
          </w:rPr>
          <w:br/>
          <w:t>match_kind</w:t>
        </w:r>
        <w:r>
          <w:rPr>
            <w:rFonts w:ascii="Consolas" w:hAnsi="Consolas" w:cs="Consolas"/>
          </w:rPr>
          <w:br/>
          <w:t>package</w:t>
        </w:r>
        <w:r>
          <w:rPr>
            <w:rFonts w:ascii="Consolas" w:hAnsi="Consolas" w:cs="Consolas"/>
          </w:rPr>
          <w:br/>
          <w:t>parser</w:t>
        </w:r>
        <w:r>
          <w:rPr>
            <w:rFonts w:ascii="Consolas" w:hAnsi="Consolas" w:cs="Consolas"/>
          </w:rPr>
          <w:br/>
          <w:t>out</w:t>
        </w:r>
        <w:r>
          <w:rPr>
            <w:rFonts w:ascii="Consolas" w:hAnsi="Consolas" w:cs="Consolas"/>
          </w:rPr>
          <w:br/>
          <w:t>return</w:t>
        </w:r>
        <w:r>
          <w:rPr>
            <w:rFonts w:ascii="Consolas" w:hAnsi="Consolas" w:cs="Consolas"/>
          </w:rPr>
          <w:br/>
          <w:t>select</w:t>
        </w:r>
        <w:r>
          <w:rPr>
            <w:rFonts w:ascii="Consolas" w:hAnsi="Consolas" w:cs="Consolas"/>
          </w:rPr>
          <w:br/>
          <w:t>state</w:t>
        </w:r>
        <w:r>
          <w:rPr>
            <w:rFonts w:ascii="Consolas" w:hAnsi="Consolas" w:cs="Consolas"/>
          </w:rPr>
          <w:br/>
          <w:t>struct</w:t>
        </w:r>
        <w:r>
          <w:rPr>
            <w:rFonts w:ascii="Consolas" w:hAnsi="Consolas" w:cs="Consolas"/>
          </w:rPr>
          <w:br/>
          <w:t>switch</w:t>
        </w:r>
        <w:r>
          <w:rPr>
            <w:rFonts w:ascii="Consolas" w:hAnsi="Consolas" w:cs="Consolas"/>
          </w:rPr>
          <w:br/>
        </w:r>
      </w:ins>
      <w:ins w:id="2334" w:author="Mihai Budiu" w:date="2016-10-12T14:19:00Z">
        <w:r>
          <w:rPr>
            <w:rFonts w:ascii="Consolas" w:hAnsi="Consolas" w:cs="Consolas"/>
          </w:rPr>
          <w:t>table</w:t>
        </w:r>
        <w:r>
          <w:rPr>
            <w:rFonts w:ascii="Consolas" w:hAnsi="Consolas" w:cs="Consolas"/>
          </w:rPr>
          <w:br/>
          <w:t>transition</w:t>
        </w:r>
        <w:r>
          <w:rPr>
            <w:rFonts w:ascii="Consolas" w:hAnsi="Consolas" w:cs="Consolas"/>
          </w:rPr>
          <w:br/>
          <w:t>true</w:t>
        </w:r>
        <w:r>
          <w:rPr>
            <w:rFonts w:ascii="Consolas" w:hAnsi="Consolas" w:cs="Consolas"/>
          </w:rPr>
          <w:br/>
          <w:t>tuple</w:t>
        </w:r>
        <w:r>
          <w:rPr>
            <w:rFonts w:ascii="Consolas" w:hAnsi="Consolas" w:cs="Consolas"/>
          </w:rPr>
          <w:br/>
          <w:t>typedef</w:t>
        </w:r>
        <w:r>
          <w:rPr>
            <w:rFonts w:ascii="Consolas" w:hAnsi="Consolas" w:cs="Consolas"/>
          </w:rPr>
          <w:br/>
          <w:t>varbit</w:t>
        </w:r>
        <w:r>
          <w:rPr>
            <w:rFonts w:ascii="Consolas" w:hAnsi="Consolas" w:cs="Consolas"/>
          </w:rPr>
          <w:br/>
          <w:t>verify</w:t>
        </w:r>
        <w:r>
          <w:rPr>
            <w:rFonts w:ascii="Consolas" w:hAnsi="Consolas" w:cs="Consolas"/>
          </w:rPr>
          <w:br/>
          <w:t>void</w:t>
        </w:r>
      </w:ins>
    </w:p>
    <w:p w14:paraId="2B5189FC" w14:textId="55681353" w:rsidR="00C519F8" w:rsidRPr="00C519F8" w:rsidDel="00C519F8" w:rsidRDefault="00C519F8">
      <w:pPr>
        <w:rPr>
          <w:del w:id="2335" w:author="Mihai Budiu" w:date="2016-10-12T14:19:00Z"/>
          <w:rFonts w:ascii="Consolas" w:hAnsi="Consolas" w:cs="Consolas"/>
          <w:rPrChange w:id="2336" w:author="Mihai Budiu" w:date="2016-10-12T14:18:00Z">
            <w:rPr>
              <w:del w:id="2337" w:author="Mihai Budiu" w:date="2016-10-12T14:19:00Z"/>
            </w:rPr>
          </w:rPrChange>
        </w:rPr>
      </w:pPr>
    </w:p>
    <w:tbl>
      <w:tblPr>
        <w:tblW w:w="0" w:type="auto"/>
        <w:tblLook w:val="0600" w:firstRow="0" w:lastRow="0" w:firstColumn="0" w:lastColumn="0" w:noHBand="1" w:noVBand="1"/>
        <w:tblPrChange w:id="2338" w:author="Mihai Budiu" w:date="2016-10-20T08:46:00Z">
          <w:tblPr>
            <w:tblW w:w="0" w:type="auto"/>
            <w:tblLook w:val="0600" w:firstRow="0" w:lastRow="0" w:firstColumn="0" w:lastColumn="0" w:noHBand="1" w:noVBand="1"/>
          </w:tblPr>
        </w:tblPrChange>
      </w:tblPr>
      <w:tblGrid>
        <w:gridCol w:w="904"/>
        <w:gridCol w:w="2579"/>
        <w:gridCol w:w="2775"/>
        <w:gridCol w:w="2382"/>
        <w:tblGridChange w:id="2339">
          <w:tblGrid>
            <w:gridCol w:w="1529"/>
            <w:gridCol w:w="2515"/>
            <w:gridCol w:w="2844"/>
            <w:gridCol w:w="1968"/>
          </w:tblGrid>
        </w:tblGridChange>
      </w:tblGrid>
      <w:tr w:rsidR="008F3221" w:rsidRPr="00250456" w:rsidDel="00C519F8" w14:paraId="23D9682F" w14:textId="56E6A688" w:rsidTr="00D04239">
        <w:trPr>
          <w:del w:id="2340" w:author="Mihai Budiu" w:date="2016-10-12T14:19:00Z"/>
        </w:trPr>
        <w:tc>
          <w:tcPr>
            <w:tcW w:w="2167" w:type="dxa"/>
            <w:shd w:val="clear" w:color="auto" w:fill="auto"/>
            <w:tcPrChange w:id="2341" w:author="Mihai Budiu" w:date="2016-10-20T08:46:00Z">
              <w:tcPr>
                <w:tcW w:w="2167" w:type="dxa"/>
                <w:shd w:val="clear" w:color="auto" w:fill="auto"/>
              </w:tcPr>
            </w:tcPrChange>
          </w:tcPr>
          <w:p w14:paraId="6449A984" w14:textId="7E6B4664" w:rsidR="00AF082F" w:rsidRPr="00250456" w:rsidDel="00C519F8" w:rsidRDefault="002F508E" w:rsidP="00A229BA">
            <w:pPr>
              <w:pStyle w:val="NoSpacing"/>
              <w:rPr>
                <w:del w:id="2342" w:author="Mihai Budiu" w:date="2016-10-12T14:19:00Z"/>
                <w:rFonts w:ascii="Consolas" w:hAnsi="Consolas"/>
                <w:sz w:val="20"/>
                <w:szCs w:val="20"/>
              </w:rPr>
            </w:pPr>
            <w:del w:id="2343" w:author="Mihai Budiu" w:date="2016-10-12T14:19:00Z">
              <w:r w:rsidRPr="00250456" w:rsidDel="00C519F8">
                <w:rPr>
                  <w:rFonts w:ascii="Consolas" w:hAnsi="Consolas"/>
                  <w:sz w:val="20"/>
                  <w:szCs w:val="20"/>
                </w:rPr>
                <w:delText>action</w:delText>
              </w:r>
            </w:del>
          </w:p>
        </w:tc>
        <w:tc>
          <w:tcPr>
            <w:tcW w:w="2150" w:type="dxa"/>
            <w:shd w:val="clear" w:color="auto" w:fill="auto"/>
            <w:tcPrChange w:id="2344" w:author="Mihai Budiu" w:date="2016-10-20T08:46:00Z">
              <w:tcPr>
                <w:tcW w:w="2150" w:type="dxa"/>
                <w:shd w:val="clear" w:color="auto" w:fill="auto"/>
              </w:tcPr>
            </w:tcPrChange>
          </w:tcPr>
          <w:p w14:paraId="78F92B47" w14:textId="4CB25D19" w:rsidR="00AF082F" w:rsidRPr="00250456" w:rsidDel="00C519F8" w:rsidRDefault="002F508E" w:rsidP="00A229BA">
            <w:pPr>
              <w:pStyle w:val="NoSpacing"/>
              <w:rPr>
                <w:del w:id="2345" w:author="Mihai Budiu" w:date="2016-10-12T14:19:00Z"/>
                <w:rFonts w:ascii="Consolas" w:hAnsi="Consolas"/>
                <w:sz w:val="20"/>
                <w:szCs w:val="20"/>
              </w:rPr>
            </w:pPr>
            <w:del w:id="2346" w:author="Mihai Budiu" w:date="2016-10-12T14:19:00Z">
              <w:r w:rsidRPr="00250456" w:rsidDel="00C519F8">
                <w:rPr>
                  <w:rFonts w:ascii="Consolas" w:hAnsi="Consolas"/>
                  <w:sz w:val="20"/>
                  <w:szCs w:val="20"/>
                </w:rPr>
                <w:delText>bit</w:delText>
              </w:r>
            </w:del>
          </w:p>
        </w:tc>
        <w:tc>
          <w:tcPr>
            <w:tcW w:w="2150" w:type="dxa"/>
            <w:shd w:val="clear" w:color="auto" w:fill="auto"/>
            <w:tcPrChange w:id="2347" w:author="Mihai Budiu" w:date="2016-10-20T08:46:00Z">
              <w:tcPr>
                <w:tcW w:w="2150" w:type="dxa"/>
                <w:shd w:val="clear" w:color="auto" w:fill="auto"/>
              </w:tcPr>
            </w:tcPrChange>
          </w:tcPr>
          <w:p w14:paraId="09FE4C71" w14:textId="31951FBC" w:rsidR="00AF082F" w:rsidRPr="00250456" w:rsidDel="00C519F8" w:rsidRDefault="002F508E" w:rsidP="00A229BA">
            <w:pPr>
              <w:pStyle w:val="NoSpacing"/>
              <w:rPr>
                <w:del w:id="2348" w:author="Mihai Budiu" w:date="2016-10-12T14:19:00Z"/>
                <w:rFonts w:ascii="Consolas" w:hAnsi="Consolas"/>
                <w:sz w:val="20"/>
                <w:szCs w:val="20"/>
              </w:rPr>
            </w:pPr>
            <w:del w:id="2349" w:author="Mihai Budiu" w:date="2016-10-12T14:19:00Z">
              <w:r w:rsidRPr="00250456" w:rsidDel="00C519F8">
                <w:rPr>
                  <w:rFonts w:ascii="Consolas" w:hAnsi="Consolas"/>
                  <w:sz w:val="20"/>
                  <w:szCs w:val="20"/>
                </w:rPr>
                <w:delText>bool</w:delText>
              </w:r>
            </w:del>
          </w:p>
        </w:tc>
        <w:tc>
          <w:tcPr>
            <w:tcW w:w="2173" w:type="dxa"/>
            <w:shd w:val="clear" w:color="auto" w:fill="auto"/>
            <w:tcPrChange w:id="2350" w:author="Mihai Budiu" w:date="2016-10-20T08:46:00Z">
              <w:tcPr>
                <w:tcW w:w="2173" w:type="dxa"/>
                <w:shd w:val="clear" w:color="auto" w:fill="auto"/>
              </w:tcPr>
            </w:tcPrChange>
          </w:tcPr>
          <w:p w14:paraId="7BC73216" w14:textId="33BC3915" w:rsidR="00AF082F" w:rsidRPr="00250456" w:rsidDel="00C519F8" w:rsidRDefault="002F508E" w:rsidP="00A229BA">
            <w:pPr>
              <w:pStyle w:val="NoSpacing"/>
              <w:rPr>
                <w:del w:id="2351" w:author="Mihai Budiu" w:date="2016-10-12T14:19:00Z"/>
                <w:rFonts w:ascii="Consolas" w:hAnsi="Consolas"/>
                <w:sz w:val="20"/>
                <w:szCs w:val="20"/>
              </w:rPr>
            </w:pPr>
            <w:del w:id="2352" w:author="Mihai Budiu" w:date="2016-10-12T14:19:00Z">
              <w:r w:rsidRPr="00250456" w:rsidDel="00C519F8">
                <w:rPr>
                  <w:rFonts w:ascii="Consolas" w:hAnsi="Consolas"/>
                  <w:sz w:val="20"/>
                  <w:szCs w:val="20"/>
                </w:rPr>
                <w:delText>const</w:delText>
              </w:r>
            </w:del>
          </w:p>
        </w:tc>
      </w:tr>
      <w:tr w:rsidR="008F3221" w:rsidRPr="00250456" w:rsidDel="00C519F8" w14:paraId="65C439CA" w14:textId="72828CE9" w:rsidTr="00D04239">
        <w:trPr>
          <w:del w:id="2353" w:author="Mihai Budiu" w:date="2016-10-12T14:19:00Z"/>
        </w:trPr>
        <w:tc>
          <w:tcPr>
            <w:tcW w:w="2167" w:type="dxa"/>
            <w:shd w:val="clear" w:color="auto" w:fill="auto"/>
            <w:tcPrChange w:id="2354" w:author="Mihai Budiu" w:date="2016-10-20T08:46:00Z">
              <w:tcPr>
                <w:tcW w:w="2167" w:type="dxa"/>
                <w:shd w:val="clear" w:color="auto" w:fill="auto"/>
              </w:tcPr>
            </w:tcPrChange>
          </w:tcPr>
          <w:p w14:paraId="667EA605" w14:textId="4293E76E" w:rsidR="00AF082F" w:rsidRPr="00250456" w:rsidDel="00C519F8" w:rsidRDefault="003801FA" w:rsidP="00A229BA">
            <w:pPr>
              <w:pStyle w:val="NoSpacing"/>
              <w:rPr>
                <w:del w:id="2355" w:author="Mihai Budiu" w:date="2016-10-12T14:19:00Z"/>
                <w:rFonts w:ascii="Consolas" w:hAnsi="Consolas"/>
                <w:sz w:val="20"/>
                <w:szCs w:val="20"/>
              </w:rPr>
            </w:pPr>
            <w:del w:id="2356" w:author="Mihai Budiu" w:date="2016-10-12T14:19:00Z">
              <w:r w:rsidDel="00C519F8">
                <w:rPr>
                  <w:rFonts w:ascii="Consolas" w:hAnsi="Consolas"/>
                  <w:sz w:val="20"/>
                  <w:szCs w:val="20"/>
                </w:rPr>
                <w:delText>control</w:delText>
              </w:r>
            </w:del>
          </w:p>
        </w:tc>
        <w:tc>
          <w:tcPr>
            <w:tcW w:w="2150" w:type="dxa"/>
            <w:shd w:val="clear" w:color="auto" w:fill="auto"/>
            <w:tcPrChange w:id="2357" w:author="Mihai Budiu" w:date="2016-10-20T08:46:00Z">
              <w:tcPr>
                <w:tcW w:w="2150" w:type="dxa"/>
                <w:shd w:val="clear" w:color="auto" w:fill="auto"/>
              </w:tcPr>
            </w:tcPrChange>
          </w:tcPr>
          <w:p w14:paraId="23B3EA94" w14:textId="1F6D7209" w:rsidR="00AF082F" w:rsidRPr="00250456" w:rsidDel="00C519F8" w:rsidRDefault="003801FA" w:rsidP="00A229BA">
            <w:pPr>
              <w:pStyle w:val="NoSpacing"/>
              <w:rPr>
                <w:del w:id="2358" w:author="Mihai Budiu" w:date="2016-10-12T14:19:00Z"/>
                <w:rFonts w:ascii="Consolas" w:hAnsi="Consolas"/>
                <w:sz w:val="20"/>
                <w:szCs w:val="20"/>
              </w:rPr>
            </w:pPr>
            <w:del w:id="2359" w:author="Mihai Budiu" w:date="2016-10-12T14:19:00Z">
              <w:r w:rsidRPr="00250456" w:rsidDel="00C519F8">
                <w:rPr>
                  <w:rFonts w:ascii="Consolas" w:hAnsi="Consolas"/>
                  <w:sz w:val="20"/>
                  <w:szCs w:val="20"/>
                </w:rPr>
                <w:delText>default</w:delText>
              </w:r>
            </w:del>
          </w:p>
        </w:tc>
        <w:tc>
          <w:tcPr>
            <w:tcW w:w="2150" w:type="dxa"/>
            <w:shd w:val="clear" w:color="auto" w:fill="auto"/>
            <w:tcPrChange w:id="2360" w:author="Mihai Budiu" w:date="2016-10-20T08:46:00Z">
              <w:tcPr>
                <w:tcW w:w="2150" w:type="dxa"/>
                <w:shd w:val="clear" w:color="auto" w:fill="auto"/>
              </w:tcPr>
            </w:tcPrChange>
          </w:tcPr>
          <w:p w14:paraId="483B04A9" w14:textId="10408B3D" w:rsidR="00AF082F" w:rsidRPr="00250456" w:rsidDel="00C519F8" w:rsidRDefault="00A91BFB" w:rsidP="00A229BA">
            <w:pPr>
              <w:pStyle w:val="NoSpacing"/>
              <w:rPr>
                <w:del w:id="2361" w:author="Mihai Budiu" w:date="2016-10-12T14:19:00Z"/>
                <w:rFonts w:ascii="Consolas" w:hAnsi="Consolas"/>
                <w:sz w:val="20"/>
                <w:szCs w:val="20"/>
              </w:rPr>
            </w:pPr>
            <w:del w:id="2362" w:author="Mihai Budiu" w:date="2016-10-12T14:19:00Z">
              <w:r w:rsidRPr="00250456" w:rsidDel="00C519F8">
                <w:rPr>
                  <w:rFonts w:ascii="Consolas" w:hAnsi="Consolas"/>
                  <w:sz w:val="20"/>
                  <w:szCs w:val="20"/>
                </w:rPr>
                <w:delText>else</w:delText>
              </w:r>
            </w:del>
          </w:p>
        </w:tc>
        <w:tc>
          <w:tcPr>
            <w:tcW w:w="2173" w:type="dxa"/>
            <w:shd w:val="clear" w:color="auto" w:fill="auto"/>
            <w:tcPrChange w:id="2363" w:author="Mihai Budiu" w:date="2016-10-20T08:46:00Z">
              <w:tcPr>
                <w:tcW w:w="2173" w:type="dxa"/>
                <w:shd w:val="clear" w:color="auto" w:fill="auto"/>
              </w:tcPr>
            </w:tcPrChange>
          </w:tcPr>
          <w:p w14:paraId="1B2E9985" w14:textId="5D6122D7" w:rsidR="00AF082F" w:rsidRPr="00250456" w:rsidDel="00C519F8" w:rsidRDefault="00A91BFB" w:rsidP="00A229BA">
            <w:pPr>
              <w:pStyle w:val="NoSpacing"/>
              <w:rPr>
                <w:del w:id="2364" w:author="Mihai Budiu" w:date="2016-10-12T14:19:00Z"/>
                <w:rFonts w:ascii="Consolas" w:hAnsi="Consolas"/>
                <w:sz w:val="20"/>
                <w:szCs w:val="20"/>
              </w:rPr>
            </w:pPr>
            <w:del w:id="2365" w:author="Mihai Budiu" w:date="2016-10-12T14:19:00Z">
              <w:r w:rsidRPr="00250456" w:rsidDel="00C519F8">
                <w:rPr>
                  <w:rFonts w:ascii="Consolas" w:hAnsi="Consolas"/>
                  <w:sz w:val="20"/>
                  <w:szCs w:val="20"/>
                </w:rPr>
                <w:delText xml:space="preserve">enum </w:delText>
              </w:r>
            </w:del>
          </w:p>
        </w:tc>
      </w:tr>
      <w:tr w:rsidR="008F3221" w:rsidRPr="00250456" w:rsidDel="00C519F8" w14:paraId="45343732" w14:textId="4E3DE970" w:rsidTr="00D04239">
        <w:trPr>
          <w:del w:id="2366" w:author="Mihai Budiu" w:date="2016-10-12T14:19:00Z"/>
        </w:trPr>
        <w:tc>
          <w:tcPr>
            <w:tcW w:w="2167" w:type="dxa"/>
            <w:shd w:val="clear" w:color="auto" w:fill="auto"/>
            <w:tcPrChange w:id="2367" w:author="Mihai Budiu" w:date="2016-10-20T08:46:00Z">
              <w:tcPr>
                <w:tcW w:w="2167" w:type="dxa"/>
                <w:shd w:val="clear" w:color="auto" w:fill="auto"/>
              </w:tcPr>
            </w:tcPrChange>
          </w:tcPr>
          <w:p w14:paraId="33E9D63F" w14:textId="72B40048" w:rsidR="00A91BFB" w:rsidRPr="00250456" w:rsidDel="00C519F8" w:rsidRDefault="00A91BFB" w:rsidP="00A229BA">
            <w:pPr>
              <w:pStyle w:val="NoSpacing"/>
              <w:rPr>
                <w:del w:id="2368" w:author="Mihai Budiu" w:date="2016-10-12T14:19:00Z"/>
                <w:rFonts w:ascii="Consolas" w:hAnsi="Consolas"/>
                <w:sz w:val="20"/>
                <w:szCs w:val="20"/>
              </w:rPr>
            </w:pPr>
            <w:del w:id="2369" w:author="Mihai Budiu" w:date="2016-10-12T14:19:00Z">
              <w:r w:rsidRPr="00250456" w:rsidDel="00C519F8">
                <w:rPr>
                  <w:rFonts w:ascii="Consolas" w:hAnsi="Consolas"/>
                  <w:sz w:val="20"/>
                  <w:szCs w:val="20"/>
                </w:rPr>
                <w:delText xml:space="preserve">error </w:delText>
              </w:r>
            </w:del>
          </w:p>
        </w:tc>
        <w:tc>
          <w:tcPr>
            <w:tcW w:w="2150" w:type="dxa"/>
            <w:shd w:val="clear" w:color="auto" w:fill="auto"/>
            <w:tcPrChange w:id="2370" w:author="Mihai Budiu" w:date="2016-10-20T08:46:00Z">
              <w:tcPr>
                <w:tcW w:w="2150" w:type="dxa"/>
                <w:shd w:val="clear" w:color="auto" w:fill="auto"/>
              </w:tcPr>
            </w:tcPrChange>
          </w:tcPr>
          <w:p w14:paraId="2CCCFCE3" w14:textId="57ED0586" w:rsidR="00A91BFB" w:rsidRPr="00250456" w:rsidDel="00C519F8" w:rsidRDefault="00A91BFB" w:rsidP="00A229BA">
            <w:pPr>
              <w:pStyle w:val="NoSpacing"/>
              <w:rPr>
                <w:del w:id="2371" w:author="Mihai Budiu" w:date="2016-10-12T14:19:00Z"/>
                <w:rFonts w:ascii="Consolas" w:hAnsi="Consolas"/>
                <w:sz w:val="20"/>
                <w:szCs w:val="20"/>
              </w:rPr>
            </w:pPr>
            <w:del w:id="2372" w:author="Mihai Budiu" w:date="2016-10-12T14:19:00Z">
              <w:r w:rsidRPr="00250456" w:rsidDel="00C519F8">
                <w:rPr>
                  <w:rFonts w:ascii="Consolas" w:hAnsi="Consolas"/>
                  <w:sz w:val="20"/>
                  <w:szCs w:val="20"/>
                </w:rPr>
                <w:delText xml:space="preserve">extern </w:delText>
              </w:r>
            </w:del>
          </w:p>
        </w:tc>
        <w:tc>
          <w:tcPr>
            <w:tcW w:w="2150" w:type="dxa"/>
            <w:shd w:val="clear" w:color="auto" w:fill="auto"/>
            <w:tcPrChange w:id="2373" w:author="Mihai Budiu" w:date="2016-10-20T08:46:00Z">
              <w:tcPr>
                <w:tcW w:w="2150" w:type="dxa"/>
                <w:shd w:val="clear" w:color="auto" w:fill="auto"/>
              </w:tcPr>
            </w:tcPrChange>
          </w:tcPr>
          <w:p w14:paraId="4F0E6DAD" w14:textId="19B0E8F1" w:rsidR="00A91BFB" w:rsidRPr="00250456" w:rsidDel="00C519F8" w:rsidRDefault="00D04239" w:rsidP="00A229BA">
            <w:pPr>
              <w:pStyle w:val="NoSpacing"/>
              <w:rPr>
                <w:del w:id="2374" w:author="Mihai Budiu" w:date="2016-10-12T14:19:00Z"/>
                <w:rFonts w:ascii="Consolas" w:hAnsi="Consolas"/>
                <w:sz w:val="20"/>
                <w:szCs w:val="20"/>
              </w:rPr>
            </w:pPr>
            <w:del w:id="2375" w:author="Mihai Budiu" w:date="2016-10-12T14:19:00Z">
              <w:r w:rsidDel="00C519F8">
                <w:rPr>
                  <w:rFonts w:ascii="Consolas" w:hAnsi="Consolas"/>
                  <w:sz w:val="20"/>
                  <w:szCs w:val="20"/>
                </w:rPr>
                <w:delText>exit</w:delText>
              </w:r>
            </w:del>
          </w:p>
        </w:tc>
        <w:tc>
          <w:tcPr>
            <w:tcW w:w="2173" w:type="dxa"/>
            <w:shd w:val="clear" w:color="auto" w:fill="auto"/>
            <w:tcPrChange w:id="2376" w:author="Mihai Budiu" w:date="2016-10-20T08:46:00Z">
              <w:tcPr>
                <w:tcW w:w="2173" w:type="dxa"/>
                <w:shd w:val="clear" w:color="auto" w:fill="auto"/>
              </w:tcPr>
            </w:tcPrChange>
          </w:tcPr>
          <w:p w14:paraId="77925E2F" w14:textId="3C817A4E" w:rsidR="00A91BFB" w:rsidRPr="00250456" w:rsidDel="00C519F8" w:rsidRDefault="00D04239" w:rsidP="00A229BA">
            <w:pPr>
              <w:pStyle w:val="NoSpacing"/>
              <w:rPr>
                <w:del w:id="2377" w:author="Mihai Budiu" w:date="2016-10-12T14:19:00Z"/>
                <w:rFonts w:ascii="Consolas" w:hAnsi="Consolas"/>
                <w:sz w:val="20"/>
                <w:szCs w:val="20"/>
              </w:rPr>
            </w:pPr>
            <w:del w:id="2378" w:author="Mihai Budiu" w:date="2016-10-12T14:19:00Z">
              <w:r w:rsidRPr="00250456" w:rsidDel="00C519F8">
                <w:rPr>
                  <w:rFonts w:ascii="Consolas" w:hAnsi="Consolas"/>
                  <w:sz w:val="20"/>
                  <w:szCs w:val="20"/>
                </w:rPr>
                <w:delText xml:space="preserve">false </w:delText>
              </w:r>
            </w:del>
          </w:p>
        </w:tc>
      </w:tr>
      <w:tr w:rsidR="00D04239" w:rsidRPr="00250456" w:rsidDel="00C519F8" w14:paraId="097CDFDE" w14:textId="1A804446" w:rsidTr="00D04239">
        <w:trPr>
          <w:del w:id="2379" w:author="Mihai Budiu" w:date="2016-10-12T14:19:00Z"/>
        </w:trPr>
        <w:tc>
          <w:tcPr>
            <w:tcW w:w="2167" w:type="dxa"/>
            <w:shd w:val="clear" w:color="auto" w:fill="auto"/>
            <w:tcPrChange w:id="2380" w:author="Mihai Budiu" w:date="2016-10-20T08:46:00Z">
              <w:tcPr>
                <w:tcW w:w="2167" w:type="dxa"/>
                <w:shd w:val="clear" w:color="auto" w:fill="auto"/>
              </w:tcPr>
            </w:tcPrChange>
          </w:tcPr>
          <w:p w14:paraId="7F365865" w14:textId="0E40245F" w:rsidR="00D04239" w:rsidRPr="00250456" w:rsidDel="00C519F8" w:rsidRDefault="00D04239" w:rsidP="003801FA">
            <w:pPr>
              <w:pStyle w:val="NoSpacing"/>
              <w:rPr>
                <w:del w:id="2381" w:author="Mihai Budiu" w:date="2016-10-12T14:19:00Z"/>
                <w:rFonts w:ascii="Consolas" w:hAnsi="Consolas"/>
                <w:sz w:val="20"/>
                <w:szCs w:val="20"/>
              </w:rPr>
            </w:pPr>
            <w:del w:id="2382" w:author="Mihai Budiu" w:date="2016-10-12T14:19:00Z">
              <w:r w:rsidRPr="00250456" w:rsidDel="00C519F8">
                <w:rPr>
                  <w:rFonts w:ascii="Consolas" w:hAnsi="Consolas"/>
                  <w:sz w:val="20"/>
                  <w:szCs w:val="20"/>
                </w:rPr>
                <w:delText xml:space="preserve">header </w:delText>
              </w:r>
            </w:del>
          </w:p>
        </w:tc>
        <w:tc>
          <w:tcPr>
            <w:tcW w:w="2150" w:type="dxa"/>
            <w:shd w:val="clear" w:color="auto" w:fill="auto"/>
            <w:tcPrChange w:id="2383" w:author="Mihai Budiu" w:date="2016-10-20T08:46:00Z">
              <w:tcPr>
                <w:tcW w:w="2150" w:type="dxa"/>
                <w:shd w:val="clear" w:color="auto" w:fill="auto"/>
              </w:tcPr>
            </w:tcPrChange>
          </w:tcPr>
          <w:p w14:paraId="62EA15B9" w14:textId="5C9C191A" w:rsidR="00D04239" w:rsidRPr="00250456" w:rsidDel="00C519F8" w:rsidRDefault="00D04239" w:rsidP="00A229BA">
            <w:pPr>
              <w:pStyle w:val="NoSpacing"/>
              <w:rPr>
                <w:del w:id="2384" w:author="Mihai Budiu" w:date="2016-10-12T14:19:00Z"/>
                <w:rFonts w:ascii="Consolas" w:hAnsi="Consolas"/>
                <w:sz w:val="20"/>
                <w:szCs w:val="20"/>
              </w:rPr>
            </w:pPr>
            <w:del w:id="2385" w:author="Mihai Budiu" w:date="2016-10-12T14:19:00Z">
              <w:r w:rsidRPr="00250456" w:rsidDel="00C519F8">
                <w:rPr>
                  <w:rFonts w:ascii="Consolas" w:hAnsi="Consolas"/>
                  <w:sz w:val="20"/>
                  <w:szCs w:val="20"/>
                </w:rPr>
                <w:delText>if</w:delText>
              </w:r>
            </w:del>
          </w:p>
        </w:tc>
        <w:tc>
          <w:tcPr>
            <w:tcW w:w="2150" w:type="dxa"/>
            <w:shd w:val="clear" w:color="auto" w:fill="auto"/>
            <w:tcPrChange w:id="2386" w:author="Mihai Budiu" w:date="2016-10-20T08:46:00Z">
              <w:tcPr>
                <w:tcW w:w="2150" w:type="dxa"/>
                <w:shd w:val="clear" w:color="auto" w:fill="auto"/>
              </w:tcPr>
            </w:tcPrChange>
          </w:tcPr>
          <w:p w14:paraId="49503DF0" w14:textId="0D4BAF7D" w:rsidR="00D04239" w:rsidRPr="00250456" w:rsidDel="00C519F8" w:rsidRDefault="00D04239" w:rsidP="00A229BA">
            <w:pPr>
              <w:pStyle w:val="NoSpacing"/>
              <w:rPr>
                <w:del w:id="2387" w:author="Mihai Budiu" w:date="2016-10-12T14:19:00Z"/>
                <w:rFonts w:ascii="Consolas" w:hAnsi="Consolas"/>
                <w:sz w:val="20"/>
                <w:szCs w:val="20"/>
              </w:rPr>
            </w:pPr>
            <w:del w:id="2388" w:author="Mihai Budiu" w:date="2016-10-12T14:19:00Z">
              <w:r w:rsidDel="00C519F8">
                <w:rPr>
                  <w:rFonts w:ascii="Consolas" w:hAnsi="Consolas"/>
                  <w:sz w:val="20"/>
                  <w:szCs w:val="20"/>
                </w:rPr>
                <w:delText>in</w:delText>
              </w:r>
            </w:del>
          </w:p>
        </w:tc>
        <w:tc>
          <w:tcPr>
            <w:tcW w:w="2173" w:type="dxa"/>
            <w:shd w:val="clear" w:color="auto" w:fill="auto"/>
            <w:tcPrChange w:id="2389" w:author="Mihai Budiu" w:date="2016-10-20T08:46:00Z">
              <w:tcPr>
                <w:tcW w:w="2173" w:type="dxa"/>
                <w:shd w:val="clear" w:color="auto" w:fill="auto"/>
              </w:tcPr>
            </w:tcPrChange>
          </w:tcPr>
          <w:p w14:paraId="2664F0F6" w14:textId="04B7CEAC" w:rsidR="00D04239" w:rsidRPr="00250456" w:rsidDel="00C519F8" w:rsidRDefault="00D04239" w:rsidP="00A229BA">
            <w:pPr>
              <w:pStyle w:val="NoSpacing"/>
              <w:rPr>
                <w:del w:id="2390" w:author="Mihai Budiu" w:date="2016-10-12T14:19:00Z"/>
                <w:rFonts w:ascii="Consolas" w:hAnsi="Consolas"/>
                <w:sz w:val="20"/>
                <w:szCs w:val="20"/>
              </w:rPr>
            </w:pPr>
            <w:del w:id="2391" w:author="Mihai Budiu" w:date="2016-10-12T14:19:00Z">
              <w:r w:rsidDel="00C519F8">
                <w:rPr>
                  <w:rFonts w:ascii="Consolas" w:hAnsi="Consolas"/>
                  <w:sz w:val="20"/>
                  <w:szCs w:val="20"/>
                </w:rPr>
                <w:delText>inout</w:delText>
              </w:r>
            </w:del>
          </w:p>
        </w:tc>
      </w:tr>
      <w:tr w:rsidR="00AC76D8" w:rsidRPr="00250456" w:rsidDel="00C519F8" w14:paraId="43A9503D" w14:textId="5AFDB669" w:rsidTr="00D04239">
        <w:trPr>
          <w:del w:id="2392" w:author="Mihai Budiu" w:date="2016-10-12T14:19:00Z"/>
        </w:trPr>
        <w:tc>
          <w:tcPr>
            <w:tcW w:w="2167" w:type="dxa"/>
            <w:shd w:val="clear" w:color="auto" w:fill="auto"/>
            <w:tcPrChange w:id="2393" w:author="Mihai Budiu" w:date="2016-10-20T08:46:00Z">
              <w:tcPr>
                <w:tcW w:w="2167" w:type="dxa"/>
                <w:shd w:val="clear" w:color="auto" w:fill="auto"/>
              </w:tcPr>
            </w:tcPrChange>
          </w:tcPr>
          <w:p w14:paraId="16A4FA9A" w14:textId="06681BC7" w:rsidR="00AC76D8" w:rsidRPr="00250456" w:rsidDel="00C519F8" w:rsidRDefault="00AC76D8" w:rsidP="00AC76D8">
            <w:pPr>
              <w:pStyle w:val="NoSpacing"/>
              <w:rPr>
                <w:del w:id="2394" w:author="Mihai Budiu" w:date="2016-10-12T14:19:00Z"/>
                <w:rFonts w:ascii="Consolas" w:hAnsi="Consolas"/>
                <w:sz w:val="20"/>
                <w:szCs w:val="20"/>
              </w:rPr>
            </w:pPr>
            <w:del w:id="2395" w:author="Mihai Budiu" w:date="2016-10-12T14:19:00Z">
              <w:r w:rsidDel="00C519F8">
                <w:rPr>
                  <w:rFonts w:ascii="Consolas" w:hAnsi="Consolas"/>
                  <w:sz w:val="20"/>
                  <w:szCs w:val="20"/>
                </w:rPr>
                <w:delText xml:space="preserve">int </w:delText>
              </w:r>
            </w:del>
          </w:p>
        </w:tc>
        <w:tc>
          <w:tcPr>
            <w:tcW w:w="2150" w:type="dxa"/>
            <w:shd w:val="clear" w:color="auto" w:fill="auto"/>
            <w:tcPrChange w:id="2396" w:author="Mihai Budiu" w:date="2016-10-20T08:46:00Z">
              <w:tcPr>
                <w:tcW w:w="2150" w:type="dxa"/>
                <w:shd w:val="clear" w:color="auto" w:fill="auto"/>
              </w:tcPr>
            </w:tcPrChange>
          </w:tcPr>
          <w:p w14:paraId="522EAD34" w14:textId="7DBA2BCF" w:rsidR="00AC76D8" w:rsidRPr="00250456" w:rsidDel="00C519F8" w:rsidRDefault="00AC76D8" w:rsidP="00DB1BC1">
            <w:pPr>
              <w:pStyle w:val="NoSpacing"/>
              <w:rPr>
                <w:del w:id="2397" w:author="Mihai Budiu" w:date="2016-10-12T14:19:00Z"/>
                <w:rFonts w:ascii="Consolas" w:hAnsi="Consolas"/>
                <w:sz w:val="20"/>
                <w:szCs w:val="20"/>
              </w:rPr>
            </w:pPr>
            <w:del w:id="2398" w:author="Mihai Budiu" w:date="2016-09-26T08:35:00Z">
              <w:r w:rsidDel="00AC76D8">
                <w:rPr>
                  <w:rFonts w:ascii="Consolas" w:hAnsi="Consolas"/>
                  <w:sz w:val="20"/>
                  <w:szCs w:val="20"/>
                </w:rPr>
                <w:delText>packagepackage</w:delText>
              </w:r>
            </w:del>
            <w:del w:id="2399" w:author="Mihai Budiu" w:date="2016-10-12T14:19:00Z">
              <w:r w:rsidDel="00C519F8">
                <w:rPr>
                  <w:rFonts w:ascii="Consolas" w:hAnsi="Consolas"/>
                  <w:sz w:val="20"/>
                  <w:szCs w:val="20"/>
                </w:rPr>
                <w:delText>kind</w:delText>
              </w:r>
            </w:del>
            <w:del w:id="2400" w:author="Mihai Budiu" w:date="2016-10-12T11:50:00Z">
              <w:r w:rsidDel="00DB1BC1">
                <w:rPr>
                  <w:rFonts w:ascii="Consolas" w:hAnsi="Consolas"/>
                  <w:sz w:val="20"/>
                  <w:szCs w:val="20"/>
                </w:rPr>
                <w:delText>kind</w:delText>
              </w:r>
            </w:del>
          </w:p>
        </w:tc>
        <w:tc>
          <w:tcPr>
            <w:tcW w:w="2150" w:type="dxa"/>
            <w:shd w:val="clear" w:color="auto" w:fill="auto"/>
            <w:tcPrChange w:id="2401" w:author="Mihai Budiu" w:date="2016-10-20T08:46:00Z">
              <w:tcPr>
                <w:tcW w:w="2150" w:type="dxa"/>
                <w:shd w:val="clear" w:color="auto" w:fill="auto"/>
              </w:tcPr>
            </w:tcPrChange>
          </w:tcPr>
          <w:p w14:paraId="63B773C3" w14:textId="5C2D7674" w:rsidR="00AC76D8" w:rsidRPr="00250456" w:rsidDel="00C519F8" w:rsidRDefault="00AC76D8" w:rsidP="00DB1BC1">
            <w:pPr>
              <w:pStyle w:val="NoSpacing"/>
              <w:rPr>
                <w:del w:id="2402" w:author="Mihai Budiu" w:date="2016-10-12T14:19:00Z"/>
                <w:rFonts w:ascii="Consolas" w:hAnsi="Consolas"/>
                <w:sz w:val="20"/>
                <w:szCs w:val="20"/>
              </w:rPr>
            </w:pPr>
            <w:del w:id="2403" w:author="Mihai Budiu" w:date="2016-09-26T08:35:00Z">
              <w:r w:rsidRPr="00250456" w:rsidDel="00AC76D8">
                <w:rPr>
                  <w:rFonts w:ascii="Consolas" w:hAnsi="Consolas"/>
                  <w:sz w:val="20"/>
                  <w:szCs w:val="20"/>
                </w:rPr>
                <w:delText>parserparser</w:delText>
              </w:r>
            </w:del>
            <w:del w:id="2404" w:author="Mihai Budiu" w:date="2016-10-12T14:19:00Z">
              <w:r w:rsidDel="00C519F8">
                <w:rPr>
                  <w:rFonts w:ascii="Consolas" w:hAnsi="Consolas"/>
                  <w:sz w:val="20"/>
                  <w:szCs w:val="20"/>
                </w:rPr>
                <w:delText>package</w:delText>
              </w:r>
            </w:del>
            <w:del w:id="2405" w:author="Mihai Budiu" w:date="2016-10-12T11:50:00Z">
              <w:r w:rsidDel="00DB1BC1">
                <w:rPr>
                  <w:rFonts w:ascii="Consolas" w:hAnsi="Consolas"/>
                  <w:sz w:val="20"/>
                  <w:szCs w:val="20"/>
                </w:rPr>
                <w:delText>package</w:delText>
              </w:r>
            </w:del>
          </w:p>
        </w:tc>
        <w:tc>
          <w:tcPr>
            <w:tcW w:w="2173" w:type="dxa"/>
            <w:shd w:val="clear" w:color="auto" w:fill="auto"/>
            <w:tcPrChange w:id="2406" w:author="Mihai Budiu" w:date="2016-10-20T08:46:00Z">
              <w:tcPr>
                <w:tcW w:w="2173" w:type="dxa"/>
                <w:shd w:val="clear" w:color="auto" w:fill="auto"/>
              </w:tcPr>
            </w:tcPrChange>
          </w:tcPr>
          <w:p w14:paraId="0FE0F1CF" w14:textId="70A9E2DF" w:rsidR="00AC76D8" w:rsidRPr="00250456" w:rsidDel="00C519F8" w:rsidRDefault="00AC76D8" w:rsidP="00AC76D8">
            <w:pPr>
              <w:pStyle w:val="NoSpacing"/>
              <w:rPr>
                <w:del w:id="2407" w:author="Mihai Budiu" w:date="2016-10-12T14:19:00Z"/>
                <w:rFonts w:ascii="Consolas" w:hAnsi="Consolas"/>
                <w:sz w:val="20"/>
                <w:szCs w:val="20"/>
              </w:rPr>
            </w:pPr>
            <w:del w:id="2408" w:author="Mihai Budiu" w:date="2016-09-26T08:35:00Z">
              <w:r w:rsidDel="00AC76D8">
                <w:rPr>
                  <w:rFonts w:ascii="Consolas" w:hAnsi="Consolas"/>
                  <w:sz w:val="20"/>
                  <w:szCs w:val="20"/>
                </w:rPr>
                <w:delText>outout</w:delText>
              </w:r>
            </w:del>
            <w:del w:id="2409" w:author="Mihai Budiu" w:date="2016-10-12T14:19:00Z">
              <w:r w:rsidRPr="00250456" w:rsidDel="00C519F8">
                <w:rPr>
                  <w:rFonts w:ascii="Consolas" w:hAnsi="Consolas"/>
                  <w:sz w:val="20"/>
                  <w:szCs w:val="20"/>
                </w:rPr>
                <w:delText>parser</w:delText>
              </w:r>
            </w:del>
            <w:del w:id="2410" w:author="Mihai Budiu" w:date="2016-10-12T11:51:00Z">
              <w:r w:rsidRPr="00250456" w:rsidDel="00DB1BC1">
                <w:rPr>
                  <w:rFonts w:ascii="Consolas" w:hAnsi="Consolas"/>
                  <w:sz w:val="20"/>
                  <w:szCs w:val="20"/>
                </w:rPr>
                <w:delText>parser</w:delText>
              </w:r>
            </w:del>
          </w:p>
        </w:tc>
      </w:tr>
      <w:tr w:rsidR="00AC76D8" w:rsidRPr="00250456" w:rsidDel="00C519F8" w14:paraId="167E5BED" w14:textId="527C0AE0" w:rsidTr="00D04239">
        <w:trPr>
          <w:del w:id="2411" w:author="Mihai Budiu" w:date="2016-10-12T14:19:00Z"/>
        </w:trPr>
        <w:tc>
          <w:tcPr>
            <w:tcW w:w="2167" w:type="dxa"/>
            <w:shd w:val="clear" w:color="auto" w:fill="auto"/>
            <w:tcPrChange w:id="2412" w:author="Mihai Budiu" w:date="2016-10-20T08:46:00Z">
              <w:tcPr>
                <w:tcW w:w="2167" w:type="dxa"/>
                <w:shd w:val="clear" w:color="auto" w:fill="auto"/>
              </w:tcPr>
            </w:tcPrChange>
          </w:tcPr>
          <w:p w14:paraId="5666567D" w14:textId="1A4DA2A1" w:rsidR="00AC76D8" w:rsidRPr="003801FA" w:rsidDel="00C519F8" w:rsidRDefault="00AC76D8" w:rsidP="00AC76D8">
            <w:pPr>
              <w:pStyle w:val="NoSpacing"/>
              <w:rPr>
                <w:del w:id="2413" w:author="Mihai Budiu" w:date="2016-10-12T14:19:00Z"/>
                <w:rFonts w:ascii="Consolas" w:hAnsi="Consolas"/>
                <w:b/>
                <w:sz w:val="20"/>
                <w:szCs w:val="20"/>
              </w:rPr>
            </w:pPr>
            <w:del w:id="2414" w:author="Mihai Budiu" w:date="2016-09-26T08:33:00Z">
              <w:r w:rsidDel="00AC76D8">
                <w:rPr>
                  <w:rFonts w:ascii="Consolas" w:hAnsi="Consolas"/>
                  <w:sz w:val="20"/>
                  <w:szCs w:val="20"/>
                </w:rPr>
                <w:delText>R</w:delText>
              </w:r>
            </w:del>
            <w:del w:id="2415" w:author="Mihai Budiu" w:date="2016-09-26T08:35:00Z">
              <w:r w:rsidDel="00AC76D8">
                <w:rPr>
                  <w:rFonts w:ascii="Consolas" w:hAnsi="Consolas"/>
                  <w:sz w:val="20"/>
                  <w:szCs w:val="20"/>
                </w:rPr>
                <w:delText>eturn</w:delText>
              </w:r>
            </w:del>
          </w:p>
        </w:tc>
        <w:tc>
          <w:tcPr>
            <w:tcW w:w="2150" w:type="dxa"/>
            <w:shd w:val="clear" w:color="auto" w:fill="auto"/>
            <w:tcPrChange w:id="2416" w:author="Mihai Budiu" w:date="2016-10-20T08:46:00Z">
              <w:tcPr>
                <w:tcW w:w="2150" w:type="dxa"/>
                <w:shd w:val="clear" w:color="auto" w:fill="auto"/>
              </w:tcPr>
            </w:tcPrChange>
          </w:tcPr>
          <w:p w14:paraId="2F10EAEE" w14:textId="67185E35" w:rsidR="00AC76D8" w:rsidRPr="00250456" w:rsidDel="00C519F8" w:rsidRDefault="00AC76D8" w:rsidP="00AC76D8">
            <w:pPr>
              <w:pStyle w:val="NoSpacing"/>
              <w:rPr>
                <w:del w:id="2417" w:author="Mihai Budiu" w:date="2016-10-12T14:19:00Z"/>
                <w:rFonts w:ascii="Consolas" w:hAnsi="Consolas"/>
                <w:sz w:val="20"/>
                <w:szCs w:val="20"/>
              </w:rPr>
            </w:pPr>
            <w:del w:id="2418" w:author="Mihai Budiu" w:date="2016-09-26T08:35:00Z">
              <w:r w:rsidDel="00AC76D8">
                <w:rPr>
                  <w:rFonts w:ascii="Consolas" w:hAnsi="Consolas"/>
                  <w:sz w:val="20"/>
                  <w:szCs w:val="20"/>
                </w:rPr>
                <w:delText>selectselect</w:delText>
              </w:r>
            </w:del>
            <w:del w:id="2419" w:author="Mihai Budiu" w:date="2016-10-12T14:19:00Z">
              <w:r w:rsidDel="00C519F8">
                <w:rPr>
                  <w:rFonts w:ascii="Consolas" w:hAnsi="Consolas"/>
                  <w:sz w:val="20"/>
                  <w:szCs w:val="20"/>
                </w:rPr>
                <w:delText>return</w:delText>
              </w:r>
            </w:del>
            <w:del w:id="2420" w:author="Mihai Budiu" w:date="2016-10-12T11:51:00Z">
              <w:r w:rsidDel="00DB1BC1">
                <w:rPr>
                  <w:rFonts w:ascii="Consolas" w:hAnsi="Consolas"/>
                  <w:sz w:val="20"/>
                  <w:szCs w:val="20"/>
                </w:rPr>
                <w:delText>return</w:delText>
              </w:r>
            </w:del>
          </w:p>
        </w:tc>
        <w:tc>
          <w:tcPr>
            <w:tcW w:w="2150" w:type="dxa"/>
            <w:shd w:val="clear" w:color="auto" w:fill="auto"/>
            <w:tcPrChange w:id="2421" w:author="Mihai Budiu" w:date="2016-10-20T08:46:00Z">
              <w:tcPr>
                <w:tcW w:w="2150" w:type="dxa"/>
                <w:shd w:val="clear" w:color="auto" w:fill="auto"/>
              </w:tcPr>
            </w:tcPrChange>
          </w:tcPr>
          <w:p w14:paraId="3711670E" w14:textId="73543CCA" w:rsidR="00AC76D8" w:rsidRPr="00250456" w:rsidDel="00C519F8" w:rsidRDefault="00AC76D8" w:rsidP="00AC76D8">
            <w:pPr>
              <w:pStyle w:val="NoSpacing"/>
              <w:rPr>
                <w:del w:id="2422" w:author="Mihai Budiu" w:date="2016-10-12T14:19:00Z"/>
                <w:rFonts w:ascii="Consolas" w:hAnsi="Consolas"/>
                <w:sz w:val="20"/>
                <w:szCs w:val="20"/>
              </w:rPr>
            </w:pPr>
            <w:del w:id="2423" w:author="Mihai Budiu" w:date="2016-09-26T08:35:00Z">
              <w:r w:rsidDel="00AC76D8">
                <w:rPr>
                  <w:rFonts w:ascii="Consolas" w:hAnsi="Consolas"/>
                  <w:sz w:val="20"/>
                  <w:szCs w:val="20"/>
                </w:rPr>
                <w:delText>statestate</w:delText>
              </w:r>
            </w:del>
            <w:del w:id="2424" w:author="Mihai Budiu" w:date="2016-10-12T14:19:00Z">
              <w:r w:rsidDel="00C519F8">
                <w:rPr>
                  <w:rFonts w:ascii="Consolas" w:hAnsi="Consolas"/>
                  <w:sz w:val="20"/>
                  <w:szCs w:val="20"/>
                </w:rPr>
                <w:delText>select</w:delText>
              </w:r>
            </w:del>
            <w:del w:id="2425" w:author="Mihai Budiu" w:date="2016-10-12T11:51:00Z">
              <w:r w:rsidDel="00DB1BC1">
                <w:rPr>
                  <w:rFonts w:ascii="Consolas" w:hAnsi="Consolas"/>
                  <w:sz w:val="20"/>
                  <w:szCs w:val="20"/>
                </w:rPr>
                <w:delText>select</w:delText>
              </w:r>
            </w:del>
          </w:p>
        </w:tc>
        <w:tc>
          <w:tcPr>
            <w:tcW w:w="2173" w:type="dxa"/>
            <w:shd w:val="clear" w:color="auto" w:fill="auto"/>
            <w:tcPrChange w:id="2426" w:author="Mihai Budiu" w:date="2016-10-20T08:46:00Z">
              <w:tcPr>
                <w:tcW w:w="2173" w:type="dxa"/>
                <w:shd w:val="clear" w:color="auto" w:fill="auto"/>
              </w:tcPr>
            </w:tcPrChange>
          </w:tcPr>
          <w:p w14:paraId="31AB5F93" w14:textId="3F80E3A6" w:rsidR="00AC76D8" w:rsidRPr="00250456" w:rsidDel="00C519F8" w:rsidRDefault="00AC76D8" w:rsidP="00AC76D8">
            <w:pPr>
              <w:pStyle w:val="NoSpacing"/>
              <w:rPr>
                <w:del w:id="2427" w:author="Mihai Budiu" w:date="2016-10-12T14:19:00Z"/>
                <w:rFonts w:ascii="Consolas" w:hAnsi="Consolas"/>
                <w:sz w:val="20"/>
                <w:szCs w:val="20"/>
              </w:rPr>
            </w:pPr>
            <w:del w:id="2428" w:author="Mihai Budiu" w:date="2016-09-26T08:35:00Z">
              <w:r w:rsidDel="00AC76D8">
                <w:rPr>
                  <w:rFonts w:ascii="Consolas" w:hAnsi="Consolas"/>
                  <w:sz w:val="20"/>
                  <w:szCs w:val="20"/>
                </w:rPr>
                <w:delText>structstruct</w:delText>
              </w:r>
            </w:del>
            <w:del w:id="2429" w:author="Mihai Budiu" w:date="2016-10-12T14:19:00Z">
              <w:r w:rsidDel="00C519F8">
                <w:rPr>
                  <w:rFonts w:ascii="Consolas" w:hAnsi="Consolas"/>
                  <w:sz w:val="20"/>
                  <w:szCs w:val="20"/>
                </w:rPr>
                <w:delText>state</w:delText>
              </w:r>
            </w:del>
            <w:del w:id="2430" w:author="Mihai Budiu" w:date="2016-10-12T11:51:00Z">
              <w:r w:rsidDel="00DB1BC1">
                <w:rPr>
                  <w:rFonts w:ascii="Consolas" w:hAnsi="Consolas"/>
                  <w:sz w:val="20"/>
                  <w:szCs w:val="20"/>
                </w:rPr>
                <w:delText>state</w:delText>
              </w:r>
            </w:del>
          </w:p>
        </w:tc>
      </w:tr>
      <w:tr w:rsidR="00AC76D8" w:rsidRPr="00250456" w:rsidDel="00C519F8" w14:paraId="75374A0B" w14:textId="024F6837" w:rsidTr="00D04239">
        <w:trPr>
          <w:del w:id="2431" w:author="Mihai Budiu" w:date="2016-10-12T14:19:00Z"/>
        </w:trPr>
        <w:tc>
          <w:tcPr>
            <w:tcW w:w="2167" w:type="dxa"/>
            <w:shd w:val="clear" w:color="auto" w:fill="auto"/>
            <w:tcPrChange w:id="2432" w:author="Mihai Budiu" w:date="2016-10-20T08:46:00Z">
              <w:tcPr>
                <w:tcW w:w="2167" w:type="dxa"/>
                <w:shd w:val="clear" w:color="auto" w:fill="auto"/>
              </w:tcPr>
            </w:tcPrChange>
          </w:tcPr>
          <w:p w14:paraId="48D6FEB3" w14:textId="5D215893" w:rsidR="00AC76D8" w:rsidRPr="00250456" w:rsidDel="00C519F8" w:rsidRDefault="00AC76D8" w:rsidP="00AC76D8">
            <w:pPr>
              <w:pStyle w:val="NoSpacing"/>
              <w:rPr>
                <w:del w:id="2433" w:author="Mihai Budiu" w:date="2016-10-12T14:19:00Z"/>
                <w:rFonts w:ascii="Consolas" w:hAnsi="Consolas"/>
                <w:sz w:val="20"/>
                <w:szCs w:val="20"/>
              </w:rPr>
            </w:pPr>
            <w:del w:id="2434" w:author="Mihai Budiu" w:date="2016-09-26T08:35:00Z">
              <w:r w:rsidDel="00AC76D8">
                <w:rPr>
                  <w:rFonts w:ascii="Consolas" w:hAnsi="Consolas"/>
                  <w:sz w:val="20"/>
                  <w:szCs w:val="20"/>
                </w:rPr>
                <w:delText xml:space="preserve">table </w:delText>
              </w:r>
            </w:del>
          </w:p>
        </w:tc>
        <w:tc>
          <w:tcPr>
            <w:tcW w:w="2150" w:type="dxa"/>
            <w:shd w:val="clear" w:color="auto" w:fill="auto"/>
            <w:tcPrChange w:id="2435" w:author="Mihai Budiu" w:date="2016-10-20T08:46:00Z">
              <w:tcPr>
                <w:tcW w:w="2150" w:type="dxa"/>
                <w:shd w:val="clear" w:color="auto" w:fill="auto"/>
              </w:tcPr>
            </w:tcPrChange>
          </w:tcPr>
          <w:p w14:paraId="7AF5E72D" w14:textId="54A59097" w:rsidR="00AC76D8" w:rsidRPr="00250456" w:rsidDel="00C519F8" w:rsidRDefault="00AC76D8" w:rsidP="00AC76D8">
            <w:pPr>
              <w:pStyle w:val="NoSpacing"/>
              <w:rPr>
                <w:del w:id="2436" w:author="Mihai Budiu" w:date="2016-10-12T14:19:00Z"/>
                <w:rFonts w:ascii="Consolas" w:hAnsi="Consolas"/>
                <w:sz w:val="20"/>
                <w:szCs w:val="20"/>
              </w:rPr>
            </w:pPr>
            <w:del w:id="2437" w:author="Mihai Budiu" w:date="2016-10-07T10:21:00Z">
              <w:r>
                <w:rPr>
                  <w:rFonts w:ascii="Consolas" w:hAnsi="Consolas"/>
                  <w:sz w:val="20"/>
                  <w:szCs w:val="20"/>
                </w:rPr>
                <w:delText>t</w:delText>
              </w:r>
              <w:r w:rsidRPr="00250456">
                <w:rPr>
                  <w:rFonts w:ascii="Consolas" w:hAnsi="Consolas"/>
                  <w:sz w:val="20"/>
                  <w:szCs w:val="20"/>
                </w:rPr>
                <w:delText>ransition</w:delText>
              </w:r>
            </w:del>
          </w:p>
        </w:tc>
        <w:tc>
          <w:tcPr>
            <w:tcW w:w="2150" w:type="dxa"/>
            <w:shd w:val="clear" w:color="auto" w:fill="auto"/>
            <w:tcPrChange w:id="2438" w:author="Mihai Budiu" w:date="2016-10-20T08:46:00Z">
              <w:tcPr>
                <w:tcW w:w="2150" w:type="dxa"/>
                <w:shd w:val="clear" w:color="auto" w:fill="auto"/>
              </w:tcPr>
            </w:tcPrChange>
          </w:tcPr>
          <w:p w14:paraId="46B2947F" w14:textId="3D6943CC" w:rsidR="00AC76D8" w:rsidRPr="00250456" w:rsidDel="00C519F8" w:rsidRDefault="00AC76D8" w:rsidP="00AC76D8">
            <w:pPr>
              <w:pStyle w:val="NoSpacing"/>
              <w:rPr>
                <w:del w:id="2439" w:author="Mihai Budiu" w:date="2016-10-12T14:19:00Z"/>
                <w:rFonts w:ascii="Consolas" w:hAnsi="Consolas"/>
                <w:sz w:val="20"/>
                <w:szCs w:val="20"/>
              </w:rPr>
            </w:pPr>
            <w:del w:id="2440" w:author="Mihai Budiu" w:date="2016-09-26T08:35:00Z">
              <w:r w:rsidRPr="00250456" w:rsidDel="00AC76D8">
                <w:rPr>
                  <w:rFonts w:ascii="Consolas" w:hAnsi="Consolas"/>
                  <w:sz w:val="20"/>
                  <w:szCs w:val="20"/>
                </w:rPr>
                <w:delText>true</w:delText>
              </w:r>
            </w:del>
          </w:p>
        </w:tc>
        <w:tc>
          <w:tcPr>
            <w:tcW w:w="2173" w:type="dxa"/>
            <w:shd w:val="clear" w:color="auto" w:fill="auto"/>
            <w:tcPrChange w:id="2441" w:author="Mihai Budiu" w:date="2016-10-20T08:46:00Z">
              <w:tcPr>
                <w:tcW w:w="2173" w:type="dxa"/>
                <w:shd w:val="clear" w:color="auto" w:fill="auto"/>
              </w:tcPr>
            </w:tcPrChange>
          </w:tcPr>
          <w:p w14:paraId="4BF79C62" w14:textId="44502FF4" w:rsidR="00AC76D8" w:rsidRPr="00250456" w:rsidDel="00C519F8" w:rsidRDefault="00AC76D8" w:rsidP="00AC76D8">
            <w:pPr>
              <w:pStyle w:val="NoSpacing"/>
              <w:rPr>
                <w:del w:id="2442" w:author="Mihai Budiu" w:date="2016-10-12T14:19:00Z"/>
                <w:rFonts w:ascii="Consolas" w:hAnsi="Consolas"/>
                <w:sz w:val="20"/>
                <w:szCs w:val="20"/>
              </w:rPr>
            </w:pPr>
            <w:del w:id="2443" w:author="Mihai Budiu" w:date="2016-09-26T08:35:00Z">
              <w:r w:rsidDel="00AC76D8">
                <w:rPr>
                  <w:rFonts w:ascii="Consolas" w:hAnsi="Consolas"/>
                  <w:sz w:val="20"/>
                  <w:szCs w:val="20"/>
                </w:rPr>
                <w:delText>typedeftypedef</w:delText>
              </w:r>
            </w:del>
            <w:del w:id="2444" w:author="Mihai Budiu" w:date="2016-10-12T14:19:00Z">
              <w:r w:rsidRPr="00250456" w:rsidDel="00C519F8">
                <w:rPr>
                  <w:rFonts w:ascii="Consolas" w:hAnsi="Consolas"/>
                  <w:sz w:val="20"/>
                  <w:szCs w:val="20"/>
                </w:rPr>
                <w:delText>true</w:delText>
              </w:r>
            </w:del>
            <w:del w:id="2445" w:author="Mihai Budiu" w:date="2016-10-12T11:51:00Z">
              <w:r w:rsidRPr="00250456" w:rsidDel="00DB1BC1">
                <w:rPr>
                  <w:rFonts w:ascii="Consolas" w:hAnsi="Consolas"/>
                  <w:sz w:val="20"/>
                  <w:szCs w:val="20"/>
                </w:rPr>
                <w:delText>true</w:delText>
              </w:r>
            </w:del>
          </w:p>
        </w:tc>
      </w:tr>
      <w:tr w:rsidR="00961EC6" w:rsidRPr="00250456" w:rsidDel="00C519F8" w14:paraId="7B866BDA" w14:textId="13EAFAD1" w:rsidTr="00D04239">
        <w:trPr>
          <w:del w:id="2446" w:author="Mihai Budiu" w:date="2016-10-12T14:19:00Z"/>
        </w:trPr>
        <w:tc>
          <w:tcPr>
            <w:tcW w:w="2167" w:type="dxa"/>
            <w:shd w:val="clear" w:color="auto" w:fill="auto"/>
            <w:tcPrChange w:id="2447" w:author="Mihai Budiu" w:date="2016-10-20T08:46:00Z">
              <w:tcPr>
                <w:tcW w:w="2167" w:type="dxa"/>
                <w:shd w:val="clear" w:color="auto" w:fill="auto"/>
              </w:tcPr>
            </w:tcPrChange>
          </w:tcPr>
          <w:p w14:paraId="4665BD28" w14:textId="5FA9DD10" w:rsidR="00961EC6" w:rsidRPr="00250456" w:rsidDel="00C519F8" w:rsidRDefault="00AC76D8" w:rsidP="00961EC6">
            <w:pPr>
              <w:pStyle w:val="NoSpacing"/>
              <w:rPr>
                <w:del w:id="2448" w:author="Mihai Budiu" w:date="2016-10-12T14:19:00Z"/>
                <w:rFonts w:ascii="Consolas" w:hAnsi="Consolas"/>
                <w:sz w:val="20"/>
                <w:szCs w:val="20"/>
              </w:rPr>
            </w:pPr>
            <w:del w:id="2449" w:author="Mihai Budiu" w:date="2016-09-26T08:35:00Z">
              <w:r w:rsidDel="00AC76D8">
                <w:rPr>
                  <w:rFonts w:ascii="Consolas" w:hAnsi="Consolas"/>
                  <w:sz w:val="20"/>
                  <w:szCs w:val="20"/>
                </w:rPr>
                <w:delText xml:space="preserve">varbit varbit </w:delText>
              </w:r>
            </w:del>
            <w:del w:id="2450" w:author="Mihai Budiu" w:date="2016-09-29T16:12:00Z">
              <w:r w:rsidR="00961EC6" w:rsidDel="00961EC6">
                <w:rPr>
                  <w:rFonts w:ascii="Consolas" w:hAnsi="Consolas"/>
                  <w:sz w:val="20"/>
                  <w:szCs w:val="20"/>
                </w:rPr>
                <w:delText xml:space="preserve">typedef </w:delText>
              </w:r>
            </w:del>
            <w:del w:id="2451" w:author="Mihai Budiu" w:date="2016-10-12T14:19:00Z">
              <w:r w:rsidR="00961EC6" w:rsidDel="00C519F8">
                <w:rPr>
                  <w:rFonts w:ascii="Consolas" w:hAnsi="Consolas"/>
                  <w:sz w:val="20"/>
                  <w:szCs w:val="20"/>
                </w:rPr>
                <w:delText>tuple</w:delText>
              </w:r>
            </w:del>
          </w:p>
        </w:tc>
        <w:tc>
          <w:tcPr>
            <w:tcW w:w="2150" w:type="dxa"/>
            <w:shd w:val="clear" w:color="auto" w:fill="auto"/>
            <w:tcPrChange w:id="2452" w:author="Mihai Budiu" w:date="2016-10-20T08:46:00Z">
              <w:tcPr>
                <w:tcW w:w="2150" w:type="dxa"/>
                <w:shd w:val="clear" w:color="auto" w:fill="auto"/>
              </w:tcPr>
            </w:tcPrChange>
          </w:tcPr>
          <w:p w14:paraId="48167BFA" w14:textId="49AC43F6" w:rsidR="00961EC6" w:rsidRPr="00250456" w:rsidDel="00C519F8" w:rsidRDefault="00AC76D8" w:rsidP="00961EC6">
            <w:pPr>
              <w:pStyle w:val="NoSpacing"/>
              <w:rPr>
                <w:del w:id="2453" w:author="Mihai Budiu" w:date="2016-10-12T14:19:00Z"/>
                <w:rFonts w:ascii="Consolas" w:hAnsi="Consolas"/>
                <w:sz w:val="20"/>
                <w:szCs w:val="20"/>
              </w:rPr>
            </w:pPr>
            <w:del w:id="2454" w:author="Mihai Budiu" w:date="2016-09-15T16:30:00Z">
              <w:r w:rsidDel="0025688B">
                <w:rPr>
                  <w:rFonts w:ascii="Consolas" w:hAnsi="Consolas"/>
                  <w:sz w:val="20"/>
                  <w:szCs w:val="20"/>
                </w:rPr>
                <w:delText>Void</w:delText>
              </w:r>
            </w:del>
          </w:p>
        </w:tc>
        <w:tc>
          <w:tcPr>
            <w:tcW w:w="2150" w:type="dxa"/>
            <w:shd w:val="clear" w:color="auto" w:fill="auto"/>
            <w:tcPrChange w:id="2455" w:author="Mihai Budiu" w:date="2016-10-20T08:46:00Z">
              <w:tcPr>
                <w:tcW w:w="2150" w:type="dxa"/>
                <w:shd w:val="clear" w:color="auto" w:fill="auto"/>
              </w:tcPr>
            </w:tcPrChange>
          </w:tcPr>
          <w:p w14:paraId="219EF47F" w14:textId="2B982BA3" w:rsidR="00961EC6" w:rsidRPr="00250456" w:rsidDel="00C519F8" w:rsidRDefault="00961EC6" w:rsidP="00961EC6">
            <w:pPr>
              <w:pStyle w:val="NoSpacing"/>
              <w:rPr>
                <w:del w:id="2456" w:author="Mihai Budiu" w:date="2016-10-12T14:19:00Z"/>
                <w:rFonts w:ascii="Consolas" w:hAnsi="Consolas"/>
                <w:sz w:val="20"/>
                <w:szCs w:val="20"/>
              </w:rPr>
            </w:pPr>
          </w:p>
        </w:tc>
        <w:tc>
          <w:tcPr>
            <w:tcW w:w="2173" w:type="dxa"/>
            <w:shd w:val="clear" w:color="auto" w:fill="auto"/>
            <w:tcPrChange w:id="2457" w:author="Mihai Budiu" w:date="2016-10-20T08:46:00Z">
              <w:tcPr>
                <w:tcW w:w="2173" w:type="dxa"/>
                <w:shd w:val="clear" w:color="auto" w:fill="auto"/>
              </w:tcPr>
            </w:tcPrChange>
          </w:tcPr>
          <w:p w14:paraId="6A167B55" w14:textId="0C72CCFD" w:rsidR="00961EC6" w:rsidRPr="00250456" w:rsidDel="00C519F8" w:rsidRDefault="00961EC6" w:rsidP="00961EC6">
            <w:pPr>
              <w:pStyle w:val="NoSpacing"/>
              <w:rPr>
                <w:del w:id="2458" w:author="Mihai Budiu" w:date="2016-10-12T14:19:00Z"/>
                <w:rFonts w:ascii="Consolas" w:hAnsi="Consolas"/>
                <w:sz w:val="20"/>
                <w:szCs w:val="20"/>
              </w:rPr>
            </w:pPr>
            <w:moveToRangeStart w:id="2459" w:author="Mihai Budiu" w:date="2016-10-13T09:50:00Z" w:name="move464115548"/>
            <w:moveTo w:id="2460" w:author="Mihai Budiu" w:date="2016-10-13T09:50:00Z">
              <w:del w:id="2461" w:author="Mihai Budiu" w:date="2016-10-12T14:19:00Z">
                <w:r w:rsidDel="00C519F8">
                  <w:rPr>
                    <w:rFonts w:ascii="Consolas" w:hAnsi="Consolas"/>
                    <w:sz w:val="20"/>
                    <w:rPrChange w:id="2462" w:author="Mihai Budiu" w:date="2016-10-13T09:50:00Z">
                      <w:rPr>
                        <w:rFonts w:ascii="Consolas" w:hAnsi="Consolas"/>
                      </w:rPr>
                    </w:rPrChange>
                  </w:rPr>
                  <w:delText>verify</w:delText>
                </w:r>
              </w:del>
            </w:moveTo>
            <w:moveToRangeEnd w:id="2459"/>
          </w:p>
        </w:tc>
      </w:tr>
      <w:tr w:rsidR="00961EC6" w:rsidRPr="00250456" w:rsidDel="00C519F8" w14:paraId="61616559" w14:textId="15158D68" w:rsidTr="00D04239">
        <w:trPr>
          <w:del w:id="2463" w:author="Mihai Budiu" w:date="2016-10-12T14:19:00Z"/>
        </w:trPr>
        <w:tc>
          <w:tcPr>
            <w:tcW w:w="2167" w:type="dxa"/>
            <w:shd w:val="clear" w:color="auto" w:fill="auto"/>
            <w:tcPrChange w:id="2464" w:author="Mihai Budiu" w:date="2016-10-20T08:46:00Z">
              <w:tcPr>
                <w:tcW w:w="2167" w:type="dxa"/>
                <w:shd w:val="clear" w:color="auto" w:fill="auto"/>
              </w:tcPr>
            </w:tcPrChange>
          </w:tcPr>
          <w:p w14:paraId="5B2087AF" w14:textId="018A2539" w:rsidR="00961EC6" w:rsidDel="00C519F8" w:rsidRDefault="00961EC6" w:rsidP="00961EC6">
            <w:pPr>
              <w:pStyle w:val="NoSpacing"/>
              <w:rPr>
                <w:del w:id="2465" w:author="Mihai Budiu" w:date="2016-10-12T14:19:00Z"/>
                <w:rFonts w:ascii="Consolas" w:hAnsi="Consolas"/>
                <w:sz w:val="20"/>
                <w:szCs w:val="20"/>
              </w:rPr>
            </w:pPr>
          </w:p>
        </w:tc>
        <w:tc>
          <w:tcPr>
            <w:tcW w:w="2150" w:type="dxa"/>
            <w:shd w:val="clear" w:color="auto" w:fill="auto"/>
            <w:tcPrChange w:id="2466" w:author="Mihai Budiu" w:date="2016-10-20T08:46:00Z">
              <w:tcPr>
                <w:tcW w:w="2150" w:type="dxa"/>
                <w:shd w:val="clear" w:color="auto" w:fill="auto"/>
              </w:tcPr>
            </w:tcPrChange>
          </w:tcPr>
          <w:p w14:paraId="0A0230C6" w14:textId="716ACEA8" w:rsidR="00961EC6" w:rsidDel="00C519F8" w:rsidRDefault="00961EC6" w:rsidP="00961EC6">
            <w:pPr>
              <w:pStyle w:val="NoSpacing"/>
              <w:rPr>
                <w:del w:id="2467" w:author="Mihai Budiu" w:date="2016-10-12T14:19:00Z"/>
                <w:rFonts w:ascii="Consolas" w:hAnsi="Consolas"/>
                <w:sz w:val="20"/>
                <w:szCs w:val="20"/>
              </w:rPr>
            </w:pPr>
          </w:p>
        </w:tc>
        <w:tc>
          <w:tcPr>
            <w:tcW w:w="2150" w:type="dxa"/>
            <w:shd w:val="clear" w:color="auto" w:fill="auto"/>
            <w:tcPrChange w:id="2468" w:author="Mihai Budiu" w:date="2016-10-20T08:46:00Z">
              <w:tcPr>
                <w:tcW w:w="2150" w:type="dxa"/>
                <w:shd w:val="clear" w:color="auto" w:fill="auto"/>
              </w:tcPr>
            </w:tcPrChange>
          </w:tcPr>
          <w:p w14:paraId="1115DA7F" w14:textId="2986EB8F" w:rsidR="00961EC6" w:rsidDel="00C519F8" w:rsidRDefault="00961EC6" w:rsidP="00961EC6">
            <w:pPr>
              <w:pStyle w:val="NoSpacing"/>
              <w:rPr>
                <w:del w:id="2469" w:author="Mihai Budiu" w:date="2016-10-12T14:19:00Z"/>
                <w:rFonts w:ascii="Consolas" w:hAnsi="Consolas"/>
                <w:sz w:val="20"/>
                <w:szCs w:val="20"/>
              </w:rPr>
            </w:pPr>
          </w:p>
        </w:tc>
        <w:tc>
          <w:tcPr>
            <w:tcW w:w="2173" w:type="dxa"/>
            <w:shd w:val="clear" w:color="auto" w:fill="auto"/>
            <w:tcPrChange w:id="2470" w:author="Mihai Budiu" w:date="2016-10-20T08:46:00Z">
              <w:tcPr>
                <w:tcW w:w="2173" w:type="dxa"/>
                <w:shd w:val="clear" w:color="auto" w:fill="auto"/>
              </w:tcPr>
            </w:tcPrChange>
          </w:tcPr>
          <w:p w14:paraId="0E6C0751" w14:textId="38078F69" w:rsidR="00961EC6" w:rsidDel="00C519F8" w:rsidRDefault="00961EC6" w:rsidP="00961EC6">
            <w:pPr>
              <w:pStyle w:val="NoSpacing"/>
              <w:rPr>
                <w:del w:id="2471" w:author="Mihai Budiu" w:date="2016-10-12T14:19:00Z"/>
                <w:rFonts w:ascii="Consolas" w:hAnsi="Consolas"/>
                <w:sz w:val="20"/>
                <w:szCs w:val="20"/>
              </w:rPr>
            </w:pPr>
          </w:p>
        </w:tc>
      </w:tr>
    </w:tbl>
    <w:p w14:paraId="5DB77F68" w14:textId="0A867C92" w:rsidR="00A823DF" w:rsidRDefault="00A823DF" w:rsidP="00E411B2">
      <w:pPr>
        <w:pStyle w:val="Heading1"/>
      </w:pPr>
      <w:bookmarkStart w:id="2472" w:name="_Ref286057812"/>
      <w:bookmarkStart w:id="2473" w:name="_Toc417920681"/>
      <w:bookmarkStart w:id="2474" w:name="_Toc445799421"/>
      <w:bookmarkStart w:id="2475" w:name="_Toc447899116"/>
      <w:bookmarkStart w:id="2476" w:name="_Toc462644878"/>
      <w:bookmarkStart w:id="2477" w:name="_Toc463614972"/>
      <w:bookmarkStart w:id="2478" w:name="_Toc464719026"/>
      <w:r>
        <w:t xml:space="preserve">Appendix: P4 </w:t>
      </w:r>
      <w:r w:rsidR="003729F8">
        <w:t>core</w:t>
      </w:r>
      <w:r>
        <w:t xml:space="preserve"> library</w:t>
      </w:r>
      <w:bookmarkEnd w:id="2472"/>
      <w:bookmarkEnd w:id="2473"/>
      <w:bookmarkEnd w:id="2474"/>
      <w:bookmarkEnd w:id="2475"/>
      <w:bookmarkEnd w:id="2476"/>
      <w:bookmarkEnd w:id="2477"/>
      <w:bookmarkEnd w:id="2478"/>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446C454" w:rsidR="000F1FDC" w:rsidDel="00F41A1C" w:rsidRDefault="000F1FDC">
      <w:pPr>
        <w:rPr>
          <w:del w:id="2479" w:author="Mihai Budiu" w:date="2016-09-16T08:38:00Z"/>
          <w:rFonts w:ascii="Consolas" w:hAnsi="Consolas"/>
          <w:b/>
        </w:rPr>
      </w:pPr>
      <w:del w:id="2480" w:author="Mihai Budiu" w:date="2016-09-16T08:38:00Z">
        <w:r w:rsidRPr="000F1FDC" w:rsidDel="00F41A1C">
          <w:rPr>
            <w:rFonts w:ascii="Consolas" w:hAnsi="Consolas"/>
            <w:b/>
          </w:rPr>
          <w:delText xml:space="preserve">struct </w:delText>
        </w:r>
        <w:r w:rsidR="000D385E" w:rsidDel="00F41A1C">
          <w:rPr>
            <w:rFonts w:ascii="Consolas" w:hAnsi="Consolas"/>
          </w:rPr>
          <w:delText>V</w:delText>
        </w:r>
        <w:r w:rsidRPr="00AB28AA" w:rsidDel="00F41A1C">
          <w:rPr>
            <w:rFonts w:ascii="Consolas" w:hAnsi="Consolas"/>
          </w:rPr>
          <w:delText>ersion</w:delText>
        </w:r>
        <w:r w:rsidRPr="000F1FDC" w:rsidDel="00F41A1C">
          <w:rPr>
            <w:rFonts w:ascii="Consolas" w:hAnsi="Consolas"/>
            <w:b/>
          </w:rPr>
          <w:delText xml:space="preserve"> </w:delText>
        </w:r>
        <w:r w:rsidRPr="00AB28AA" w:rsidDel="00F41A1C">
          <w:rPr>
            <w:rFonts w:ascii="Consolas" w:hAnsi="Consolas"/>
          </w:rPr>
          <w:delText>{</w:delText>
        </w:r>
        <w:r w:rsidDel="00F41A1C">
          <w:rPr>
            <w:rFonts w:ascii="Consolas" w:hAnsi="Consolas"/>
            <w:b/>
          </w:rPr>
          <w:br/>
        </w:r>
        <w:r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Pr="00AB28AA" w:rsidDel="00F41A1C">
          <w:rPr>
            <w:rFonts w:ascii="Consolas" w:hAnsi="Consolas"/>
          </w:rPr>
          <w:delText>8</w:delText>
        </w:r>
        <w:r w:rsidR="006A52B7" w:rsidDel="00F41A1C">
          <w:rPr>
            <w:rFonts w:ascii="Consolas" w:hAnsi="Consolas"/>
          </w:rPr>
          <w:delText>&gt;</w:delText>
        </w:r>
        <w:r w:rsidRPr="00AB28AA" w:rsidDel="00F41A1C">
          <w:rPr>
            <w:rFonts w:ascii="Consolas" w:hAnsi="Consolas"/>
          </w:rPr>
          <w:delText xml:space="preserve"> major;</w:delText>
        </w:r>
        <w:r w:rsidDel="00F41A1C">
          <w:rPr>
            <w:rFonts w:ascii="Consolas" w:hAnsi="Consolas"/>
            <w:b/>
          </w:rPr>
          <w:br/>
        </w:r>
        <w:r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Pr="00AB28AA" w:rsidDel="00F41A1C">
          <w:rPr>
            <w:rFonts w:ascii="Consolas" w:hAnsi="Consolas"/>
          </w:rPr>
          <w:delText>8</w:delText>
        </w:r>
        <w:r w:rsidR="006A52B7" w:rsidDel="00F41A1C">
          <w:rPr>
            <w:rFonts w:ascii="Consolas" w:hAnsi="Consolas"/>
          </w:rPr>
          <w:delText>&gt;</w:delText>
        </w:r>
        <w:r w:rsidRPr="00AB28AA" w:rsidDel="00F41A1C">
          <w:rPr>
            <w:rFonts w:ascii="Consolas" w:hAnsi="Consolas"/>
          </w:rPr>
          <w:delText xml:space="preserve"> minor;</w:delText>
        </w:r>
        <w:r w:rsidDel="00F41A1C">
          <w:rPr>
            <w:rFonts w:ascii="Consolas" w:hAnsi="Consolas"/>
            <w:b/>
          </w:rPr>
          <w:br/>
        </w:r>
        <w:r w:rsidRPr="00AB28AA" w:rsidDel="00F41A1C">
          <w:rPr>
            <w:rFonts w:ascii="Consolas" w:hAnsi="Consolas"/>
          </w:rPr>
          <w:delText>}</w:delText>
        </w:r>
      </w:del>
    </w:p>
    <w:p w14:paraId="7BD8E5FF" w14:textId="7D0F18FC" w:rsidR="000F1FDC" w:rsidDel="00F41A1C" w:rsidRDefault="000F1FDC">
      <w:pPr>
        <w:rPr>
          <w:del w:id="2481" w:author="Mihai Budiu" w:date="2016-09-16T08:38:00Z"/>
          <w:rFonts w:ascii="Consolas" w:hAnsi="Consolas"/>
          <w:b/>
        </w:rPr>
      </w:pPr>
      <w:del w:id="2482"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66116B5" w:rsidR="0029245D" w:rsidRDefault="00A823DF">
      <w:pPr>
        <w:rPr>
          <w:rFonts w:ascii="Consolas" w:hAnsi="Consolas"/>
        </w:rPr>
      </w:pPr>
      <w:del w:id="2483" w:author="Mihai Budiu" w:date="2016-10-07T10:21:00Z">
        <w:r w:rsidRPr="00A3325F">
          <w:rPr>
            <w:rFonts w:ascii="Consolas" w:hAnsi="Consolas"/>
            <w:b/>
          </w:rPr>
          <w:delText>error</w:delText>
        </w:r>
      </w:del>
      <w:del w:id="2484" w:author="Mihai Budiu" w:date="2016-10-06T09:31:00Z">
        <w:r w:rsidR="00F41A1C" w:rsidDel="00B83CC5">
          <w:rPr>
            <w:rFonts w:ascii="Consolas" w:hAnsi="Consolas"/>
            <w:b/>
          </w:rPr>
          <w:delText>o</w:delText>
        </w:r>
      </w:del>
      <w:del w:id="2485" w:author="Mihai Budiu" w:date="2016-10-07T10:21:00Z">
        <w:r w:rsidRPr="00A3325F">
          <w:rPr>
            <w:rFonts w:ascii="Consolas" w:hAnsi="Consolas"/>
            <w:b/>
          </w:rPr>
          <w:delText>error</w:delText>
        </w:r>
      </w:del>
      <w:del w:id="2486" w:author="Mihai Budiu" w:date="2016-10-06T09:31:00Z">
        <w:r w:rsidR="00F41A1C" w:rsidDel="00B83CC5">
          <w:rPr>
            <w:rFonts w:ascii="Consolas" w:hAnsi="Consolas"/>
            <w:b/>
          </w:rPr>
          <w:delText>o</w:delText>
        </w:r>
      </w:del>
      <w:ins w:id="2487" w:author="Mihai Budiu" w:date="2016-10-07T10:21:00Z">
        <w:r w:rsidRPr="00A3325F">
          <w:rPr>
            <w:rFonts w:ascii="Consolas" w:hAnsi="Consolas"/>
            <w:b/>
          </w:rPr>
          <w:t>error</w:t>
        </w:r>
      </w:ins>
      <w:del w:id="2488" w:author="Mihai Budiu" w:date="2016-10-10T10:31:00Z">
        <w:r w:rsidR="00F41A1C" w:rsidDel="00D1410A">
          <w:rPr>
            <w:rFonts w:ascii="Consolas" w:hAnsi="Consolas"/>
            <w:b/>
          </w:rPr>
          <w:delText>o</w:delText>
        </w:r>
      </w:del>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r w:rsidR="006B6B21">
        <w:rPr>
          <w:rFonts w:ascii="Consolas" w:hAnsi="Consolas"/>
        </w:rPr>
        <w:t>,</w:t>
      </w:r>
      <w:r w:rsidR="006A20C4">
        <w:rPr>
          <w:rFonts w:ascii="Consolas" w:hAnsi="Consolas"/>
        </w:rPr>
        <w:t xml:space="preserve">    // extracting too many bits into a varbit field</w:t>
      </w:r>
      <w:r w:rsidR="006B6B21">
        <w:rPr>
          <w:rFonts w:ascii="Consolas" w:hAnsi="Consolas"/>
        </w:rPr>
        <w:br/>
        <w:t xml:space="preserve">    ParserTimeout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3F561C31" w14:textId="77777777" w:rsidR="00D1410A" w:rsidRDefault="003509D4">
      <w:pPr>
        <w:rPr>
          <w:ins w:id="2489" w:author="Mihai Budiu" w:date="2016-10-10T10:31:00Z"/>
          <w:del w:id="2490" w:author="Mihai Budiu" w:date="2016-09-15T15:11:00Z"/>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2491" w:author="Mihai Budiu" w:date="2016-09-15T15:11:00Z"/>
          <w:rFonts w:ascii="Consolas" w:hAnsi="Consolas"/>
        </w:rPr>
      </w:pPr>
      <w:del w:id="2492"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460B6CB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3BCFF25D" w:rsidR="00776943" w:rsidRDefault="00776943">
      <w:pPr>
        <w:rPr>
          <w:rFonts w:ascii="Consolas" w:hAnsi="Consolas"/>
        </w:rPr>
      </w:pPr>
      <w:r w:rsidRPr="00776943">
        <w:rPr>
          <w:rFonts w:ascii="Consolas" w:hAnsi="Consolas"/>
          <w:b/>
        </w:rPr>
        <w:t>match_</w:t>
      </w:r>
      <w:ins w:id="2493" w:author="Mihai Budiu" w:date="2016-09-26T13:36:00Z">
        <w:r w:rsidR="004516DF">
          <w:rPr>
            <w:rFonts w:ascii="Consolas" w:hAnsi="Consolas"/>
            <w:b/>
          </w:rPr>
          <w:t>kind</w:t>
        </w:r>
      </w:ins>
      <w:del w:id="2494" w:author="Mihai Budiu" w:date="2016-09-26T13:36:00Z">
        <w:r w:rsidRPr="00776943" w:rsidDel="004516DF">
          <w:rPr>
            <w:rFonts w:ascii="Consolas" w:hAnsi="Consolas"/>
            <w:b/>
          </w:rPr>
          <w:delText>type</w:delText>
        </w:r>
      </w:del>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2495" w:name="_Toc445799422"/>
      <w:bookmarkStart w:id="2496" w:name="_Toc447899117"/>
      <w:bookmarkStart w:id="2497" w:name="_Toc462644879"/>
      <w:bookmarkStart w:id="2498" w:name="_Toc463614973"/>
      <w:bookmarkStart w:id="2499" w:name="_Toc464719027"/>
      <w:r>
        <w:t>Appendix: checksums</w:t>
      </w:r>
      <w:bookmarkEnd w:id="2495"/>
      <w:bookmarkEnd w:id="2496"/>
      <w:bookmarkEnd w:id="2497"/>
      <w:bookmarkEnd w:id="2498"/>
      <w:bookmarkEnd w:id="2499"/>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6C07CBCD"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ins w:id="2500" w:author="Mihai Budiu" w:date="2016-10-18T10:10:00Z">
        <w:r w:rsidR="009A6EA8">
          <w:t xml:space="preserve">(also described in the VSS example in Section </w:t>
        </w:r>
      </w:ins>
      <w:ins w:id="2501" w:author="Mihai Budiu" w:date="2016-10-18T10:11:00Z">
        <w:r w:rsidR="009A6EA8">
          <w:fldChar w:fldCharType="begin"/>
        </w:r>
        <w:r w:rsidR="009A6EA8">
          <w:instrText xml:space="preserve"> REF _Ref464548788 \r \h </w:instrText>
        </w:r>
      </w:ins>
      <w:r w:rsidR="009A6EA8">
        <w:fldChar w:fldCharType="separate"/>
      </w:r>
      <w:ins w:id="2502" w:author="Mihai Budiu" w:date="2016-10-18T10:11:00Z">
        <w:r w:rsidR="009A6EA8">
          <w:t>7.2.4</w:t>
        </w:r>
        <w:r w:rsidR="009A6EA8">
          <w:fldChar w:fldCharType="end"/>
        </w:r>
      </w:ins>
      <w:ins w:id="2503" w:author="Mihai Budiu" w:date="2016-10-18T10:10:00Z">
        <w:r w:rsidR="009A6EA8">
          <w:t xml:space="preserve">) </w:t>
        </w:r>
      </w:ins>
      <w:r w:rsidR="00503F72">
        <w:t xml:space="preserve">for </w:t>
      </w:r>
      <w:r w:rsidR="001A6CEE">
        <w:t xml:space="preserve">computing </w:t>
      </w:r>
      <w:r w:rsidR="00503F72">
        <w:t>16-bit one’s complement using a</w:t>
      </w:r>
      <w:r w:rsidR="001A6CEE">
        <w:t xml:space="preserve">n </w:t>
      </w:r>
      <w:ins w:id="2504" w:author="Mihai Budiu" w:date="2016-10-18T10:10:00Z">
        <w:r w:rsidR="009A6EA8" w:rsidRPr="009A6EA8">
          <w:rPr>
            <w:rFonts w:ascii="Consolas" w:hAnsi="Consolas" w:cs="Consolas"/>
            <w:b/>
            <w:rPrChange w:id="2505" w:author="Mihai Budiu" w:date="2016-10-18T10:10:00Z">
              <w:rPr/>
            </w:rPrChange>
          </w:rPr>
          <w:t>extern</w:t>
        </w:r>
        <w:r w:rsidR="009A6EA8">
          <w:t xml:space="preserve"> </w:t>
        </w:r>
      </w:ins>
      <w:r w:rsidR="001A6CEE">
        <w:t>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609A4539"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385ACF">
        <w:rPr>
          <w:rFonts w:ascii="Consolas" w:hAnsi="Consolas"/>
          <w:b/>
        </w:rPr>
        <w:t>verify</w:t>
      </w:r>
      <w:r w:rsidR="003F20EE">
        <w:rPr>
          <w:rFonts w:ascii="Consolas" w:hAnsi="Consolas"/>
        </w:rPr>
        <w:t>(ck16.get() == 16w</w:t>
      </w:r>
      <w:r>
        <w:rPr>
          <w:rFonts w:ascii="Consolas" w:hAnsi="Consolas"/>
        </w:rPr>
        <w:t xml:space="preserve">0, </w:t>
      </w:r>
      <w:ins w:id="2506" w:author="Mihai Budiu" w:date="2016-10-06T09:31:00Z">
        <w:r w:rsidR="00B83CC5" w:rsidRPr="00D1402C">
          <w:rPr>
            <w:rFonts w:ascii="Consolas" w:hAnsi="Consolas"/>
            <w:b/>
          </w:rPr>
          <w:t>error</w:t>
        </w:r>
        <w:r w:rsidR="00B83CC5">
          <w:rPr>
            <w:rFonts w:ascii="Consolas" w:hAnsi="Consolas"/>
          </w:rPr>
          <w:t>.</w:t>
        </w:r>
      </w:ins>
      <w:r>
        <w:rPr>
          <w:rFonts w:ascii="Consolas" w:hAnsi="Consolas"/>
        </w:rPr>
        <w:t xml:space="preserve">IPv4ChecksumError); // check </w:t>
      </w:r>
      <w:del w:id="2507" w:author="Mihai Budiu" w:date="2016-10-06T09:32:00Z">
        <w:r w:rsidDel="00B83CC5">
          <w:rPr>
            <w:rFonts w:ascii="Consolas" w:hAnsi="Consolas"/>
          </w:rPr>
          <w:delText xml:space="preserve">that </w:delText>
        </w:r>
      </w:del>
      <w:ins w:id="2508" w:author="Mihai Budiu" w:date="2016-10-06T09:32:00Z">
        <w:r w:rsidR="00B83CC5">
          <w:rPr>
            <w:rFonts w:ascii="Consolas" w:hAnsi="Consolas"/>
          </w:rPr>
          <w:t xml:space="preserve">for 0 </w:t>
        </w:r>
      </w:ins>
      <w:r>
        <w:rPr>
          <w:rFonts w:ascii="Consolas" w:hAnsi="Consolas"/>
        </w:rPr>
        <w:t>checksum</w:t>
      </w:r>
      <w:del w:id="2509" w:author="Mihai Budiu" w:date="2016-10-06T09:32:00Z">
        <w:r w:rsidDel="00B83CC5">
          <w:rPr>
            <w:rFonts w:ascii="Consolas" w:hAnsi="Consolas"/>
          </w:rPr>
          <w:delText xml:space="preserve"> is 0</w:delText>
        </w:r>
      </w:del>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2510" w:name="_Toc450066054"/>
      <w:bookmarkStart w:id="2511" w:name="_Ref444953124"/>
      <w:bookmarkStart w:id="2512" w:name="_Toc445799423"/>
      <w:bookmarkStart w:id="2513" w:name="_Toc447899118"/>
      <w:bookmarkStart w:id="2514" w:name="_Toc462644880"/>
      <w:bookmarkStart w:id="2515" w:name="_Ref289592797"/>
      <w:bookmarkStart w:id="2516" w:name="_Toc417920690"/>
      <w:bookmarkStart w:id="2517" w:name="_Toc463614974"/>
      <w:bookmarkStart w:id="2518" w:name="_Toc464719028"/>
      <w:bookmarkEnd w:id="2510"/>
      <w:r>
        <w:t xml:space="preserve">Appendix: </w:t>
      </w:r>
      <w:r w:rsidR="005E7130">
        <w:t>P4</w:t>
      </w:r>
      <w:del w:id="2519" w:author="Mihai Budiu" w:date="2016-10-19T09:25:00Z">
        <w:r w:rsidR="003954E6" w:rsidDel="004515D3">
          <w:delText>-</w:delText>
        </w:r>
      </w:del>
      <w:r w:rsidR="003954E6" w:rsidRPr="004515D3">
        <w:rPr>
          <w:vertAlign w:val="subscript"/>
          <w:rPrChange w:id="2520" w:author="Mihai Budiu" w:date="2016-10-20T08:46:00Z">
            <w:rPr/>
          </w:rPrChange>
        </w:rPr>
        <w:t>16</w:t>
      </w:r>
      <w:r w:rsidR="005E7130">
        <w:t xml:space="preserve"> grammar</w:t>
      </w:r>
      <w:bookmarkEnd w:id="2511"/>
      <w:bookmarkEnd w:id="2512"/>
      <w:bookmarkEnd w:id="2513"/>
      <w:bookmarkEnd w:id="2514"/>
      <w:bookmarkEnd w:id="2517"/>
      <w:bookmarkEnd w:id="2518"/>
    </w:p>
    <w:p w14:paraId="50F507E9" w14:textId="168E34D9" w:rsidR="00C86E05" w:rsidRDefault="00C86E05" w:rsidP="00C86E05">
      <w:r>
        <w:t>This is the grammar of P4</w:t>
      </w:r>
      <w:del w:id="2521" w:author="Mihai Budiu" w:date="2016-10-19T09:25:00Z">
        <w:r w:rsidR="003954E6" w:rsidDel="004515D3">
          <w:delText>-</w:delText>
        </w:r>
      </w:del>
      <w:r w:rsidR="003954E6" w:rsidRPr="004515D3">
        <w:rPr>
          <w:vertAlign w:val="subscript"/>
          <w:rPrChange w:id="2522" w:author="Mihai Budiu" w:date="2016-10-20T08:46:00Z">
            <w:rPr/>
          </w:rPrChange>
        </w:rPr>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lastRenderedPageBreak/>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77BB5A74"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1E71C4">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0CDE0ADD" w:rsidR="005E7130" w:rsidRPr="00254E38" w:rsidRDefault="005E7130" w:rsidP="002F540D">
      <w:pPr>
        <w:pStyle w:val="Grammar"/>
      </w:pPr>
      <w:del w:id="2523" w:author="Mihai Budiu" w:date="2016-10-07T10:49:00Z">
        <w:r w:rsidRPr="00254E38" w:rsidDel="00EC286A">
          <w:delText>name</w:delText>
        </w:r>
      </w:del>
      <w:ins w:id="2524" w:author="Mihai Budiu" w:date="2016-10-07T10:49:00Z">
        <w:r w:rsidR="00EC286A">
          <w:t>nonTypeName</w:t>
        </w:r>
      </w:ins>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4EA1E22D" w:rsidR="005E7130" w:rsidRDefault="005E7130" w:rsidP="002F540D">
      <w:pPr>
        <w:pStyle w:val="Grammar"/>
        <w:rPr>
          <w:ins w:id="2525" w:author="Mihai Budiu" w:date="2016-10-07T10:49:00Z"/>
        </w:rPr>
      </w:pPr>
      <w:r w:rsidRPr="00254E38">
        <w:t xml:space="preserve">    ;</w:t>
      </w:r>
    </w:p>
    <w:p w14:paraId="336EC2BF" w14:textId="61E2BD42" w:rsidR="00EC286A" w:rsidRDefault="00EC286A" w:rsidP="002F540D">
      <w:pPr>
        <w:pStyle w:val="Grammar"/>
        <w:rPr>
          <w:ins w:id="2526" w:author="Mihai Budiu" w:date="2016-10-07T10:49:00Z"/>
        </w:rPr>
      </w:pPr>
    </w:p>
    <w:p w14:paraId="52836B9C" w14:textId="4C667262" w:rsidR="00EC286A" w:rsidRDefault="00110BA5" w:rsidP="002F540D">
      <w:pPr>
        <w:pStyle w:val="Grammar"/>
        <w:rPr>
          <w:ins w:id="2527" w:author="Mihai Budiu" w:date="2016-10-07T10:49:00Z"/>
        </w:rPr>
      </w:pPr>
      <w:ins w:id="2528" w:author="Mihai Budiu" w:date="2016-10-07T10:49:00Z">
        <w:r>
          <w:t>n</w:t>
        </w:r>
        <w:r w:rsidR="00EC286A">
          <w:t>ame</w:t>
        </w:r>
      </w:ins>
    </w:p>
    <w:p w14:paraId="4A9C04DB" w14:textId="603E865A" w:rsidR="00EC286A" w:rsidRDefault="00EC286A" w:rsidP="002F540D">
      <w:pPr>
        <w:pStyle w:val="Grammar"/>
        <w:rPr>
          <w:ins w:id="2529" w:author="Mihai Budiu" w:date="2016-10-07T10:49:00Z"/>
        </w:rPr>
      </w:pPr>
      <w:ins w:id="2530" w:author="Mihai Budiu" w:date="2016-10-07T10:49:00Z">
        <w:r>
          <w:t xml:space="preserve">    : nonTypeName</w:t>
        </w:r>
      </w:ins>
    </w:p>
    <w:p w14:paraId="59B50941" w14:textId="6CA68664" w:rsidR="00EC286A" w:rsidRDefault="00EC286A" w:rsidP="002F540D">
      <w:pPr>
        <w:pStyle w:val="Grammar"/>
        <w:rPr>
          <w:ins w:id="2531" w:author="Mihai Budiu" w:date="2016-10-07T10:49:00Z"/>
        </w:rPr>
      </w:pPr>
      <w:ins w:id="2532" w:author="Mihai Budiu" w:date="2016-10-07T10:49:00Z">
        <w:r>
          <w:t xml:space="preserve">    | TYPE</w:t>
        </w:r>
      </w:ins>
    </w:p>
    <w:p w14:paraId="4B7E951A" w14:textId="35B59634" w:rsidR="00EC286A" w:rsidRDefault="00EC286A" w:rsidP="002F540D">
      <w:pPr>
        <w:pStyle w:val="Grammar"/>
        <w:rPr>
          <w:ins w:id="2533" w:author="Mihai Budiu" w:date="2016-10-07T10:49:00Z"/>
        </w:rPr>
      </w:pPr>
      <w:ins w:id="2534" w:author="Mihai Budiu" w:date="2016-10-07T10:49:00Z">
        <w:r>
          <w:t xml:space="preserve">    | NAMESPACE</w:t>
        </w:r>
      </w:ins>
    </w:p>
    <w:p w14:paraId="1250261B" w14:textId="44898E97" w:rsidR="00EC286A" w:rsidRPr="00254E38" w:rsidRDefault="00EC286A" w:rsidP="002F540D">
      <w:pPr>
        <w:pStyle w:val="Grammar"/>
      </w:pPr>
      <w:ins w:id="2535" w:author="Mihai Budiu" w:date="2016-10-07T10:49:00Z">
        <w:r>
          <w:t xml:space="preserve">    ;</w:t>
        </w:r>
      </w:ins>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lastRenderedPageBreak/>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53677E8E" w:rsidR="005E7130" w:rsidRPr="00254E38" w:rsidRDefault="005E7130" w:rsidP="002F540D">
      <w:pPr>
        <w:pStyle w:val="Grammar"/>
      </w:pPr>
      <w:del w:id="2536" w:author="Mihai Budiu" w:date="2016-09-26T08:54:00Z">
        <w:r w:rsidRPr="00254E38" w:rsidDel="00327CAA">
          <w:delText>optCompileParameters</w:delText>
        </w:r>
      </w:del>
      <w:ins w:id="2537" w:author="Mihai Budiu" w:date="2016-10-07T10:21: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22CCFDC5" w:rsidR="005E7130" w:rsidRPr="00254E38" w:rsidRDefault="005E7130" w:rsidP="002F540D">
      <w:pPr>
        <w:pStyle w:val="Grammar"/>
      </w:pPr>
      <w:r w:rsidRPr="00254E38">
        <w:t xml:space="preserve">    : parserTypeDeclaration </w:t>
      </w:r>
      <w:del w:id="2538" w:author="Mihai Budiu" w:date="2016-09-26T08:55:00Z">
        <w:r w:rsidRPr="00254E38" w:rsidDel="00327CAA">
          <w:delText>optCompileParameters</w:delText>
        </w:r>
      </w:del>
      <w:ins w:id="2539" w:author="Mihai Budiu" w:date="2016-10-07T10:21: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lastRenderedPageBreak/>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4BEF178F" w:rsidR="005E7130" w:rsidRPr="00254E38" w:rsidRDefault="005E7130" w:rsidP="002F540D">
      <w:pPr>
        <w:pStyle w:val="Grammar"/>
      </w:pPr>
      <w:r w:rsidRPr="00254E38">
        <w:t xml:space="preserve">    : </w:t>
      </w:r>
      <w:del w:id="2540" w:author="Mihai Budiu" w:date="2016-10-13T10:44:00Z">
        <w:r w:rsidRPr="00254E38" w:rsidDel="002403FA">
          <w:delText xml:space="preserve">selectCase                </w:delText>
        </w:r>
      </w:del>
      <w:ins w:id="2541" w:author="Mihai Budiu" w:date="2016-10-13T10:44:00Z">
        <w:r w:rsidR="002403FA">
          <w:t>/* empty */</w:t>
        </w:r>
        <w:r w:rsidR="002403FA" w:rsidRPr="00254E38">
          <w:t xml:space="preserve">                </w:t>
        </w:r>
      </w:ins>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lastRenderedPageBreak/>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49061D00" w:rsidR="005E7130" w:rsidRPr="00254E38" w:rsidDel="00002383" w:rsidRDefault="005E7130" w:rsidP="00EC286A">
      <w:pPr>
        <w:pStyle w:val="Grammar"/>
        <w:rPr>
          <w:del w:id="2542" w:author="Mihai Budiu" w:date="2016-10-07T10:47:00Z"/>
        </w:rPr>
      </w:pPr>
      <w:r w:rsidRPr="00254E38">
        <w:t xml:space="preserve">    : </w:t>
      </w:r>
      <w:del w:id="2543" w:author="Mihai Budiu" w:date="2016-10-07T10:47:00Z">
        <w:r w:rsidRPr="00254E38" w:rsidDel="00002383">
          <w:delText xml:space="preserve">DEFAULT                 </w:delText>
        </w:r>
      </w:del>
    </w:p>
    <w:p w14:paraId="658E5194" w14:textId="7BA9D14E" w:rsidR="005E7130" w:rsidRPr="00254E38" w:rsidRDefault="005E7130" w:rsidP="00002383">
      <w:pPr>
        <w:pStyle w:val="Grammar"/>
      </w:pPr>
      <w:del w:id="2544" w:author="Mihai Budiu" w:date="2016-10-07T10:47:00Z">
        <w:r w:rsidRPr="00254E38" w:rsidDel="00002383">
          <w:delText xml:space="preserve">    | </w:delText>
        </w:r>
      </w:del>
      <w:r w:rsidRPr="00254E38">
        <w:t xml:space="preserve">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3C5D1B17" w14:textId="77777777" w:rsidR="00C9285D" w:rsidRDefault="005E7130" w:rsidP="002F540D">
      <w:pPr>
        <w:pStyle w:val="Grammar"/>
        <w:rPr>
          <w:ins w:id="2545" w:author="Mihai Budiu" w:date="2016-09-29T14:41:00Z"/>
        </w:rPr>
      </w:pPr>
      <w:r w:rsidRPr="00254E38">
        <w:t xml:space="preserve">    : expression      </w:t>
      </w:r>
    </w:p>
    <w:p w14:paraId="15C6BEBD" w14:textId="77777777" w:rsidR="00D16E45" w:rsidRDefault="00C9285D" w:rsidP="002F540D">
      <w:pPr>
        <w:pStyle w:val="Grammar"/>
        <w:rPr>
          <w:ins w:id="2546" w:author="Mihai Budiu" w:date="2016-10-07T10:41:00Z"/>
        </w:rPr>
      </w:pPr>
      <w:ins w:id="2547" w:author="Mihai Budiu" w:date="2016-09-29T14:41:00Z">
        <w:r>
          <w:t xml:space="preserve">    | DEFAULT</w:t>
        </w:r>
      </w:ins>
    </w:p>
    <w:p w14:paraId="0124F5E5" w14:textId="3CCFA3FC" w:rsidR="005E7130" w:rsidRPr="00254E38" w:rsidRDefault="00D16E45" w:rsidP="002F540D">
      <w:pPr>
        <w:pStyle w:val="Grammar"/>
      </w:pPr>
      <w:ins w:id="2548" w:author="Mihai Budiu" w:date="2016-10-07T10:41:00Z">
        <w:r>
          <w:t xml:space="preserve">    | DONTCARE</w:t>
        </w:r>
      </w:ins>
      <w:del w:id="2549" w:author="Mihai Budiu" w:date="2016-10-07T10:41:00Z">
        <w:r w:rsidR="005E7130" w:rsidRPr="00254E38">
          <w:delText xml:space="preserve"> </w:delText>
        </w:r>
      </w:del>
      <w:r w:rsidR="005E7130" w:rsidRPr="00254E38">
        <w:t xml:space="preserve">         </w:t>
      </w:r>
      <w:del w:id="2550" w:author="Mihai Budiu" w:date="2016-10-13T09:50:00Z">
        <w:r w:rsidR="005E7130" w:rsidRPr="00254E38">
          <w:delText xml:space="preserve"> </w:delText>
        </w:r>
      </w:del>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5E497A25" w:rsidR="005E7130" w:rsidRPr="00254E38" w:rsidRDefault="005E7130" w:rsidP="002F540D">
      <w:pPr>
        <w:pStyle w:val="Grammar"/>
      </w:pPr>
      <w:r w:rsidRPr="00254E38">
        <w:t xml:space="preserve">    : controlTypeDeclaration </w:t>
      </w:r>
      <w:del w:id="2551" w:author="Mihai Budiu" w:date="2016-09-26T08:54:00Z">
        <w:r w:rsidRPr="00254E38" w:rsidDel="00327CAA">
          <w:delText>optCompileParameters</w:delText>
        </w:r>
      </w:del>
      <w:ins w:id="2552" w:author="Mihai Budiu" w:date="2016-10-07T10:21: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lastRenderedPageBreak/>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23C692B2" w:rsidR="005E7130" w:rsidRPr="00254E38" w:rsidRDefault="005E7130" w:rsidP="002F540D">
      <w:pPr>
        <w:pStyle w:val="Grammar"/>
      </w:pPr>
      <w:r w:rsidRPr="00254E38">
        <w:t xml:space="preserve">    : EXTERN </w:t>
      </w:r>
      <w:del w:id="2553" w:author="Mihai Budiu" w:date="2016-10-07T10:50:00Z">
        <w:r w:rsidRPr="00254E38" w:rsidDel="009D1384">
          <w:delText xml:space="preserve">name </w:delText>
        </w:r>
      </w:del>
      <w:ins w:id="2554" w:author="Mihai Budiu" w:date="2016-10-07T10:50:00Z">
        <w:r w:rsidR="009D1384">
          <w:t>nonTypeName</w:t>
        </w:r>
        <w:r w:rsidR="009D1384" w:rsidRPr="00254E38">
          <w:t xml:space="preserve"> </w:t>
        </w:r>
      </w:ins>
      <w:r w:rsidRPr="00254E38">
        <w:t>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0673A448" w:rsidR="005E7130" w:rsidRPr="00254E38" w:rsidRDefault="005E7130" w:rsidP="002F540D">
      <w:pPr>
        <w:pStyle w:val="Grammar"/>
      </w:pPr>
      <w:r w:rsidRPr="00254E38">
        <w:t xml:space="preserve">    | TYPE </w:t>
      </w:r>
      <w:del w:id="2555" w:author="Mihai Budiu" w:date="2016-10-20T08:40:00Z">
        <w:r w:rsidRPr="00254E38" w:rsidDel="00EF2350">
          <w:delText xml:space="preserve">optTypeParameters </w:delText>
        </w:r>
      </w:del>
      <w:r w:rsidRPr="00254E38">
        <w:t xml:space="preserve">'('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6D9F244B" w:rsidR="005E7130" w:rsidRDefault="005E7130" w:rsidP="002F540D">
      <w:pPr>
        <w:pStyle w:val="Grammar"/>
        <w:rPr>
          <w:ins w:id="2556" w:author="Mihai Budiu" w:date="2016-09-29T16:13:00Z"/>
        </w:rPr>
      </w:pPr>
      <w:r w:rsidRPr="00254E38">
        <w:t xml:space="preserve">    ;</w:t>
      </w:r>
    </w:p>
    <w:p w14:paraId="0D40308F" w14:textId="073DB0AF" w:rsidR="00FE08F1" w:rsidRDefault="00FE08F1" w:rsidP="002F540D">
      <w:pPr>
        <w:pStyle w:val="Grammar"/>
        <w:rPr>
          <w:ins w:id="2557" w:author="Mihai Budiu" w:date="2016-09-29T16:13:00Z"/>
        </w:rPr>
      </w:pPr>
    </w:p>
    <w:p w14:paraId="64AFDEEC" w14:textId="6D8E9A88" w:rsidR="00FE08F1" w:rsidRDefault="00FE08F1" w:rsidP="002F540D">
      <w:pPr>
        <w:pStyle w:val="Grammar"/>
        <w:rPr>
          <w:ins w:id="2558" w:author="Mihai Budiu" w:date="2016-09-29T16:13:00Z"/>
        </w:rPr>
      </w:pPr>
      <w:ins w:id="2559" w:author="Mihai Budiu" w:date="2016-09-29T16:13:00Z">
        <w:r>
          <w:t>tupleType</w:t>
        </w:r>
        <w:r>
          <w:br/>
          <w:t xml:space="preserve">    : TUPLE </w:t>
        </w:r>
        <w:r w:rsidRPr="00254E38">
          <w:t>'&lt;' typeArgumentList '&gt;'</w:t>
        </w:r>
      </w:ins>
    </w:p>
    <w:p w14:paraId="12CB35CA" w14:textId="613079B9" w:rsidR="00FE08F1" w:rsidRPr="00254E38" w:rsidRDefault="00FE08F1" w:rsidP="002F540D">
      <w:pPr>
        <w:pStyle w:val="Grammar"/>
        <w:rPr>
          <w:ins w:id="2560" w:author="Mihai Budiu" w:date="2016-10-07T10:21:00Z"/>
        </w:rPr>
      </w:pPr>
      <w:ins w:id="2561" w:author="Mihai Budiu" w:date="2016-09-29T16:13:00Z">
        <w:r>
          <w:t xml:space="preserve">    ;</w:t>
        </w:r>
      </w:ins>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lastRenderedPageBreak/>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6D4F7A1C" w:rsidR="005E7130" w:rsidRPr="00254E38" w:rsidRDefault="005E7130" w:rsidP="002F540D">
      <w:pPr>
        <w:pStyle w:val="Grammar"/>
      </w:pPr>
      <w:r w:rsidRPr="00254E38">
        <w:t xml:space="preserve">    | </w:t>
      </w:r>
      <w:ins w:id="2562" w:author="Mihai Budiu" w:date="2016-10-07T10:50:00Z">
        <w:r w:rsidR="00E25CB8">
          <w:t>nonTypeN</w:t>
        </w:r>
      </w:ins>
      <w:ins w:id="2563" w:author="Mihai Budiu" w:date="2016-10-20T09:21:00Z">
        <w:r w:rsidR="008C554D">
          <w:t>ame</w:t>
        </w:r>
      </w:ins>
      <w:del w:id="2564" w:author="Mihai Budiu" w:date="2016-10-07T10:50:00Z">
        <w:r w:rsidRPr="00254E38" w:rsidDel="00E25CB8">
          <w:delText>n</w:delText>
        </w:r>
      </w:del>
      <w:del w:id="2565" w:author="Mihai Budiu" w:date="2016-10-13T09:50:00Z">
        <w:r w:rsidRPr="00254E38">
          <w:delText>ame</w:delText>
        </w:r>
      </w:del>
      <w:r w:rsidRPr="00254E38">
        <w:t xml:space="preserv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t>typeParameterList</w:t>
      </w:r>
    </w:p>
    <w:p w14:paraId="64E5FA29" w14:textId="4D45FD0F" w:rsidR="005E7130" w:rsidRPr="00254E38" w:rsidRDefault="005E7130" w:rsidP="002F540D">
      <w:pPr>
        <w:pStyle w:val="Grammar"/>
      </w:pPr>
      <w:r w:rsidRPr="00254E38">
        <w:t xml:space="preserve">    : </w:t>
      </w:r>
      <w:del w:id="2566" w:author="Mihai Budiu" w:date="2016-10-07T10:50:00Z">
        <w:r w:rsidRPr="00254E38" w:rsidDel="00E25CB8">
          <w:delText xml:space="preserve">name              </w:delText>
        </w:r>
      </w:del>
      <w:ins w:id="2567" w:author="Mihai Budiu" w:date="2016-10-07T10:50:00Z">
        <w:r w:rsidR="00E25CB8">
          <w:t>name</w:t>
        </w:r>
        <w:r w:rsidR="00E25CB8" w:rsidRPr="00254E38">
          <w:t xml:space="preserve">              </w:t>
        </w:r>
      </w:ins>
    </w:p>
    <w:p w14:paraId="65BAE9D5" w14:textId="42DA3B33" w:rsidR="005E7130" w:rsidRPr="00254E38" w:rsidRDefault="005E7130" w:rsidP="002F540D">
      <w:pPr>
        <w:pStyle w:val="Grammar"/>
      </w:pPr>
      <w:r w:rsidRPr="00254E38">
        <w:t xml:space="preserve">    | typeParameterList ',' </w:t>
      </w:r>
      <w:del w:id="2568" w:author="Mihai Budiu" w:date="2016-10-07T10:51:00Z">
        <w:r w:rsidRPr="00254E38" w:rsidDel="00E25CB8">
          <w:delText>namename</w:delText>
        </w:r>
      </w:del>
      <w:ins w:id="2569" w:author="Mihai Budiu" w:date="2016-10-07T10:51:00Z">
        <w:r w:rsidR="00E25CB8">
          <w:t>name</w:t>
        </w:r>
      </w:ins>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lastRenderedPageBreak/>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58784CCA" w:rsidR="003D4D11" w:rsidRPr="00254E38" w:rsidDel="00E25CB8" w:rsidRDefault="003D4D11" w:rsidP="00E25CB8">
      <w:pPr>
        <w:pStyle w:val="Grammar"/>
        <w:rPr>
          <w:del w:id="2570" w:author="Mihai Budiu" w:date="2016-10-07T10:51:00Z"/>
        </w:rPr>
      </w:pPr>
      <w:del w:id="2571" w:author="Mihai Budiu" w:date="2016-10-13T09:50:00Z">
        <w:r w:rsidRPr="00254E38">
          <w:delText xml:space="preserve"> </w:delText>
        </w:r>
        <w:r>
          <w:delText xml:space="preserve">   </w:delText>
        </w:r>
      </w:del>
      <w:del w:id="2572" w:author="Mihai Budiu" w:date="2016-10-07T10:51:00Z">
        <w:r w:rsidDel="00E25CB8">
          <w:delText>| optAnnotations typeRef TYPE</w:delText>
        </w:r>
        <w:r w:rsidRPr="00254E38" w:rsidDel="00E25CB8">
          <w:delText xml:space="preserve"> ';'</w:delText>
        </w:r>
        <w:r w:rsidR="009C1033" w:rsidDel="00E25CB8">
          <w:delText xml:space="preserve"> </w:delText>
        </w:r>
        <w:r w:rsidDel="00E25CB8">
          <w:delText>// field named like type</w:delText>
        </w:r>
      </w:del>
    </w:p>
    <w:p w14:paraId="507D8C06" w14:textId="4E980D89" w:rsidR="005E7130" w:rsidRPr="00254E38" w:rsidRDefault="003D4D11" w:rsidP="00E25CB8">
      <w:pPr>
        <w:pStyle w:val="Grammar"/>
      </w:pPr>
      <w:del w:id="2573" w:author="Mihai Budiu" w:date="2016-10-07T10:51:00Z">
        <w:r w:rsidRPr="00254E38">
          <w:delText xml:space="preserve"> </w:delText>
        </w:r>
        <w:r>
          <w:delText xml:space="preserve">   </w:delText>
        </w:r>
      </w:del>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2574"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lastRenderedPageBreak/>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332D508"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2575" w:author="Mihai Budiu" w:date="2016-09-19T09:18:00Z">
        <w:r w:rsidR="00EC45D7" w:rsidDel="00D9749E">
          <w:delText>actionStatement</w:delText>
        </w:r>
        <w:r w:rsidRPr="00254E38" w:rsidDel="00D9749E">
          <w:delText xml:space="preserve">List </w:delText>
        </w:r>
      </w:del>
      <w:ins w:id="2576"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2577" w:author="Mihai Budiu" w:date="2016-09-19T09:18:00Z"/>
        </w:rPr>
      </w:pPr>
    </w:p>
    <w:p w14:paraId="747E5910" w14:textId="6EF94314" w:rsidR="005E7130" w:rsidRPr="00254E38" w:rsidDel="00D9749E" w:rsidRDefault="00EC45D7" w:rsidP="002F540D">
      <w:pPr>
        <w:pStyle w:val="Grammar"/>
        <w:rPr>
          <w:del w:id="2578" w:author="Mihai Budiu" w:date="2016-09-19T09:18:00Z"/>
        </w:rPr>
      </w:pPr>
      <w:del w:id="2579"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2580" w:author="Mihai Budiu" w:date="2016-09-19T09:18:00Z"/>
        </w:rPr>
      </w:pPr>
      <w:del w:id="2581"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2582" w:author="Mihai Budiu" w:date="2016-09-19T09:18:00Z"/>
        </w:rPr>
      </w:pPr>
      <w:del w:id="2583"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2584" w:author="Mihai Budiu" w:date="2016-09-19T09:18:00Z"/>
        </w:rPr>
      </w:pPr>
      <w:del w:id="2585"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2586" w:author="Mihai Budiu" w:date="2016-09-19T09:18:00Z"/>
        </w:rPr>
      </w:pPr>
    </w:p>
    <w:p w14:paraId="2ED69CF4" w14:textId="7DE347BD" w:rsidR="005E7130" w:rsidRPr="00254E38" w:rsidDel="00D9749E" w:rsidRDefault="00EC45D7" w:rsidP="002F540D">
      <w:pPr>
        <w:pStyle w:val="Grammar"/>
        <w:rPr>
          <w:del w:id="2587" w:author="Mihai Budiu" w:date="2016-09-19T09:18:00Z"/>
        </w:rPr>
      </w:pPr>
      <w:del w:id="2588" w:author="Mihai Budiu" w:date="2016-09-19T09:18:00Z">
        <w:r w:rsidDel="00D9749E">
          <w:delText>actionStatement</w:delText>
        </w:r>
      </w:del>
    </w:p>
    <w:p w14:paraId="7A50107B" w14:textId="13440CA2" w:rsidR="005E7130" w:rsidRPr="00254E38" w:rsidDel="00D9749E" w:rsidRDefault="005E7130" w:rsidP="002F540D">
      <w:pPr>
        <w:pStyle w:val="Grammar"/>
        <w:rPr>
          <w:del w:id="2589" w:author="Mihai Budiu" w:date="2016-09-19T09:18:00Z"/>
        </w:rPr>
      </w:pPr>
      <w:del w:id="2590"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2591" w:author="Mihai Budiu" w:date="2016-09-19T09:18:00Z"/>
        </w:rPr>
      </w:pPr>
      <w:del w:id="2592"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2593" w:author="Mihai Budiu" w:date="2016-09-19T09:18:00Z"/>
        </w:rPr>
      </w:pPr>
      <w:del w:id="2594"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2595" w:author="Mihai Budiu" w:date="2016-09-19T09:18:00Z"/>
        </w:rPr>
      </w:pPr>
      <w:del w:id="2596"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2597" w:author="Mihai Budiu" w:date="2016-09-19T09:18:00Z"/>
        </w:rPr>
      </w:pPr>
      <w:del w:id="2598"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2599" w:author="Mihai Budiu" w:date="2016-09-19T09:18:00Z"/>
        </w:rPr>
      </w:pPr>
      <w:del w:id="2600"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2601" w:author="Mihai Budiu" w:date="2016-09-19T09:18:00Z"/>
        </w:rPr>
      </w:pPr>
    </w:p>
    <w:p w14:paraId="2C794DD5" w14:textId="0DDE268C" w:rsidR="005E7130" w:rsidRPr="00254E38" w:rsidDel="00D9749E" w:rsidRDefault="005E7130" w:rsidP="002F540D">
      <w:pPr>
        <w:pStyle w:val="Grammar"/>
        <w:rPr>
          <w:del w:id="2602" w:author="Mihai Budiu" w:date="2016-09-19T09:18:00Z"/>
        </w:rPr>
      </w:pPr>
      <w:del w:id="2603"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2604" w:author="Mihai Budiu" w:date="2016-09-19T09:18:00Z"/>
        </w:rPr>
      </w:pPr>
      <w:del w:id="2605"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2606" w:author="Mihai Budiu" w:date="2016-09-19T09:18:00Z"/>
        </w:rPr>
      </w:pPr>
      <w:del w:id="2607"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lastRenderedPageBreak/>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386820DF" w:rsidR="00E34385" w:rsidRPr="00254E38" w:rsidDel="0074141F" w:rsidRDefault="00E34385" w:rsidP="0074141F">
      <w:pPr>
        <w:pStyle w:val="Grammar"/>
        <w:rPr>
          <w:del w:id="2608" w:author="Mihai Budiu" w:date="2016-10-07T10:52:00Z"/>
        </w:rPr>
      </w:pPr>
      <w:del w:id="2609" w:author="Mihai Budiu" w:date="2016-10-13T09:50:00Z">
        <w:r>
          <w:delText xml:space="preserve">    </w:delText>
        </w:r>
      </w:del>
      <w:del w:id="2610" w:author="Mihai Budiu" w:date="2016-10-07T10:52:00Z">
        <w:r w:rsidDel="0074141F">
          <w:delText>| TYPE</w:delText>
        </w:r>
      </w:del>
    </w:p>
    <w:p w14:paraId="2617D3FC" w14:textId="536EAF98" w:rsidR="005E7130" w:rsidRPr="00254E38" w:rsidRDefault="00E34385" w:rsidP="0074141F">
      <w:pPr>
        <w:pStyle w:val="Grammar"/>
      </w:pPr>
      <w:del w:id="2611" w:author="Mihai Budiu" w:date="2016-10-07T10:52:00Z">
        <w:r>
          <w:delText xml:space="preserve">    </w:delText>
        </w:r>
      </w:del>
      <w:r w:rsidR="005E7130" w:rsidRPr="00254E38">
        <w:t>;</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58532B5D" w:rsidR="005E7130" w:rsidRPr="00254E38" w:rsidRDefault="005E7130" w:rsidP="002F540D">
      <w:pPr>
        <w:pStyle w:val="Grammar"/>
      </w:pPr>
      <w:r w:rsidRPr="00254E38">
        <w:t xml:space="preserve">    : </w:t>
      </w:r>
      <w:del w:id="2612" w:author="Mihai Budiu" w:date="2016-10-07T10:52:00Z">
        <w:r w:rsidRPr="00254E38" w:rsidDel="0074141F">
          <w:delText xml:space="preserve">name                               </w:delText>
        </w:r>
      </w:del>
      <w:ins w:id="2613" w:author="Mihai Budiu" w:date="2016-10-07T10:52:00Z">
        <w:r w:rsidR="0074141F">
          <w:t>nonTypeName</w:t>
        </w:r>
        <w:r w:rsidR="0074141F" w:rsidRPr="00254E38">
          <w:t xml:space="preserve">                               </w:t>
        </w:r>
      </w:ins>
    </w:p>
    <w:p w14:paraId="51E9E0F9" w14:textId="09B38420" w:rsidR="005E7130" w:rsidRPr="00254E38" w:rsidRDefault="005E7130" w:rsidP="002F540D">
      <w:pPr>
        <w:pStyle w:val="Grammar"/>
      </w:pPr>
      <w:r w:rsidRPr="00254E38">
        <w:t xml:space="preserve">    | pathPrefix </w:t>
      </w:r>
      <w:del w:id="2614" w:author="Mihai Budiu" w:date="2016-10-07T10:52:00Z">
        <w:r w:rsidRPr="00254E38" w:rsidDel="0074141F">
          <w:delText xml:space="preserve">name                    </w:delText>
        </w:r>
      </w:del>
      <w:ins w:id="2615" w:author="Mihai Budiu" w:date="2016-10-07T10:52:00Z">
        <w:r w:rsidR="0074141F">
          <w:t>nonTypeName</w:t>
        </w:r>
        <w:r w:rsidR="0074141F" w:rsidRPr="00254E38">
          <w:t xml:space="preserve">                    </w:t>
        </w:r>
      </w:ins>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lastRenderedPageBreak/>
        <w:t xml:space="preserve">    | FALSE</w:t>
      </w:r>
      <w:r w:rsidR="00496360">
        <w:br/>
        <w:t xml:space="preserve">    | STRING_LITERAL</w:t>
      </w:r>
    </w:p>
    <w:p w14:paraId="6B9AADF5" w14:textId="46E08456" w:rsidR="005E7130" w:rsidRPr="00254E38" w:rsidRDefault="005E7130" w:rsidP="002F540D">
      <w:pPr>
        <w:pStyle w:val="Grammar"/>
      </w:pPr>
      <w:r w:rsidRPr="00254E38">
        <w:t xml:space="preserve">    | </w:t>
      </w:r>
      <w:del w:id="2616" w:author="Mihai Budiu" w:date="2016-10-07T10:52:00Z">
        <w:r w:rsidRPr="00254E38" w:rsidDel="0074141F">
          <w:delText xml:space="preserve">name                              </w:delText>
        </w:r>
      </w:del>
      <w:ins w:id="2617" w:author="Mihai Budiu" w:date="2016-10-07T10:52:00Z">
        <w:r w:rsidR="0074141F">
          <w:t>nonTypeName</w:t>
        </w:r>
        <w:r w:rsidR="0074141F" w:rsidRPr="00254E38">
          <w:t xml:space="preserve">                              </w:t>
        </w:r>
      </w:ins>
    </w:p>
    <w:p w14:paraId="2810795B" w14:textId="2E41A060" w:rsidR="005E7130" w:rsidRPr="00254E38" w:rsidRDefault="005E7130" w:rsidP="002F540D">
      <w:pPr>
        <w:pStyle w:val="Grammar"/>
      </w:pPr>
      <w:r w:rsidRPr="00254E38">
        <w:t xml:space="preserve">    | pathPrefix </w:t>
      </w:r>
      <w:del w:id="2618" w:author="Mihai Budiu" w:date="2016-10-07T10:53:00Z">
        <w:r w:rsidRPr="00254E38" w:rsidDel="0074141F">
          <w:delText xml:space="preserve">name                   </w:delText>
        </w:r>
      </w:del>
      <w:ins w:id="2619" w:author="Mihai Budiu" w:date="2016-10-07T10:53:00Z">
        <w:r w:rsidR="0074141F">
          <w:t>nonTypeName</w:t>
        </w:r>
        <w:r w:rsidR="0074141F" w:rsidRPr="00254E38">
          <w:t xml:space="preserve">                   </w:t>
        </w:r>
      </w:ins>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2515"/>
    <w:bookmarkEnd w:id="2516"/>
    <w:p w14:paraId="3BCBC204" w14:textId="77777777" w:rsidR="00185811" w:rsidRPr="00FA2843" w:rsidRDefault="00185811"/>
    <w:sectPr w:rsidR="00185811" w:rsidRPr="00FA2843" w:rsidSect="00C519F8">
      <w:type w:val="continuous"/>
      <w:pgSz w:w="12240" w:h="15840" w:code="1"/>
      <w:pgMar w:top="1440" w:right="1800" w:bottom="1440" w:left="1800" w:header="720" w:footer="720" w:gutter="0"/>
      <w:cols w:space="720"/>
      <w:titlePg/>
      <w:docGrid w:linePitch="360"/>
      <w:sectPrChange w:id="2620" w:author="Mihai Budiu" w:date="2016-10-20T08:46:00Z">
        <w:sectPr w:rsidR="00185811" w:rsidRPr="00FA2843" w:rsidSect="00C519F8">
          <w:type w:val="nextPage"/>
          <w:pgMar w:top="1440" w:right="1800" w:bottom="1440" w:left="180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20" w:author="Nate Foster" w:date="2016-10-17T22:51:00Z" w:initials="NF">
    <w:p w14:paraId="1C809937" w14:textId="08263082" w:rsidR="00D1402C" w:rsidRDefault="00D1402C">
      <w:pPr>
        <w:pStyle w:val="CommentText"/>
      </w:pPr>
      <w:r>
        <w:rPr>
          <w:rStyle w:val="CommentReference"/>
        </w:rPr>
        <w:annotationRef/>
      </w:r>
      <w:r>
        <w:t>Targets or architectures?</w:t>
      </w:r>
    </w:p>
  </w:comment>
  <w:comment w:id="1998" w:author="Nate Foster" w:date="2016-10-06T14:47:00Z" w:initials="NF">
    <w:p w14:paraId="7102EF01" w14:textId="0BD16C51" w:rsidR="00D1402C" w:rsidRDefault="00D1402C">
      <w:pPr>
        <w:pStyle w:val="CommentText"/>
      </w:pPr>
      <w:r>
        <w:rPr>
          <w:rStyle w:val="CommentReference"/>
        </w:rPr>
        <w:annotationRef/>
      </w:r>
      <w:r>
        <w:t>I wonder if this should be a new section entitled “Compile-Time Known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809937" w15:done="0"/>
  <w15:commentEx w15:paraId="7102EF0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A96DD" w14:textId="77777777" w:rsidR="00CF6DA9" w:rsidRDefault="00CF6DA9" w:rsidP="00EE41A1">
      <w:pPr>
        <w:spacing w:before="0" w:after="0"/>
      </w:pPr>
      <w:r>
        <w:separator/>
      </w:r>
    </w:p>
  </w:endnote>
  <w:endnote w:type="continuationSeparator" w:id="0">
    <w:p w14:paraId="6A9E117C" w14:textId="77777777" w:rsidR="00CF6DA9" w:rsidRDefault="00CF6DA9" w:rsidP="00EE41A1">
      <w:pPr>
        <w:spacing w:before="0" w:after="0"/>
      </w:pPr>
      <w:r>
        <w:continuationSeparator/>
      </w:r>
    </w:p>
  </w:endnote>
  <w:endnote w:type="continuationNotice" w:id="1">
    <w:p w14:paraId="394B117B" w14:textId="77777777" w:rsidR="00CF6DA9" w:rsidRDefault="00CF6DA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3DC1459E" w:rsidR="00D1402C" w:rsidRDefault="00D1402C"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17E93">
      <w:rPr>
        <w:rStyle w:val="PageNumber"/>
        <w:noProof/>
      </w:rPr>
      <w:t>96</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292"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60"/>
      <w:gridCol w:w="3119"/>
      <w:gridCol w:w="2761"/>
      <w:tblGridChange w:id="2293">
        <w:tblGrid>
          <w:gridCol w:w="2824"/>
          <w:gridCol w:w="3208"/>
          <w:gridCol w:w="2824"/>
        </w:tblGrid>
      </w:tblGridChange>
    </w:tblGrid>
    <w:tr w:rsidR="00D1402C" w:rsidRPr="00250456" w14:paraId="224C2285" w14:textId="77777777" w:rsidTr="001B45A6">
      <w:trPr>
        <w:trHeight w:val="151"/>
        <w:trPrChange w:id="2294" w:author="Mihai Budiu" w:date="2016-10-20T08:46:00Z">
          <w:trPr>
            <w:trHeight w:val="151"/>
          </w:trPr>
        </w:trPrChange>
      </w:trPr>
      <w:tc>
        <w:tcPr>
          <w:tcW w:w="2250" w:type="pct"/>
          <w:tcBorders>
            <w:top w:val="nil"/>
            <w:left w:val="nil"/>
            <w:bottom w:val="single" w:sz="4" w:space="0" w:color="4F81BD"/>
            <w:right w:val="nil"/>
          </w:tcBorders>
          <w:tcPrChange w:id="2295" w:author="Mihai Budiu" w:date="2016-10-20T08:46:00Z">
            <w:tcPr>
              <w:tcW w:w="2250" w:type="pct"/>
              <w:tcBorders>
                <w:top w:val="nil"/>
                <w:left w:val="nil"/>
                <w:bottom w:val="single" w:sz="4" w:space="0" w:color="4F81BD"/>
                <w:right w:val="nil"/>
              </w:tcBorders>
            </w:tcPr>
          </w:tcPrChange>
        </w:tcPr>
        <w:p w14:paraId="1381B11D"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296" w:author="Mihai Budiu" w:date="2016-10-20T08:46:00Z">
            <w:tcPr>
              <w:tcW w:w="500" w:type="pct"/>
              <w:vMerge w:val="restart"/>
              <w:noWrap/>
              <w:vAlign w:val="center"/>
              <w:hideMark/>
            </w:tcPr>
          </w:tcPrChange>
        </w:tcPr>
        <w:p w14:paraId="717469F1" w14:textId="14F30DA2" w:rsidR="00D1402C" w:rsidRPr="00250456" w:rsidRDefault="00D1402C" w:rsidP="00075116">
          <w:pPr>
            <w:pStyle w:val="NoSpacing"/>
            <w:spacing w:line="276" w:lineRule="auto"/>
            <w:rPr>
              <w:rFonts w:ascii="Calibri" w:hAnsi="Calibri"/>
              <w:color w:val="365F91"/>
            </w:rPr>
          </w:pPr>
          <w:r w:rsidRPr="00250456">
            <w:rPr>
              <w:color w:val="365F91"/>
            </w:rPr>
            <w:t xml:space="preserve"> P4</w:t>
          </w:r>
          <w:del w:id="2297" w:author="Mihai Budiu" w:date="2016-10-19T09:22:00Z">
            <w:r w:rsidDel="004515D3">
              <w:rPr>
                <w:color w:val="365F91"/>
              </w:rPr>
              <w:delText>-</w:delText>
            </w:r>
          </w:del>
          <w:r w:rsidRPr="004515D3">
            <w:rPr>
              <w:color w:val="365F91"/>
              <w:vertAlign w:val="subscript"/>
              <w:rPrChange w:id="2298" w:author="Mihai Budiu" w:date="2016-10-20T08:46:00Z">
                <w:rPr>
                  <w:color w:val="365F91"/>
                </w:rPr>
              </w:rPrChange>
            </w:rPr>
            <w:t>16</w:t>
          </w:r>
          <w:r>
            <w:rPr>
              <w:color w:val="365F91"/>
            </w:rPr>
            <w:t xml:space="preserve"> </w:t>
          </w:r>
          <w:r w:rsidRPr="00250456">
            <w:rPr>
              <w:color w:val="365F91"/>
            </w:rPr>
            <w:t xml:space="preserve">language specification </w:t>
          </w:r>
        </w:p>
      </w:tc>
      <w:tc>
        <w:tcPr>
          <w:tcW w:w="2250" w:type="pct"/>
          <w:tcBorders>
            <w:top w:val="nil"/>
            <w:left w:val="nil"/>
            <w:bottom w:val="single" w:sz="4" w:space="0" w:color="4F81BD"/>
            <w:right w:val="nil"/>
          </w:tcBorders>
          <w:tcPrChange w:id="2299" w:author="Mihai Budiu" w:date="2016-10-20T08:46:00Z">
            <w:tcPr>
              <w:tcW w:w="2250" w:type="pct"/>
              <w:tcBorders>
                <w:top w:val="nil"/>
                <w:left w:val="nil"/>
                <w:bottom w:val="single" w:sz="4" w:space="0" w:color="4F81BD"/>
                <w:right w:val="nil"/>
              </w:tcBorders>
            </w:tcPr>
          </w:tcPrChange>
        </w:tcPr>
        <w:p w14:paraId="1A113C89"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1362CC73" w14:textId="77777777" w:rsidTr="001B45A6">
      <w:trPr>
        <w:trHeight w:val="150"/>
        <w:trPrChange w:id="2300" w:author="Mihai Budiu" w:date="2016-10-20T08:46:00Z">
          <w:trPr>
            <w:trHeight w:val="150"/>
          </w:trPr>
        </w:trPrChange>
      </w:trPr>
      <w:tc>
        <w:tcPr>
          <w:tcW w:w="2250" w:type="pct"/>
          <w:tcBorders>
            <w:top w:val="single" w:sz="4" w:space="0" w:color="4F81BD"/>
            <w:left w:val="nil"/>
            <w:bottom w:val="nil"/>
            <w:right w:val="nil"/>
          </w:tcBorders>
          <w:tcPrChange w:id="2301" w:author="Mihai Budiu" w:date="2016-10-20T08:46:00Z">
            <w:tcPr>
              <w:tcW w:w="2250" w:type="pct"/>
              <w:tcBorders>
                <w:top w:val="single" w:sz="4" w:space="0" w:color="4F81BD"/>
                <w:left w:val="nil"/>
                <w:bottom w:val="nil"/>
                <w:right w:val="nil"/>
              </w:tcBorders>
            </w:tcPr>
          </w:tcPrChange>
        </w:tcPr>
        <w:p w14:paraId="5DD51E7C"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02" w:author="Mihai Budiu" w:date="2016-10-20T08:46:00Z">
            <w:tcPr>
              <w:tcW w:w="0" w:type="auto"/>
              <w:vMerge/>
              <w:vAlign w:val="center"/>
              <w:hideMark/>
            </w:tcPr>
          </w:tcPrChange>
        </w:tcPr>
        <w:p w14:paraId="53FF508A"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03" w:author="Mihai Budiu" w:date="2016-10-20T08:46:00Z">
            <w:tcPr>
              <w:tcW w:w="2250" w:type="pct"/>
              <w:tcBorders>
                <w:top w:val="single" w:sz="4" w:space="0" w:color="4F81BD"/>
                <w:left w:val="nil"/>
                <w:bottom w:val="nil"/>
                <w:right w:val="nil"/>
              </w:tcBorders>
            </w:tcPr>
          </w:tcPrChange>
        </w:tcPr>
        <w:p w14:paraId="04C1A1A4" w14:textId="77777777" w:rsidR="00D1402C" w:rsidRPr="00250456" w:rsidRDefault="00D1402C" w:rsidP="0028212F">
          <w:pPr>
            <w:pStyle w:val="Header"/>
            <w:spacing w:line="276" w:lineRule="auto"/>
            <w:rPr>
              <w:rFonts w:ascii="Calibri" w:eastAsia="MS Gothic" w:hAnsi="Calibri"/>
              <w:b/>
              <w:bCs/>
              <w:color w:val="4F81BD"/>
            </w:rPr>
          </w:pPr>
        </w:p>
      </w:tc>
    </w:tr>
  </w:tbl>
  <w:p w14:paraId="2C0BC3C0" w14:textId="3C2FDEC3" w:rsidR="00D1402C" w:rsidRDefault="00D1402C"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22BE8504" w:rsidR="00D1402C" w:rsidRDefault="00D1402C"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17E93">
      <w:rPr>
        <w:rStyle w:val="PageNumber"/>
        <w:noProof/>
      </w:rPr>
      <w:t>95</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304"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60"/>
      <w:gridCol w:w="3119"/>
      <w:gridCol w:w="2761"/>
      <w:tblGridChange w:id="2305">
        <w:tblGrid>
          <w:gridCol w:w="2824"/>
          <w:gridCol w:w="3208"/>
          <w:gridCol w:w="2824"/>
        </w:tblGrid>
      </w:tblGridChange>
    </w:tblGrid>
    <w:tr w:rsidR="00D1402C" w:rsidRPr="00250456" w14:paraId="186C1C42" w14:textId="77777777" w:rsidTr="001B45A6">
      <w:trPr>
        <w:trHeight w:val="151"/>
        <w:trPrChange w:id="2306" w:author="Mihai Budiu" w:date="2016-10-20T08:46:00Z">
          <w:trPr>
            <w:trHeight w:val="151"/>
          </w:trPr>
        </w:trPrChange>
      </w:trPr>
      <w:tc>
        <w:tcPr>
          <w:tcW w:w="2250" w:type="pct"/>
          <w:tcBorders>
            <w:top w:val="nil"/>
            <w:left w:val="nil"/>
            <w:bottom w:val="single" w:sz="4" w:space="0" w:color="4F81BD"/>
            <w:right w:val="nil"/>
          </w:tcBorders>
          <w:tcPrChange w:id="2307" w:author="Mihai Budiu" w:date="2016-10-20T08:46:00Z">
            <w:tcPr>
              <w:tcW w:w="2250" w:type="pct"/>
              <w:tcBorders>
                <w:top w:val="nil"/>
                <w:left w:val="nil"/>
                <w:bottom w:val="single" w:sz="4" w:space="0" w:color="4F81BD"/>
                <w:right w:val="nil"/>
              </w:tcBorders>
            </w:tcPr>
          </w:tcPrChange>
        </w:tcPr>
        <w:p w14:paraId="0C856CB9"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308" w:author="Mihai Budiu" w:date="2016-10-20T08:46:00Z">
            <w:tcPr>
              <w:tcW w:w="500" w:type="pct"/>
              <w:vMerge w:val="restart"/>
              <w:noWrap/>
              <w:vAlign w:val="center"/>
              <w:hideMark/>
            </w:tcPr>
          </w:tcPrChange>
        </w:tcPr>
        <w:p w14:paraId="75A8BF4F" w14:textId="0B5A4BF5" w:rsidR="00D1402C" w:rsidRPr="00250456" w:rsidRDefault="00D1402C" w:rsidP="00075116">
          <w:pPr>
            <w:pStyle w:val="NoSpacing"/>
            <w:spacing w:line="276" w:lineRule="auto"/>
            <w:rPr>
              <w:rFonts w:ascii="Calibri" w:hAnsi="Calibri"/>
              <w:color w:val="365F91"/>
            </w:rPr>
          </w:pPr>
          <w:r w:rsidRPr="00250456">
            <w:rPr>
              <w:color w:val="365F91"/>
            </w:rPr>
            <w:t xml:space="preserve"> P4</w:t>
          </w:r>
          <w:del w:id="2309" w:author="Mihai Budiu" w:date="2016-10-19T09:23:00Z">
            <w:r w:rsidDel="004515D3">
              <w:rPr>
                <w:color w:val="365F91"/>
              </w:rPr>
              <w:delText>-</w:delText>
            </w:r>
          </w:del>
          <w:r w:rsidRPr="004515D3">
            <w:rPr>
              <w:color w:val="365F91"/>
              <w:vertAlign w:val="subscript"/>
              <w:rPrChange w:id="2310" w:author="Mihai Budiu" w:date="2016-10-20T08:46:00Z">
                <w:rPr>
                  <w:color w:val="365F91"/>
                </w:rPr>
              </w:rPrChange>
            </w:rPr>
            <w:t>16</w:t>
          </w:r>
          <w:r>
            <w:rPr>
              <w:color w:val="365F91"/>
            </w:rPr>
            <w:t xml:space="preserve"> </w:t>
          </w:r>
          <w:r w:rsidRPr="00250456">
            <w:rPr>
              <w:color w:val="365F91"/>
            </w:rPr>
            <w:t>language specification</w:t>
          </w:r>
        </w:p>
      </w:tc>
      <w:tc>
        <w:tcPr>
          <w:tcW w:w="2250" w:type="pct"/>
          <w:tcBorders>
            <w:top w:val="nil"/>
            <w:left w:val="nil"/>
            <w:bottom w:val="single" w:sz="4" w:space="0" w:color="4F81BD"/>
            <w:right w:val="nil"/>
          </w:tcBorders>
          <w:tcPrChange w:id="2311" w:author="Mihai Budiu" w:date="2016-10-20T08:46:00Z">
            <w:tcPr>
              <w:tcW w:w="2250" w:type="pct"/>
              <w:tcBorders>
                <w:top w:val="nil"/>
                <w:left w:val="nil"/>
                <w:bottom w:val="single" w:sz="4" w:space="0" w:color="4F81BD"/>
                <w:right w:val="nil"/>
              </w:tcBorders>
            </w:tcPr>
          </w:tcPrChange>
        </w:tcPr>
        <w:p w14:paraId="65C02C30"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7BBF5FFA" w14:textId="77777777" w:rsidTr="001B45A6">
      <w:trPr>
        <w:trHeight w:val="150"/>
        <w:trPrChange w:id="2312" w:author="Mihai Budiu" w:date="2016-10-20T08:46:00Z">
          <w:trPr>
            <w:trHeight w:val="150"/>
          </w:trPr>
        </w:trPrChange>
      </w:trPr>
      <w:tc>
        <w:tcPr>
          <w:tcW w:w="2250" w:type="pct"/>
          <w:tcBorders>
            <w:top w:val="single" w:sz="4" w:space="0" w:color="4F81BD"/>
            <w:left w:val="nil"/>
            <w:bottom w:val="nil"/>
            <w:right w:val="nil"/>
          </w:tcBorders>
          <w:tcPrChange w:id="2313" w:author="Mihai Budiu" w:date="2016-10-20T08:46:00Z">
            <w:tcPr>
              <w:tcW w:w="2250" w:type="pct"/>
              <w:tcBorders>
                <w:top w:val="single" w:sz="4" w:space="0" w:color="4F81BD"/>
                <w:left w:val="nil"/>
                <w:bottom w:val="nil"/>
                <w:right w:val="nil"/>
              </w:tcBorders>
            </w:tcPr>
          </w:tcPrChange>
        </w:tcPr>
        <w:p w14:paraId="0684DC42"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14" w:author="Mihai Budiu" w:date="2016-10-20T08:46:00Z">
            <w:tcPr>
              <w:tcW w:w="0" w:type="auto"/>
              <w:vMerge/>
              <w:vAlign w:val="center"/>
              <w:hideMark/>
            </w:tcPr>
          </w:tcPrChange>
        </w:tcPr>
        <w:p w14:paraId="32028002"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15" w:author="Mihai Budiu" w:date="2016-10-20T08:46:00Z">
            <w:tcPr>
              <w:tcW w:w="2250" w:type="pct"/>
              <w:tcBorders>
                <w:top w:val="single" w:sz="4" w:space="0" w:color="4F81BD"/>
                <w:left w:val="nil"/>
                <w:bottom w:val="nil"/>
                <w:right w:val="nil"/>
              </w:tcBorders>
            </w:tcPr>
          </w:tcPrChange>
        </w:tcPr>
        <w:p w14:paraId="24F590C3" w14:textId="77777777" w:rsidR="00D1402C" w:rsidRPr="00250456" w:rsidRDefault="00D1402C" w:rsidP="0028212F">
          <w:pPr>
            <w:pStyle w:val="Header"/>
            <w:spacing w:line="276" w:lineRule="auto"/>
            <w:rPr>
              <w:rFonts w:ascii="Calibri" w:eastAsia="MS Gothic" w:hAnsi="Calibri"/>
              <w:b/>
              <w:bCs/>
              <w:color w:val="4F81BD"/>
            </w:rPr>
          </w:pPr>
        </w:p>
      </w:tc>
    </w:tr>
  </w:tbl>
  <w:p w14:paraId="48DF33A7" w14:textId="54A33E5E" w:rsidR="00D1402C" w:rsidRDefault="00D1402C"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1ACB658C" w:rsidR="00D1402C" w:rsidRDefault="00D1402C"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17E93">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Change w:id="2316" w:author="Mihai Budiu" w:date="2016-10-20T08:46:00Z">
        <w:tblPr>
          <w:tblpPr w:leftFromText="187" w:rightFromText="187" w:bottomFromText="200" w:vertAnchor="text" w:tblpY="1"/>
          <w:tblW w:w="5000" w:type="pct"/>
          <w:tblLook w:val="04A0" w:firstRow="1" w:lastRow="0" w:firstColumn="1" w:lastColumn="0" w:noHBand="0" w:noVBand="1"/>
        </w:tblPr>
      </w:tblPrChange>
    </w:tblPr>
    <w:tblGrid>
      <w:gridCol w:w="2787"/>
      <w:gridCol w:w="3066"/>
      <w:gridCol w:w="2787"/>
      <w:tblGridChange w:id="2317">
        <w:tblGrid>
          <w:gridCol w:w="2850"/>
          <w:gridCol w:w="3155"/>
          <w:gridCol w:w="2851"/>
        </w:tblGrid>
      </w:tblGridChange>
    </w:tblGrid>
    <w:tr w:rsidR="00D1402C" w:rsidRPr="00250456" w14:paraId="1F7B57D7" w14:textId="77777777" w:rsidTr="001B45A6">
      <w:trPr>
        <w:trHeight w:val="151"/>
        <w:trPrChange w:id="2318" w:author="Mihai Budiu" w:date="2016-10-20T08:46:00Z">
          <w:trPr>
            <w:trHeight w:val="151"/>
          </w:trPr>
        </w:trPrChange>
      </w:trPr>
      <w:tc>
        <w:tcPr>
          <w:tcW w:w="2250" w:type="pct"/>
          <w:tcBorders>
            <w:top w:val="nil"/>
            <w:left w:val="nil"/>
            <w:bottom w:val="single" w:sz="4" w:space="0" w:color="4F81BD"/>
            <w:right w:val="nil"/>
          </w:tcBorders>
          <w:tcPrChange w:id="2319" w:author="Mihai Budiu" w:date="2016-10-20T08:46:00Z">
            <w:tcPr>
              <w:tcW w:w="2250" w:type="pct"/>
              <w:tcBorders>
                <w:top w:val="nil"/>
                <w:left w:val="nil"/>
                <w:bottom w:val="single" w:sz="4" w:space="0" w:color="4F81BD"/>
                <w:right w:val="nil"/>
              </w:tcBorders>
            </w:tcPr>
          </w:tcPrChange>
        </w:tcPr>
        <w:p w14:paraId="3322F414" w14:textId="77777777" w:rsidR="00D1402C" w:rsidRPr="00250456" w:rsidRDefault="00D1402C"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Change w:id="2320" w:author="Mihai Budiu" w:date="2016-10-20T08:46:00Z">
            <w:tcPr>
              <w:tcW w:w="500" w:type="pct"/>
              <w:vMerge w:val="restart"/>
              <w:noWrap/>
              <w:vAlign w:val="center"/>
              <w:hideMark/>
            </w:tcPr>
          </w:tcPrChange>
        </w:tcPr>
        <w:p w14:paraId="5EFA77C8" w14:textId="5BD0314F" w:rsidR="00D1402C" w:rsidRPr="00095541" w:rsidRDefault="00D1402C" w:rsidP="00075116">
          <w:pPr>
            <w:pStyle w:val="NoSpacing"/>
            <w:spacing w:line="276" w:lineRule="auto"/>
            <w:rPr>
              <w:color w:val="365F91"/>
            </w:rPr>
          </w:pPr>
          <w:r w:rsidRPr="00250456">
            <w:rPr>
              <w:color w:val="365F91"/>
            </w:rPr>
            <w:t>P4</w:t>
          </w:r>
          <w:del w:id="2321" w:author="Mihai Budiu" w:date="2016-10-19T09:22:00Z">
            <w:r w:rsidDel="004515D3">
              <w:rPr>
                <w:color w:val="365F91"/>
              </w:rPr>
              <w:delText>-</w:delText>
            </w:r>
          </w:del>
          <w:r w:rsidRPr="004515D3">
            <w:rPr>
              <w:color w:val="365F91"/>
              <w:vertAlign w:val="subscript"/>
              <w:rPrChange w:id="2322" w:author="Mihai Budiu" w:date="2016-10-20T08:46:00Z">
                <w:rPr>
                  <w:color w:val="365F91"/>
                </w:rPr>
              </w:rPrChange>
            </w:rPr>
            <w:t>16</w:t>
          </w:r>
          <w:r>
            <w:rPr>
              <w:color w:val="365F91"/>
            </w:rPr>
            <w:t xml:space="preserve"> </w:t>
          </w:r>
          <w:r w:rsidRPr="00250456">
            <w:rPr>
              <w:color w:val="365F91"/>
            </w:rPr>
            <w:t>language specification</w:t>
          </w:r>
        </w:p>
      </w:tc>
      <w:tc>
        <w:tcPr>
          <w:tcW w:w="2250" w:type="pct"/>
          <w:tcBorders>
            <w:top w:val="nil"/>
            <w:left w:val="nil"/>
            <w:bottom w:val="single" w:sz="4" w:space="0" w:color="4F81BD"/>
            <w:right w:val="nil"/>
          </w:tcBorders>
          <w:tcPrChange w:id="2323" w:author="Mihai Budiu" w:date="2016-10-20T08:46:00Z">
            <w:tcPr>
              <w:tcW w:w="2250" w:type="pct"/>
              <w:tcBorders>
                <w:top w:val="nil"/>
                <w:left w:val="nil"/>
                <w:bottom w:val="single" w:sz="4" w:space="0" w:color="4F81BD"/>
                <w:right w:val="nil"/>
              </w:tcBorders>
            </w:tcPr>
          </w:tcPrChange>
        </w:tcPr>
        <w:p w14:paraId="49D22FAA" w14:textId="77777777" w:rsidR="00D1402C" w:rsidRPr="00250456" w:rsidRDefault="00D1402C" w:rsidP="0028212F">
          <w:pPr>
            <w:pStyle w:val="Header"/>
            <w:spacing w:line="276" w:lineRule="auto"/>
            <w:rPr>
              <w:rFonts w:ascii="Calibri" w:eastAsia="MS Gothic" w:hAnsi="Calibri"/>
              <w:b/>
              <w:bCs/>
              <w:color w:val="4F81BD"/>
            </w:rPr>
          </w:pPr>
        </w:p>
      </w:tc>
    </w:tr>
    <w:tr w:rsidR="00D1402C" w:rsidRPr="00250456" w14:paraId="5834E4EA" w14:textId="77777777" w:rsidTr="001B45A6">
      <w:trPr>
        <w:trHeight w:val="150"/>
        <w:trPrChange w:id="2324" w:author="Mihai Budiu" w:date="2016-10-20T08:46:00Z">
          <w:trPr>
            <w:trHeight w:val="150"/>
          </w:trPr>
        </w:trPrChange>
      </w:trPr>
      <w:tc>
        <w:tcPr>
          <w:tcW w:w="2250" w:type="pct"/>
          <w:tcBorders>
            <w:top w:val="single" w:sz="4" w:space="0" w:color="4F81BD"/>
            <w:left w:val="nil"/>
            <w:bottom w:val="nil"/>
            <w:right w:val="nil"/>
          </w:tcBorders>
          <w:tcPrChange w:id="2325" w:author="Mihai Budiu" w:date="2016-10-20T08:46:00Z">
            <w:tcPr>
              <w:tcW w:w="2250" w:type="pct"/>
              <w:tcBorders>
                <w:top w:val="single" w:sz="4" w:space="0" w:color="4F81BD"/>
                <w:left w:val="nil"/>
                <w:bottom w:val="nil"/>
                <w:right w:val="nil"/>
              </w:tcBorders>
            </w:tcPr>
          </w:tcPrChange>
        </w:tcPr>
        <w:p w14:paraId="59E586BB" w14:textId="77777777" w:rsidR="00D1402C" w:rsidRPr="00250456" w:rsidRDefault="00D1402C" w:rsidP="0028212F">
          <w:pPr>
            <w:pStyle w:val="Header"/>
            <w:spacing w:line="276" w:lineRule="auto"/>
            <w:rPr>
              <w:rFonts w:ascii="Calibri" w:eastAsia="MS Gothic" w:hAnsi="Calibri"/>
              <w:b/>
              <w:bCs/>
              <w:color w:val="4F81BD"/>
            </w:rPr>
          </w:pPr>
        </w:p>
      </w:tc>
      <w:tc>
        <w:tcPr>
          <w:tcW w:w="0" w:type="auto"/>
          <w:vMerge/>
          <w:vAlign w:val="center"/>
          <w:hideMark/>
          <w:tcPrChange w:id="2326" w:author="Mihai Budiu" w:date="2016-10-20T08:46:00Z">
            <w:tcPr>
              <w:tcW w:w="0" w:type="auto"/>
              <w:vMerge/>
              <w:vAlign w:val="center"/>
              <w:hideMark/>
            </w:tcPr>
          </w:tcPrChange>
        </w:tcPr>
        <w:p w14:paraId="556E938B" w14:textId="77777777" w:rsidR="00D1402C" w:rsidRPr="00250456" w:rsidRDefault="00D1402C"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Change w:id="2327" w:author="Mihai Budiu" w:date="2016-10-20T08:46:00Z">
            <w:tcPr>
              <w:tcW w:w="2250" w:type="pct"/>
              <w:tcBorders>
                <w:top w:val="single" w:sz="4" w:space="0" w:color="4F81BD"/>
                <w:left w:val="nil"/>
                <w:bottom w:val="nil"/>
                <w:right w:val="nil"/>
              </w:tcBorders>
            </w:tcPr>
          </w:tcPrChange>
        </w:tcPr>
        <w:p w14:paraId="0E1F0CA6" w14:textId="77777777" w:rsidR="00D1402C" w:rsidRPr="00250456" w:rsidRDefault="00D1402C" w:rsidP="0028212F">
          <w:pPr>
            <w:pStyle w:val="Header"/>
            <w:spacing w:line="276" w:lineRule="auto"/>
            <w:rPr>
              <w:rFonts w:ascii="Calibri" w:eastAsia="MS Gothic" w:hAnsi="Calibri"/>
              <w:b/>
              <w:bCs/>
              <w:color w:val="4F81BD"/>
            </w:rPr>
          </w:pPr>
        </w:p>
      </w:tc>
    </w:tr>
  </w:tbl>
  <w:p w14:paraId="30A488DB" w14:textId="77777777" w:rsidR="00D1402C" w:rsidRDefault="00D14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BBD8A" w14:textId="77777777" w:rsidR="00CF6DA9" w:rsidRDefault="00CF6DA9" w:rsidP="00EE41A1">
      <w:pPr>
        <w:spacing w:before="0" w:after="0"/>
      </w:pPr>
      <w:r>
        <w:separator/>
      </w:r>
    </w:p>
  </w:footnote>
  <w:footnote w:type="continuationSeparator" w:id="0">
    <w:p w14:paraId="4002750C" w14:textId="77777777" w:rsidR="00CF6DA9" w:rsidRDefault="00CF6DA9" w:rsidP="00EE41A1">
      <w:pPr>
        <w:spacing w:before="0" w:after="0"/>
      </w:pPr>
      <w:r>
        <w:continuationSeparator/>
      </w:r>
    </w:p>
  </w:footnote>
  <w:footnote w:type="continuationNotice" w:id="1">
    <w:p w14:paraId="794E21B7" w14:textId="77777777" w:rsidR="00CF6DA9" w:rsidRDefault="00CF6DA9">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Andy Keep">
    <w15:presenceInfo w15:providerId="None" w15:userId="Andy Keep"/>
  </w15:person>
  <w15:person w15:author="Calin Cascaval">
    <w15:presenceInfo w15:providerId="None" w15:userId="Calin Cascav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CD9"/>
    <w:rsid w:val="000005A1"/>
    <w:rsid w:val="0000074D"/>
    <w:rsid w:val="00000B94"/>
    <w:rsid w:val="00000BD1"/>
    <w:rsid w:val="00000C29"/>
    <w:rsid w:val="00000C7E"/>
    <w:rsid w:val="00001707"/>
    <w:rsid w:val="00001999"/>
    <w:rsid w:val="00001E2D"/>
    <w:rsid w:val="00002383"/>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9AA"/>
    <w:rsid w:val="00020C0D"/>
    <w:rsid w:val="00022343"/>
    <w:rsid w:val="00022B2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AFE"/>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57912"/>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288"/>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4664"/>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5E2"/>
    <w:rsid w:val="000F5E36"/>
    <w:rsid w:val="000F63A2"/>
    <w:rsid w:val="000F6635"/>
    <w:rsid w:val="000F686F"/>
    <w:rsid w:val="000F6F53"/>
    <w:rsid w:val="00100793"/>
    <w:rsid w:val="00100EAB"/>
    <w:rsid w:val="0010102D"/>
    <w:rsid w:val="0010129D"/>
    <w:rsid w:val="001012BD"/>
    <w:rsid w:val="00101710"/>
    <w:rsid w:val="00101CA7"/>
    <w:rsid w:val="00102B22"/>
    <w:rsid w:val="001039B9"/>
    <w:rsid w:val="00103CD1"/>
    <w:rsid w:val="00104462"/>
    <w:rsid w:val="00104560"/>
    <w:rsid w:val="001057ED"/>
    <w:rsid w:val="00105FCC"/>
    <w:rsid w:val="00107CFD"/>
    <w:rsid w:val="00110554"/>
    <w:rsid w:val="00110BA5"/>
    <w:rsid w:val="00110CBC"/>
    <w:rsid w:val="00111341"/>
    <w:rsid w:val="0011219E"/>
    <w:rsid w:val="00112770"/>
    <w:rsid w:val="001148C3"/>
    <w:rsid w:val="00115639"/>
    <w:rsid w:val="00116595"/>
    <w:rsid w:val="00116ACC"/>
    <w:rsid w:val="00116FAE"/>
    <w:rsid w:val="001170F4"/>
    <w:rsid w:val="00117354"/>
    <w:rsid w:val="00117993"/>
    <w:rsid w:val="00117E35"/>
    <w:rsid w:val="00120A5F"/>
    <w:rsid w:val="0012117A"/>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916"/>
    <w:rsid w:val="00177EA1"/>
    <w:rsid w:val="001812AC"/>
    <w:rsid w:val="00182607"/>
    <w:rsid w:val="001829B6"/>
    <w:rsid w:val="001837B0"/>
    <w:rsid w:val="001837B6"/>
    <w:rsid w:val="00183A54"/>
    <w:rsid w:val="00183C1D"/>
    <w:rsid w:val="001840DB"/>
    <w:rsid w:val="001841B6"/>
    <w:rsid w:val="00184300"/>
    <w:rsid w:val="00184973"/>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988"/>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675"/>
    <w:rsid w:val="001C6E59"/>
    <w:rsid w:val="001C7F2B"/>
    <w:rsid w:val="001D0CC2"/>
    <w:rsid w:val="001D10A0"/>
    <w:rsid w:val="001D12D8"/>
    <w:rsid w:val="001D1B6E"/>
    <w:rsid w:val="001D2595"/>
    <w:rsid w:val="001D343A"/>
    <w:rsid w:val="001D6016"/>
    <w:rsid w:val="001D6A25"/>
    <w:rsid w:val="001D6B91"/>
    <w:rsid w:val="001D755C"/>
    <w:rsid w:val="001E10AD"/>
    <w:rsid w:val="001E1493"/>
    <w:rsid w:val="001E19BD"/>
    <w:rsid w:val="001E38A3"/>
    <w:rsid w:val="001E5353"/>
    <w:rsid w:val="001E5798"/>
    <w:rsid w:val="001E6066"/>
    <w:rsid w:val="001E660E"/>
    <w:rsid w:val="001E6A79"/>
    <w:rsid w:val="001E71C4"/>
    <w:rsid w:val="001F03B3"/>
    <w:rsid w:val="001F08D5"/>
    <w:rsid w:val="001F0DE0"/>
    <w:rsid w:val="001F10CF"/>
    <w:rsid w:val="001F1C7F"/>
    <w:rsid w:val="001F1ECC"/>
    <w:rsid w:val="001F1F79"/>
    <w:rsid w:val="001F258E"/>
    <w:rsid w:val="001F3191"/>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26C66"/>
    <w:rsid w:val="00230227"/>
    <w:rsid w:val="002307C4"/>
    <w:rsid w:val="002310B6"/>
    <w:rsid w:val="00231F34"/>
    <w:rsid w:val="002322D4"/>
    <w:rsid w:val="00232621"/>
    <w:rsid w:val="00232903"/>
    <w:rsid w:val="0023434E"/>
    <w:rsid w:val="00234557"/>
    <w:rsid w:val="0023471A"/>
    <w:rsid w:val="00235486"/>
    <w:rsid w:val="002367C5"/>
    <w:rsid w:val="002369C1"/>
    <w:rsid w:val="002370B1"/>
    <w:rsid w:val="002373B6"/>
    <w:rsid w:val="002378DA"/>
    <w:rsid w:val="002403F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0EAC"/>
    <w:rsid w:val="00272659"/>
    <w:rsid w:val="002729D2"/>
    <w:rsid w:val="00272BAE"/>
    <w:rsid w:val="00273B88"/>
    <w:rsid w:val="00273FEE"/>
    <w:rsid w:val="002742F3"/>
    <w:rsid w:val="00274C08"/>
    <w:rsid w:val="00275059"/>
    <w:rsid w:val="00275121"/>
    <w:rsid w:val="00275B6C"/>
    <w:rsid w:val="002764DE"/>
    <w:rsid w:val="00276786"/>
    <w:rsid w:val="00276842"/>
    <w:rsid w:val="00276F5F"/>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7B3"/>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28A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31D"/>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015"/>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084C"/>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1674"/>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5ACF"/>
    <w:rsid w:val="00386B67"/>
    <w:rsid w:val="00386DEB"/>
    <w:rsid w:val="0038700E"/>
    <w:rsid w:val="00390542"/>
    <w:rsid w:val="00390E91"/>
    <w:rsid w:val="003911D4"/>
    <w:rsid w:val="003920A7"/>
    <w:rsid w:val="00393098"/>
    <w:rsid w:val="00393AA8"/>
    <w:rsid w:val="00393BF0"/>
    <w:rsid w:val="00393F7C"/>
    <w:rsid w:val="00394432"/>
    <w:rsid w:val="00394E79"/>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3F1"/>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65A"/>
    <w:rsid w:val="003F3F5B"/>
    <w:rsid w:val="003F3F68"/>
    <w:rsid w:val="003F44AC"/>
    <w:rsid w:val="003F45FB"/>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35ED"/>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B0F"/>
    <w:rsid w:val="00443EDB"/>
    <w:rsid w:val="00444476"/>
    <w:rsid w:val="0044455E"/>
    <w:rsid w:val="0044558C"/>
    <w:rsid w:val="00445F64"/>
    <w:rsid w:val="00446893"/>
    <w:rsid w:val="004470FF"/>
    <w:rsid w:val="0044762E"/>
    <w:rsid w:val="00447AFE"/>
    <w:rsid w:val="00450224"/>
    <w:rsid w:val="004515D3"/>
    <w:rsid w:val="004516DF"/>
    <w:rsid w:val="00452B68"/>
    <w:rsid w:val="00453E87"/>
    <w:rsid w:val="004540BB"/>
    <w:rsid w:val="0045429F"/>
    <w:rsid w:val="00454C8D"/>
    <w:rsid w:val="00455978"/>
    <w:rsid w:val="00455FDB"/>
    <w:rsid w:val="00456D79"/>
    <w:rsid w:val="004601A3"/>
    <w:rsid w:val="004602B3"/>
    <w:rsid w:val="0046061A"/>
    <w:rsid w:val="004607A5"/>
    <w:rsid w:val="00460857"/>
    <w:rsid w:val="00461278"/>
    <w:rsid w:val="004612DC"/>
    <w:rsid w:val="00461C98"/>
    <w:rsid w:val="0046314F"/>
    <w:rsid w:val="004640AF"/>
    <w:rsid w:val="00464482"/>
    <w:rsid w:val="00464B22"/>
    <w:rsid w:val="00464D66"/>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5BE9"/>
    <w:rsid w:val="00475ED2"/>
    <w:rsid w:val="0047605E"/>
    <w:rsid w:val="00476258"/>
    <w:rsid w:val="00476BB7"/>
    <w:rsid w:val="00476CD3"/>
    <w:rsid w:val="00477306"/>
    <w:rsid w:val="00477FA5"/>
    <w:rsid w:val="00480683"/>
    <w:rsid w:val="00480D1F"/>
    <w:rsid w:val="00480EE8"/>
    <w:rsid w:val="00481047"/>
    <w:rsid w:val="004824B8"/>
    <w:rsid w:val="0048267E"/>
    <w:rsid w:val="00482816"/>
    <w:rsid w:val="00482B0A"/>
    <w:rsid w:val="00483123"/>
    <w:rsid w:val="00483D45"/>
    <w:rsid w:val="004848E2"/>
    <w:rsid w:val="00484E85"/>
    <w:rsid w:val="004854EE"/>
    <w:rsid w:val="00487054"/>
    <w:rsid w:val="004874DD"/>
    <w:rsid w:val="00487537"/>
    <w:rsid w:val="004902D0"/>
    <w:rsid w:val="00493F24"/>
    <w:rsid w:val="00495053"/>
    <w:rsid w:val="004956CE"/>
    <w:rsid w:val="00495AD9"/>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6E0C"/>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4AAA"/>
    <w:rsid w:val="004D5BED"/>
    <w:rsid w:val="004D6760"/>
    <w:rsid w:val="004D7EDF"/>
    <w:rsid w:val="004E0191"/>
    <w:rsid w:val="004E0741"/>
    <w:rsid w:val="004E1A88"/>
    <w:rsid w:val="004E2667"/>
    <w:rsid w:val="004E27E9"/>
    <w:rsid w:val="004E2A01"/>
    <w:rsid w:val="004E30F0"/>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4F6031"/>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26F47"/>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45A"/>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0DCF"/>
    <w:rsid w:val="0057170E"/>
    <w:rsid w:val="005721FF"/>
    <w:rsid w:val="00572563"/>
    <w:rsid w:val="00572684"/>
    <w:rsid w:val="00573EE5"/>
    <w:rsid w:val="00574C69"/>
    <w:rsid w:val="005751BD"/>
    <w:rsid w:val="0057526D"/>
    <w:rsid w:val="005761D4"/>
    <w:rsid w:val="005766E5"/>
    <w:rsid w:val="00582220"/>
    <w:rsid w:val="00584054"/>
    <w:rsid w:val="005842CC"/>
    <w:rsid w:val="0058441E"/>
    <w:rsid w:val="005861FD"/>
    <w:rsid w:val="00586699"/>
    <w:rsid w:val="00586C87"/>
    <w:rsid w:val="00587231"/>
    <w:rsid w:val="005874ED"/>
    <w:rsid w:val="00587710"/>
    <w:rsid w:val="005878DF"/>
    <w:rsid w:val="005904B3"/>
    <w:rsid w:val="00591CA6"/>
    <w:rsid w:val="0059252E"/>
    <w:rsid w:val="0059263B"/>
    <w:rsid w:val="00592A09"/>
    <w:rsid w:val="005933C3"/>
    <w:rsid w:val="00593F57"/>
    <w:rsid w:val="005947F2"/>
    <w:rsid w:val="00594B01"/>
    <w:rsid w:val="00594E08"/>
    <w:rsid w:val="00595299"/>
    <w:rsid w:val="00595585"/>
    <w:rsid w:val="00595B44"/>
    <w:rsid w:val="005963EE"/>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704"/>
    <w:rsid w:val="005C6E9C"/>
    <w:rsid w:val="005C7130"/>
    <w:rsid w:val="005D05F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13A2"/>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15C9"/>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21"/>
    <w:rsid w:val="006617C6"/>
    <w:rsid w:val="00661A09"/>
    <w:rsid w:val="00661CAC"/>
    <w:rsid w:val="00662760"/>
    <w:rsid w:val="00662D51"/>
    <w:rsid w:val="0066397F"/>
    <w:rsid w:val="00663E28"/>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A74"/>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C71"/>
    <w:rsid w:val="00695DEB"/>
    <w:rsid w:val="0069657C"/>
    <w:rsid w:val="00697786"/>
    <w:rsid w:val="00697B92"/>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5F"/>
    <w:rsid w:val="006D06CC"/>
    <w:rsid w:val="006D1B1C"/>
    <w:rsid w:val="006D236B"/>
    <w:rsid w:val="006D242B"/>
    <w:rsid w:val="006D2492"/>
    <w:rsid w:val="006D3A6C"/>
    <w:rsid w:val="006D43BF"/>
    <w:rsid w:val="006D462F"/>
    <w:rsid w:val="006D4842"/>
    <w:rsid w:val="006D4A09"/>
    <w:rsid w:val="006D4A2D"/>
    <w:rsid w:val="006D4A68"/>
    <w:rsid w:val="006D5571"/>
    <w:rsid w:val="006D6043"/>
    <w:rsid w:val="006D678B"/>
    <w:rsid w:val="006D7512"/>
    <w:rsid w:val="006E00E9"/>
    <w:rsid w:val="006E03F4"/>
    <w:rsid w:val="006E098F"/>
    <w:rsid w:val="006E0C66"/>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18A"/>
    <w:rsid w:val="007362B8"/>
    <w:rsid w:val="0073654C"/>
    <w:rsid w:val="0073674E"/>
    <w:rsid w:val="00736C88"/>
    <w:rsid w:val="00737395"/>
    <w:rsid w:val="0073753D"/>
    <w:rsid w:val="0074015B"/>
    <w:rsid w:val="00740777"/>
    <w:rsid w:val="0074141F"/>
    <w:rsid w:val="00742CD2"/>
    <w:rsid w:val="00743A53"/>
    <w:rsid w:val="00743B46"/>
    <w:rsid w:val="00744475"/>
    <w:rsid w:val="007449E8"/>
    <w:rsid w:val="007451E9"/>
    <w:rsid w:val="007452F1"/>
    <w:rsid w:val="007475D6"/>
    <w:rsid w:val="00750015"/>
    <w:rsid w:val="00750351"/>
    <w:rsid w:val="007505A4"/>
    <w:rsid w:val="007507DC"/>
    <w:rsid w:val="00750935"/>
    <w:rsid w:val="00751B9D"/>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4EBB"/>
    <w:rsid w:val="007979A8"/>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3E"/>
    <w:rsid w:val="007C42F4"/>
    <w:rsid w:val="007C4350"/>
    <w:rsid w:val="007C4C80"/>
    <w:rsid w:val="007C5272"/>
    <w:rsid w:val="007C5E4D"/>
    <w:rsid w:val="007C6A41"/>
    <w:rsid w:val="007C7A02"/>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2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195"/>
    <w:rsid w:val="0082479F"/>
    <w:rsid w:val="0082481A"/>
    <w:rsid w:val="0082484E"/>
    <w:rsid w:val="0082523F"/>
    <w:rsid w:val="00825574"/>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564"/>
    <w:rsid w:val="00842F17"/>
    <w:rsid w:val="00843AE5"/>
    <w:rsid w:val="00843AF5"/>
    <w:rsid w:val="00843B4E"/>
    <w:rsid w:val="008444AF"/>
    <w:rsid w:val="008451B0"/>
    <w:rsid w:val="008454D9"/>
    <w:rsid w:val="00845A9C"/>
    <w:rsid w:val="00845F32"/>
    <w:rsid w:val="0084645A"/>
    <w:rsid w:val="0084683F"/>
    <w:rsid w:val="008469DB"/>
    <w:rsid w:val="0085090B"/>
    <w:rsid w:val="008513FF"/>
    <w:rsid w:val="008515B3"/>
    <w:rsid w:val="00851A0C"/>
    <w:rsid w:val="00852247"/>
    <w:rsid w:val="008524B3"/>
    <w:rsid w:val="0085368F"/>
    <w:rsid w:val="00853B80"/>
    <w:rsid w:val="0085452A"/>
    <w:rsid w:val="00856D88"/>
    <w:rsid w:val="0085762C"/>
    <w:rsid w:val="008603B5"/>
    <w:rsid w:val="0086127F"/>
    <w:rsid w:val="00861379"/>
    <w:rsid w:val="00862531"/>
    <w:rsid w:val="008631FE"/>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2F38"/>
    <w:rsid w:val="008A33E3"/>
    <w:rsid w:val="008A3E51"/>
    <w:rsid w:val="008A4AFE"/>
    <w:rsid w:val="008A4E27"/>
    <w:rsid w:val="008A529D"/>
    <w:rsid w:val="008A655D"/>
    <w:rsid w:val="008A6574"/>
    <w:rsid w:val="008A7479"/>
    <w:rsid w:val="008B0176"/>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171"/>
    <w:rsid w:val="008C282C"/>
    <w:rsid w:val="008C2E54"/>
    <w:rsid w:val="008C3643"/>
    <w:rsid w:val="008C3902"/>
    <w:rsid w:val="008C4B3E"/>
    <w:rsid w:val="008C554D"/>
    <w:rsid w:val="008C648E"/>
    <w:rsid w:val="008C6FB0"/>
    <w:rsid w:val="008C744B"/>
    <w:rsid w:val="008D0B6D"/>
    <w:rsid w:val="008D12E6"/>
    <w:rsid w:val="008D1447"/>
    <w:rsid w:val="008D1E44"/>
    <w:rsid w:val="008D2E34"/>
    <w:rsid w:val="008D2EA5"/>
    <w:rsid w:val="008D3E41"/>
    <w:rsid w:val="008D4ABA"/>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06032"/>
    <w:rsid w:val="00910246"/>
    <w:rsid w:val="009107C3"/>
    <w:rsid w:val="0091226C"/>
    <w:rsid w:val="009128E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1EC6"/>
    <w:rsid w:val="00962CF5"/>
    <w:rsid w:val="00962D89"/>
    <w:rsid w:val="009630DA"/>
    <w:rsid w:val="00963780"/>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5D1A"/>
    <w:rsid w:val="009863D6"/>
    <w:rsid w:val="00986E9A"/>
    <w:rsid w:val="00987076"/>
    <w:rsid w:val="00987C45"/>
    <w:rsid w:val="00990070"/>
    <w:rsid w:val="0099031A"/>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6EA8"/>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B717A"/>
    <w:rsid w:val="009C04DA"/>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1384"/>
    <w:rsid w:val="009D234B"/>
    <w:rsid w:val="009D2C62"/>
    <w:rsid w:val="009D2D9B"/>
    <w:rsid w:val="009D341B"/>
    <w:rsid w:val="009D34F2"/>
    <w:rsid w:val="009D3761"/>
    <w:rsid w:val="009D382E"/>
    <w:rsid w:val="009D3CE4"/>
    <w:rsid w:val="009D3E93"/>
    <w:rsid w:val="009D40A1"/>
    <w:rsid w:val="009D513E"/>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34B2"/>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0823"/>
    <w:rsid w:val="00A216DE"/>
    <w:rsid w:val="00A229BA"/>
    <w:rsid w:val="00A22CC7"/>
    <w:rsid w:val="00A242AC"/>
    <w:rsid w:val="00A245C1"/>
    <w:rsid w:val="00A248A0"/>
    <w:rsid w:val="00A25E07"/>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16"/>
    <w:rsid w:val="00A433C1"/>
    <w:rsid w:val="00A4457F"/>
    <w:rsid w:val="00A45680"/>
    <w:rsid w:val="00A45BA7"/>
    <w:rsid w:val="00A45ED0"/>
    <w:rsid w:val="00A46515"/>
    <w:rsid w:val="00A465D4"/>
    <w:rsid w:val="00A466DD"/>
    <w:rsid w:val="00A47F65"/>
    <w:rsid w:val="00A5106B"/>
    <w:rsid w:val="00A518D9"/>
    <w:rsid w:val="00A51D43"/>
    <w:rsid w:val="00A51F68"/>
    <w:rsid w:val="00A52E7A"/>
    <w:rsid w:val="00A532EB"/>
    <w:rsid w:val="00A53415"/>
    <w:rsid w:val="00A54C8A"/>
    <w:rsid w:val="00A5501B"/>
    <w:rsid w:val="00A5530D"/>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75"/>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38D"/>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2A7"/>
    <w:rsid w:val="00AA42B7"/>
    <w:rsid w:val="00AA44DE"/>
    <w:rsid w:val="00AA4649"/>
    <w:rsid w:val="00AA483B"/>
    <w:rsid w:val="00AA4DB6"/>
    <w:rsid w:val="00AA5E72"/>
    <w:rsid w:val="00AA7576"/>
    <w:rsid w:val="00AB06FE"/>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3C46"/>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E93"/>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1B38"/>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3CC5"/>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995"/>
    <w:rsid w:val="00BA6ACA"/>
    <w:rsid w:val="00BA7466"/>
    <w:rsid w:val="00BA75CD"/>
    <w:rsid w:val="00BA7C39"/>
    <w:rsid w:val="00BB0172"/>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44A5"/>
    <w:rsid w:val="00BE5969"/>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5ECA"/>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46D11"/>
    <w:rsid w:val="00C5043D"/>
    <w:rsid w:val="00C50724"/>
    <w:rsid w:val="00C514A1"/>
    <w:rsid w:val="00C519F8"/>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5622"/>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285D"/>
    <w:rsid w:val="00C94574"/>
    <w:rsid w:val="00C9573E"/>
    <w:rsid w:val="00C95CE7"/>
    <w:rsid w:val="00C961E5"/>
    <w:rsid w:val="00C96932"/>
    <w:rsid w:val="00C96BF3"/>
    <w:rsid w:val="00C97060"/>
    <w:rsid w:val="00C976D1"/>
    <w:rsid w:val="00C977C3"/>
    <w:rsid w:val="00CA0586"/>
    <w:rsid w:val="00CA05C3"/>
    <w:rsid w:val="00CA1FBF"/>
    <w:rsid w:val="00CA2039"/>
    <w:rsid w:val="00CA2754"/>
    <w:rsid w:val="00CA4236"/>
    <w:rsid w:val="00CA694F"/>
    <w:rsid w:val="00CB04B6"/>
    <w:rsid w:val="00CB0D84"/>
    <w:rsid w:val="00CB1953"/>
    <w:rsid w:val="00CB242A"/>
    <w:rsid w:val="00CB2B93"/>
    <w:rsid w:val="00CB335F"/>
    <w:rsid w:val="00CB34F7"/>
    <w:rsid w:val="00CB38D3"/>
    <w:rsid w:val="00CB50BA"/>
    <w:rsid w:val="00CB56DD"/>
    <w:rsid w:val="00CB59BD"/>
    <w:rsid w:val="00CB61DE"/>
    <w:rsid w:val="00CB735D"/>
    <w:rsid w:val="00CB7433"/>
    <w:rsid w:val="00CB7438"/>
    <w:rsid w:val="00CB7A4A"/>
    <w:rsid w:val="00CB7CDE"/>
    <w:rsid w:val="00CC006C"/>
    <w:rsid w:val="00CC0926"/>
    <w:rsid w:val="00CC1105"/>
    <w:rsid w:val="00CC22F2"/>
    <w:rsid w:val="00CC258C"/>
    <w:rsid w:val="00CC3E03"/>
    <w:rsid w:val="00CC41A7"/>
    <w:rsid w:val="00CC41D3"/>
    <w:rsid w:val="00CC4219"/>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08D"/>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5B95"/>
    <w:rsid w:val="00CE6B24"/>
    <w:rsid w:val="00CE72DC"/>
    <w:rsid w:val="00CF0397"/>
    <w:rsid w:val="00CF0769"/>
    <w:rsid w:val="00CF215D"/>
    <w:rsid w:val="00CF2BF6"/>
    <w:rsid w:val="00CF3BD1"/>
    <w:rsid w:val="00CF4A3B"/>
    <w:rsid w:val="00CF6DA9"/>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402C"/>
    <w:rsid w:val="00D1410A"/>
    <w:rsid w:val="00D15E01"/>
    <w:rsid w:val="00D15F70"/>
    <w:rsid w:val="00D16D17"/>
    <w:rsid w:val="00D16E45"/>
    <w:rsid w:val="00D17588"/>
    <w:rsid w:val="00D1786E"/>
    <w:rsid w:val="00D17B49"/>
    <w:rsid w:val="00D20B6B"/>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716"/>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37E"/>
    <w:rsid w:val="00D4481D"/>
    <w:rsid w:val="00D44EFB"/>
    <w:rsid w:val="00D44FC8"/>
    <w:rsid w:val="00D4525B"/>
    <w:rsid w:val="00D4542C"/>
    <w:rsid w:val="00D45B70"/>
    <w:rsid w:val="00D45CE8"/>
    <w:rsid w:val="00D45E50"/>
    <w:rsid w:val="00D466ED"/>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6929"/>
    <w:rsid w:val="00D76A14"/>
    <w:rsid w:val="00D77F84"/>
    <w:rsid w:val="00D80282"/>
    <w:rsid w:val="00D818EA"/>
    <w:rsid w:val="00D82115"/>
    <w:rsid w:val="00D825CB"/>
    <w:rsid w:val="00D8380A"/>
    <w:rsid w:val="00D839E3"/>
    <w:rsid w:val="00D84052"/>
    <w:rsid w:val="00D8411F"/>
    <w:rsid w:val="00D841AB"/>
    <w:rsid w:val="00D8466D"/>
    <w:rsid w:val="00D84A80"/>
    <w:rsid w:val="00D858BE"/>
    <w:rsid w:val="00D85A1B"/>
    <w:rsid w:val="00D87228"/>
    <w:rsid w:val="00D875B2"/>
    <w:rsid w:val="00D877FB"/>
    <w:rsid w:val="00D8798C"/>
    <w:rsid w:val="00D90FD5"/>
    <w:rsid w:val="00D91148"/>
    <w:rsid w:val="00D915FE"/>
    <w:rsid w:val="00D9164D"/>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9FF"/>
    <w:rsid w:val="00DA3AEA"/>
    <w:rsid w:val="00DA4248"/>
    <w:rsid w:val="00DA457B"/>
    <w:rsid w:val="00DA4F1D"/>
    <w:rsid w:val="00DA569A"/>
    <w:rsid w:val="00DA60F5"/>
    <w:rsid w:val="00DA6FC7"/>
    <w:rsid w:val="00DA7873"/>
    <w:rsid w:val="00DA7CCF"/>
    <w:rsid w:val="00DB0232"/>
    <w:rsid w:val="00DB09DF"/>
    <w:rsid w:val="00DB1BC1"/>
    <w:rsid w:val="00DB2A23"/>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C69A3"/>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E65D4"/>
    <w:rsid w:val="00DE70E9"/>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00B"/>
    <w:rsid w:val="00E24514"/>
    <w:rsid w:val="00E246F7"/>
    <w:rsid w:val="00E24763"/>
    <w:rsid w:val="00E25310"/>
    <w:rsid w:val="00E253C6"/>
    <w:rsid w:val="00E25732"/>
    <w:rsid w:val="00E259A8"/>
    <w:rsid w:val="00E25CB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1E65"/>
    <w:rsid w:val="00E4297E"/>
    <w:rsid w:val="00E42CA8"/>
    <w:rsid w:val="00E42DB9"/>
    <w:rsid w:val="00E42F7F"/>
    <w:rsid w:val="00E43847"/>
    <w:rsid w:val="00E43858"/>
    <w:rsid w:val="00E439DE"/>
    <w:rsid w:val="00E43C68"/>
    <w:rsid w:val="00E45198"/>
    <w:rsid w:val="00E453DF"/>
    <w:rsid w:val="00E4547B"/>
    <w:rsid w:val="00E45D2C"/>
    <w:rsid w:val="00E45E91"/>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57BFA"/>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77C"/>
    <w:rsid w:val="00E77BCD"/>
    <w:rsid w:val="00E77DF6"/>
    <w:rsid w:val="00E81329"/>
    <w:rsid w:val="00E81BA9"/>
    <w:rsid w:val="00E82154"/>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86A"/>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E45"/>
    <w:rsid w:val="00EE25D3"/>
    <w:rsid w:val="00EE38AF"/>
    <w:rsid w:val="00EE3972"/>
    <w:rsid w:val="00EE405A"/>
    <w:rsid w:val="00EE41A1"/>
    <w:rsid w:val="00EE457B"/>
    <w:rsid w:val="00EE6950"/>
    <w:rsid w:val="00EE71D2"/>
    <w:rsid w:val="00EE7C25"/>
    <w:rsid w:val="00EE7E2D"/>
    <w:rsid w:val="00EE7E8C"/>
    <w:rsid w:val="00EF074D"/>
    <w:rsid w:val="00EF1EB5"/>
    <w:rsid w:val="00EF2350"/>
    <w:rsid w:val="00EF2BC9"/>
    <w:rsid w:val="00EF2BE7"/>
    <w:rsid w:val="00EF2FF7"/>
    <w:rsid w:val="00EF3038"/>
    <w:rsid w:val="00EF3590"/>
    <w:rsid w:val="00EF3F8E"/>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05E"/>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2BD"/>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2A96"/>
    <w:rsid w:val="00F74348"/>
    <w:rsid w:val="00F74E27"/>
    <w:rsid w:val="00F74F7B"/>
    <w:rsid w:val="00F75E51"/>
    <w:rsid w:val="00F76ABD"/>
    <w:rsid w:val="00F778A2"/>
    <w:rsid w:val="00F807F1"/>
    <w:rsid w:val="00F81333"/>
    <w:rsid w:val="00F8152F"/>
    <w:rsid w:val="00F81EE4"/>
    <w:rsid w:val="00F82348"/>
    <w:rsid w:val="00F82852"/>
    <w:rsid w:val="00F82E9E"/>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97FCF"/>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381"/>
    <w:rsid w:val="00FD57E3"/>
    <w:rsid w:val="00FD5B69"/>
    <w:rsid w:val="00FD5D7A"/>
    <w:rsid w:val="00FD61CC"/>
    <w:rsid w:val="00FD6DEC"/>
    <w:rsid w:val="00FD77C5"/>
    <w:rsid w:val="00FE08F1"/>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843B4E"/>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 w:type="paragraph" w:styleId="HTMLPreformatted">
    <w:name w:val="HTML Preformatted"/>
    <w:basedOn w:val="Normal"/>
    <w:link w:val="HTMLPreformattedChar"/>
    <w:uiPriority w:val="99"/>
    <w:semiHidden/>
    <w:unhideWhenUsed/>
    <w:rsid w:val="00A2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A25E07"/>
    <w:rPr>
      <w:rFonts w:ascii="Courier New" w:eastAsia="Times New Roman" w:hAnsi="Courier New" w:cs="Courier New"/>
    </w:rPr>
  </w:style>
  <w:style w:type="character" w:styleId="HTMLCode">
    <w:name w:val="HTML Code"/>
    <w:basedOn w:val="DefaultParagraphFont"/>
    <w:uiPriority w:val="99"/>
    <w:semiHidden/>
    <w:unhideWhenUsed/>
    <w:rsid w:val="00A25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32514717">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5.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3.png"/><Relationship Id="rId128" Type="http://schemas.openxmlformats.org/officeDocument/2006/relationships/image" Target="media/image8.png"/><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hyperlink" Target="https://en.wikipedia.org/wiki/Function_object" TargetMode="External"/><Relationship Id="rId139" Type="http://schemas.openxmlformats.org/officeDocument/2006/relationships/image" Target="media/image16.emf"/><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4.png"/><Relationship Id="rId129" Type="http://schemas.openxmlformats.org/officeDocument/2006/relationships/comments" Target="comments.xml"/><Relationship Id="rId137" Type="http://schemas.openxmlformats.org/officeDocument/2006/relationships/image" Target="media/image14.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7.emf"/><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7.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2.png"/><Relationship Id="rId130" Type="http://schemas.microsoft.com/office/2011/relationships/commentsExtended" Target="commentsExtended.xml"/><Relationship Id="rId135" Type="http://schemas.openxmlformats.org/officeDocument/2006/relationships/image" Target="media/image12.emf"/><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5.emf"/><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emf"/><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6.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1.png"/><Relationship Id="rId14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10.xml><?xml version="1.0" encoding="utf-8"?>
<ds:datastoreItem xmlns:ds="http://schemas.openxmlformats.org/officeDocument/2006/customXml" ds:itemID="{45BDC6FB-57CB-43B3-8A0A-6D2151BEAFA0}">
  <ds:schemaRefs>
    <ds:schemaRef ds:uri="http://schemas.openxmlformats.org/officeDocument/2006/bibliography"/>
  </ds:schemaRefs>
</ds:datastoreItem>
</file>

<file path=customXml/itemProps100.xml><?xml version="1.0" encoding="utf-8"?>
<ds:datastoreItem xmlns:ds="http://schemas.openxmlformats.org/officeDocument/2006/customXml" ds:itemID="{3464415A-F314-47F9-86A4-F4CC44EFFF64}">
  <ds:schemaRefs>
    <ds:schemaRef ds:uri="http://schemas.openxmlformats.org/officeDocument/2006/bibliography"/>
  </ds:schemaRefs>
</ds:datastoreItem>
</file>

<file path=customXml/itemProps101.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102.xml><?xml version="1.0" encoding="utf-8"?>
<ds:datastoreItem xmlns:ds="http://schemas.openxmlformats.org/officeDocument/2006/customXml" ds:itemID="{1022F463-83A6-4283-B72B-AD571D983E2C}">
  <ds:schemaRefs>
    <ds:schemaRef ds:uri="http://schemas.openxmlformats.org/officeDocument/2006/bibliography"/>
  </ds:schemaRefs>
</ds:datastoreItem>
</file>

<file path=customXml/itemProps103.xml><?xml version="1.0" encoding="utf-8"?>
<ds:datastoreItem xmlns:ds="http://schemas.openxmlformats.org/officeDocument/2006/customXml" ds:itemID="{97B7CCCC-5FA6-4698-9BA1-A68F3C637C4F}">
  <ds:schemaRefs>
    <ds:schemaRef ds:uri="http://schemas.openxmlformats.org/officeDocument/2006/bibliography"/>
  </ds:schemaRefs>
</ds:datastoreItem>
</file>

<file path=customXml/itemProps104.xml><?xml version="1.0" encoding="utf-8"?>
<ds:datastoreItem xmlns:ds="http://schemas.openxmlformats.org/officeDocument/2006/customXml" ds:itemID="{54658C2D-AC57-4A4D-BC35-E7526B8CBA6E}">
  <ds:schemaRefs>
    <ds:schemaRef ds:uri="http://schemas.openxmlformats.org/officeDocument/2006/bibliography"/>
  </ds:schemaRefs>
</ds:datastoreItem>
</file>

<file path=customXml/itemProps105.xml><?xml version="1.0" encoding="utf-8"?>
<ds:datastoreItem xmlns:ds="http://schemas.openxmlformats.org/officeDocument/2006/customXml" ds:itemID="{1442DA03-BC69-48AB-8F02-BC6C833568EF}">
  <ds:schemaRefs>
    <ds:schemaRef ds:uri="http://schemas.openxmlformats.org/officeDocument/2006/bibliography"/>
  </ds:schemaRefs>
</ds:datastoreItem>
</file>

<file path=customXml/itemProps106.xml><?xml version="1.0" encoding="utf-8"?>
<ds:datastoreItem xmlns:ds="http://schemas.openxmlformats.org/officeDocument/2006/customXml" ds:itemID="{0F0CA815-99D1-466D-B0EA-D2A6D8A5C7F2}">
  <ds:schemaRefs>
    <ds:schemaRef ds:uri="http://schemas.openxmlformats.org/officeDocument/2006/bibliography"/>
  </ds:schemaRefs>
</ds:datastoreItem>
</file>

<file path=customXml/itemProps107.xml><?xml version="1.0" encoding="utf-8"?>
<ds:datastoreItem xmlns:ds="http://schemas.openxmlformats.org/officeDocument/2006/customXml" ds:itemID="{2ABA5FBB-6E35-4237-8D3D-FCA3FE2F3D84}">
  <ds:schemaRefs>
    <ds:schemaRef ds:uri="http://schemas.openxmlformats.org/officeDocument/2006/bibliography"/>
  </ds:schemaRefs>
</ds:datastoreItem>
</file>

<file path=customXml/itemProps108.xml><?xml version="1.0" encoding="utf-8"?>
<ds:datastoreItem xmlns:ds="http://schemas.openxmlformats.org/officeDocument/2006/customXml" ds:itemID="{37B4B703-36F1-4C80-AC5D-F3929EC57B5F}">
  <ds:schemaRefs>
    <ds:schemaRef ds:uri="http://schemas.openxmlformats.org/officeDocument/2006/bibliography"/>
  </ds:schemaRefs>
</ds:datastoreItem>
</file>

<file path=customXml/itemProps109.xml><?xml version="1.0" encoding="utf-8"?>
<ds:datastoreItem xmlns:ds="http://schemas.openxmlformats.org/officeDocument/2006/customXml" ds:itemID="{CDA7C961-D0D5-4379-8D5F-1A8140252840}">
  <ds:schemaRefs>
    <ds:schemaRef ds:uri="http://schemas.openxmlformats.org/officeDocument/2006/bibliography"/>
  </ds:schemaRefs>
</ds:datastoreItem>
</file>

<file path=customXml/itemProps11.xml><?xml version="1.0" encoding="utf-8"?>
<ds:datastoreItem xmlns:ds="http://schemas.openxmlformats.org/officeDocument/2006/customXml" ds:itemID="{B0E9519C-34BF-46B8-BAED-960D7C57BE19}">
  <ds:schemaRefs>
    <ds:schemaRef ds:uri="http://schemas.openxmlformats.org/officeDocument/2006/bibliography"/>
  </ds:schemaRefs>
</ds:datastoreItem>
</file>

<file path=customXml/itemProps110.xml><?xml version="1.0" encoding="utf-8"?>
<ds:datastoreItem xmlns:ds="http://schemas.openxmlformats.org/officeDocument/2006/customXml" ds:itemID="{B55B31AB-5AE1-40BD-81D6-3F609B5694CE}">
  <ds:schemaRefs>
    <ds:schemaRef ds:uri="http://schemas.openxmlformats.org/officeDocument/2006/bibliography"/>
  </ds:schemaRefs>
</ds:datastoreItem>
</file>

<file path=customXml/itemProps111.xml><?xml version="1.0" encoding="utf-8"?>
<ds:datastoreItem xmlns:ds="http://schemas.openxmlformats.org/officeDocument/2006/customXml" ds:itemID="{ED95BB74-E856-4D36-B323-15A4910A3860}">
  <ds:schemaRefs>
    <ds:schemaRef ds:uri="http://schemas.openxmlformats.org/officeDocument/2006/bibliography"/>
  </ds:schemaRefs>
</ds:datastoreItem>
</file>

<file path=customXml/itemProps112.xml><?xml version="1.0" encoding="utf-8"?>
<ds:datastoreItem xmlns:ds="http://schemas.openxmlformats.org/officeDocument/2006/customXml" ds:itemID="{7C6126A8-2D2F-43D9-BD17-CB923D84713A}">
  <ds:schemaRefs>
    <ds:schemaRef ds:uri="http://schemas.openxmlformats.org/officeDocument/2006/bibliography"/>
  </ds:schemaRefs>
</ds:datastoreItem>
</file>

<file path=customXml/itemProps113.xml><?xml version="1.0" encoding="utf-8"?>
<ds:datastoreItem xmlns:ds="http://schemas.openxmlformats.org/officeDocument/2006/customXml" ds:itemID="{44C1F855-15C2-486F-A6EA-F879ED5C7D16}">
  <ds:schemaRefs>
    <ds:schemaRef ds:uri="http://schemas.openxmlformats.org/officeDocument/2006/bibliography"/>
  </ds:schemaRefs>
</ds:datastoreItem>
</file>

<file path=customXml/itemProps114.xml><?xml version="1.0" encoding="utf-8"?>
<ds:datastoreItem xmlns:ds="http://schemas.openxmlformats.org/officeDocument/2006/customXml" ds:itemID="{FF2C3CF6-0450-49BF-BCB4-5A646DF0F53A}">
  <ds:schemaRefs>
    <ds:schemaRef ds:uri="http://schemas.openxmlformats.org/officeDocument/2006/bibliography"/>
  </ds:schemaRefs>
</ds:datastoreItem>
</file>

<file path=customXml/itemProps12.xml><?xml version="1.0" encoding="utf-8"?>
<ds:datastoreItem xmlns:ds="http://schemas.openxmlformats.org/officeDocument/2006/customXml" ds:itemID="{8F759544-84BF-4EC7-8E18-4A9D0DAA79F4}">
  <ds:schemaRefs>
    <ds:schemaRef ds:uri="http://schemas.openxmlformats.org/officeDocument/2006/bibliography"/>
  </ds:schemaRefs>
</ds:datastoreItem>
</file>

<file path=customXml/itemProps13.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14.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15.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16.xml><?xml version="1.0" encoding="utf-8"?>
<ds:datastoreItem xmlns:ds="http://schemas.openxmlformats.org/officeDocument/2006/customXml" ds:itemID="{D25426E8-BD1E-4F14-A850-B3734AE66637}">
  <ds:schemaRefs>
    <ds:schemaRef ds:uri="http://schemas.openxmlformats.org/officeDocument/2006/bibliography"/>
  </ds:schemaRefs>
</ds:datastoreItem>
</file>

<file path=customXml/itemProps17.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18.xml><?xml version="1.0" encoding="utf-8"?>
<ds:datastoreItem xmlns:ds="http://schemas.openxmlformats.org/officeDocument/2006/customXml" ds:itemID="{12733AD0-8EDA-4BFF-93D1-6472567E60FA}">
  <ds:schemaRefs>
    <ds:schemaRef ds:uri="http://schemas.openxmlformats.org/officeDocument/2006/bibliography"/>
  </ds:schemaRefs>
</ds:datastoreItem>
</file>

<file path=customXml/itemProps19.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2.xml><?xml version="1.0" encoding="utf-8"?>
<ds:datastoreItem xmlns:ds="http://schemas.openxmlformats.org/officeDocument/2006/customXml" ds:itemID="{C61D19F2-3B55-4CF0-877B-AC0CBB071DED}">
  <ds:schemaRefs>
    <ds:schemaRef ds:uri="http://schemas.openxmlformats.org/officeDocument/2006/bibliography"/>
  </ds:schemaRefs>
</ds:datastoreItem>
</file>

<file path=customXml/itemProps20.xml><?xml version="1.0" encoding="utf-8"?>
<ds:datastoreItem xmlns:ds="http://schemas.openxmlformats.org/officeDocument/2006/customXml" ds:itemID="{FE1C1D28-A2DC-4CAC-B02D-34DC772C6556}">
  <ds:schemaRefs>
    <ds:schemaRef ds:uri="http://schemas.openxmlformats.org/officeDocument/2006/bibliography"/>
  </ds:schemaRefs>
</ds:datastoreItem>
</file>

<file path=customXml/itemProps21.xml><?xml version="1.0" encoding="utf-8"?>
<ds:datastoreItem xmlns:ds="http://schemas.openxmlformats.org/officeDocument/2006/customXml" ds:itemID="{DE61A3BF-30E3-430C-900C-870514C3627B}">
  <ds:schemaRefs>
    <ds:schemaRef ds:uri="http://schemas.openxmlformats.org/officeDocument/2006/bibliography"/>
  </ds:schemaRefs>
</ds:datastoreItem>
</file>

<file path=customXml/itemProps22.xml><?xml version="1.0" encoding="utf-8"?>
<ds:datastoreItem xmlns:ds="http://schemas.openxmlformats.org/officeDocument/2006/customXml" ds:itemID="{0460FB96-4305-4D99-9ABE-1384707C6FA0}">
  <ds:schemaRefs>
    <ds:schemaRef ds:uri="http://schemas.openxmlformats.org/officeDocument/2006/bibliography"/>
  </ds:schemaRefs>
</ds:datastoreItem>
</file>

<file path=customXml/itemProps23.xml><?xml version="1.0" encoding="utf-8"?>
<ds:datastoreItem xmlns:ds="http://schemas.openxmlformats.org/officeDocument/2006/customXml" ds:itemID="{2F3F992B-B5A3-48AB-98CF-85A9EBAC5B74}">
  <ds:schemaRefs>
    <ds:schemaRef ds:uri="http://schemas.openxmlformats.org/officeDocument/2006/bibliography"/>
  </ds:schemaRefs>
</ds:datastoreItem>
</file>

<file path=customXml/itemProps24.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25.xml><?xml version="1.0" encoding="utf-8"?>
<ds:datastoreItem xmlns:ds="http://schemas.openxmlformats.org/officeDocument/2006/customXml" ds:itemID="{BE8257A7-9C13-491F-B170-9D76C7E45B36}">
  <ds:schemaRefs>
    <ds:schemaRef ds:uri="http://schemas.openxmlformats.org/officeDocument/2006/bibliography"/>
  </ds:schemaRefs>
</ds:datastoreItem>
</file>

<file path=customXml/itemProps26.xml><?xml version="1.0" encoding="utf-8"?>
<ds:datastoreItem xmlns:ds="http://schemas.openxmlformats.org/officeDocument/2006/customXml" ds:itemID="{6C878587-ACA5-4D2F-9044-1F472679EE3F}">
  <ds:schemaRefs>
    <ds:schemaRef ds:uri="http://schemas.openxmlformats.org/officeDocument/2006/bibliography"/>
  </ds:schemaRefs>
</ds:datastoreItem>
</file>

<file path=customXml/itemProps27.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28.xml><?xml version="1.0" encoding="utf-8"?>
<ds:datastoreItem xmlns:ds="http://schemas.openxmlformats.org/officeDocument/2006/customXml" ds:itemID="{EFF970E9-4F87-413A-974F-B020EA615C12}">
  <ds:schemaRefs>
    <ds:schemaRef ds:uri="http://schemas.openxmlformats.org/officeDocument/2006/bibliography"/>
  </ds:schemaRefs>
</ds:datastoreItem>
</file>

<file path=customXml/itemProps29.xml><?xml version="1.0" encoding="utf-8"?>
<ds:datastoreItem xmlns:ds="http://schemas.openxmlformats.org/officeDocument/2006/customXml" ds:itemID="{55582C2A-C679-47B3-B044-04654AD7CD7B}">
  <ds:schemaRefs>
    <ds:schemaRef ds:uri="http://schemas.openxmlformats.org/officeDocument/2006/bibliography"/>
  </ds:schemaRefs>
</ds:datastoreItem>
</file>

<file path=customXml/itemProps3.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30.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31.xml><?xml version="1.0" encoding="utf-8"?>
<ds:datastoreItem xmlns:ds="http://schemas.openxmlformats.org/officeDocument/2006/customXml" ds:itemID="{7292B0B9-BEFF-4B90-B195-C138DF10C754}">
  <ds:schemaRefs>
    <ds:schemaRef ds:uri="http://schemas.openxmlformats.org/officeDocument/2006/bibliography"/>
  </ds:schemaRefs>
</ds:datastoreItem>
</file>

<file path=customXml/itemProps32.xml><?xml version="1.0" encoding="utf-8"?>
<ds:datastoreItem xmlns:ds="http://schemas.openxmlformats.org/officeDocument/2006/customXml" ds:itemID="{A75DFCBC-92D6-4CF1-9928-CDEC8D13DA6A}">
  <ds:schemaRefs>
    <ds:schemaRef ds:uri="http://schemas.openxmlformats.org/officeDocument/2006/bibliography"/>
  </ds:schemaRefs>
</ds:datastoreItem>
</file>

<file path=customXml/itemProps33.xml><?xml version="1.0" encoding="utf-8"?>
<ds:datastoreItem xmlns:ds="http://schemas.openxmlformats.org/officeDocument/2006/customXml" ds:itemID="{1BBE90EE-0332-42D4-820E-A85D4EC0D4C2}">
  <ds:schemaRefs>
    <ds:schemaRef ds:uri="http://schemas.openxmlformats.org/officeDocument/2006/bibliography"/>
  </ds:schemaRefs>
</ds:datastoreItem>
</file>

<file path=customXml/itemProps34.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35.xml><?xml version="1.0" encoding="utf-8"?>
<ds:datastoreItem xmlns:ds="http://schemas.openxmlformats.org/officeDocument/2006/customXml" ds:itemID="{E05ED57A-2702-45CE-9A02-8ED18A6F8616}">
  <ds:schemaRefs>
    <ds:schemaRef ds:uri="http://schemas.openxmlformats.org/officeDocument/2006/bibliography"/>
  </ds:schemaRefs>
</ds:datastoreItem>
</file>

<file path=customXml/itemProps36.xml><?xml version="1.0" encoding="utf-8"?>
<ds:datastoreItem xmlns:ds="http://schemas.openxmlformats.org/officeDocument/2006/customXml" ds:itemID="{47022749-5C21-4EB0-80FC-2A2C4FBBB1D3}">
  <ds:schemaRefs>
    <ds:schemaRef ds:uri="http://schemas.openxmlformats.org/officeDocument/2006/bibliography"/>
  </ds:schemaRefs>
</ds:datastoreItem>
</file>

<file path=customXml/itemProps37.xml><?xml version="1.0" encoding="utf-8"?>
<ds:datastoreItem xmlns:ds="http://schemas.openxmlformats.org/officeDocument/2006/customXml" ds:itemID="{AA1E7998-8F1E-45E2-81CE-077CD668A75F}">
  <ds:schemaRefs>
    <ds:schemaRef ds:uri="http://schemas.openxmlformats.org/officeDocument/2006/bibliography"/>
  </ds:schemaRefs>
</ds:datastoreItem>
</file>

<file path=customXml/itemProps38.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39.xml><?xml version="1.0" encoding="utf-8"?>
<ds:datastoreItem xmlns:ds="http://schemas.openxmlformats.org/officeDocument/2006/customXml" ds:itemID="{A47B11A3-01CC-449F-B2DF-56BB89E30ADF}">
  <ds:schemaRefs>
    <ds:schemaRef ds:uri="http://schemas.openxmlformats.org/officeDocument/2006/bibliography"/>
  </ds:schemaRefs>
</ds:datastoreItem>
</file>

<file path=customXml/itemProps4.xml><?xml version="1.0" encoding="utf-8"?>
<ds:datastoreItem xmlns:ds="http://schemas.openxmlformats.org/officeDocument/2006/customXml" ds:itemID="{A0B7624F-ECCB-4309-A211-F5574F568849}">
  <ds:schemaRefs>
    <ds:schemaRef ds:uri="http://schemas.openxmlformats.org/officeDocument/2006/bibliography"/>
  </ds:schemaRefs>
</ds:datastoreItem>
</file>

<file path=customXml/itemProps40.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41.xml><?xml version="1.0" encoding="utf-8"?>
<ds:datastoreItem xmlns:ds="http://schemas.openxmlformats.org/officeDocument/2006/customXml" ds:itemID="{8D246FD6-BEB7-410C-A697-F9271EBD8F91}">
  <ds:schemaRefs>
    <ds:schemaRef ds:uri="http://schemas.openxmlformats.org/officeDocument/2006/bibliography"/>
  </ds:schemaRefs>
</ds:datastoreItem>
</file>

<file path=customXml/itemProps42.xml><?xml version="1.0" encoding="utf-8"?>
<ds:datastoreItem xmlns:ds="http://schemas.openxmlformats.org/officeDocument/2006/customXml" ds:itemID="{D9B0B778-AD06-4D60-BCBF-805BD0015656}">
  <ds:schemaRefs>
    <ds:schemaRef ds:uri="http://schemas.openxmlformats.org/officeDocument/2006/bibliography"/>
  </ds:schemaRefs>
</ds:datastoreItem>
</file>

<file path=customXml/itemProps43.xml><?xml version="1.0" encoding="utf-8"?>
<ds:datastoreItem xmlns:ds="http://schemas.openxmlformats.org/officeDocument/2006/customXml" ds:itemID="{0FABA770-C4DB-44AC-9DA4-7472395943E3}">
  <ds:schemaRefs>
    <ds:schemaRef ds:uri="http://schemas.openxmlformats.org/officeDocument/2006/bibliography"/>
  </ds:schemaRefs>
</ds:datastoreItem>
</file>

<file path=customXml/itemProps44.xml><?xml version="1.0" encoding="utf-8"?>
<ds:datastoreItem xmlns:ds="http://schemas.openxmlformats.org/officeDocument/2006/customXml" ds:itemID="{F11C66B6-2824-4D09-BBDA-CF98A8D3AA74}">
  <ds:schemaRefs>
    <ds:schemaRef ds:uri="http://schemas.openxmlformats.org/officeDocument/2006/bibliography"/>
  </ds:schemaRefs>
</ds:datastoreItem>
</file>

<file path=customXml/itemProps45.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46.xml><?xml version="1.0" encoding="utf-8"?>
<ds:datastoreItem xmlns:ds="http://schemas.openxmlformats.org/officeDocument/2006/customXml" ds:itemID="{8E6F7CF2-5476-4528-848B-9EE58A480DD6}">
  <ds:schemaRefs>
    <ds:schemaRef ds:uri="http://schemas.openxmlformats.org/officeDocument/2006/bibliography"/>
  </ds:schemaRefs>
</ds:datastoreItem>
</file>

<file path=customXml/itemProps47.xml><?xml version="1.0" encoding="utf-8"?>
<ds:datastoreItem xmlns:ds="http://schemas.openxmlformats.org/officeDocument/2006/customXml" ds:itemID="{859A0322-6D39-4350-A2B6-28712119066D}">
  <ds:schemaRefs>
    <ds:schemaRef ds:uri="http://schemas.openxmlformats.org/officeDocument/2006/bibliography"/>
  </ds:schemaRefs>
</ds:datastoreItem>
</file>

<file path=customXml/itemProps48.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49.xml><?xml version="1.0" encoding="utf-8"?>
<ds:datastoreItem xmlns:ds="http://schemas.openxmlformats.org/officeDocument/2006/customXml" ds:itemID="{19CEFFE7-8365-4262-9D99-90B96BCC7D69}">
  <ds:schemaRefs>
    <ds:schemaRef ds:uri="http://schemas.openxmlformats.org/officeDocument/2006/bibliography"/>
  </ds:schemaRefs>
</ds:datastoreItem>
</file>

<file path=customXml/itemProps5.xml><?xml version="1.0" encoding="utf-8"?>
<ds:datastoreItem xmlns:ds="http://schemas.openxmlformats.org/officeDocument/2006/customXml" ds:itemID="{B8460396-8A9F-43D9-B523-1B2050A4C3B9}">
  <ds:schemaRefs>
    <ds:schemaRef ds:uri="http://schemas.openxmlformats.org/officeDocument/2006/bibliography"/>
  </ds:schemaRefs>
</ds:datastoreItem>
</file>

<file path=customXml/itemProps50.xml><?xml version="1.0" encoding="utf-8"?>
<ds:datastoreItem xmlns:ds="http://schemas.openxmlformats.org/officeDocument/2006/customXml" ds:itemID="{DA38185B-DD36-4BC3-8CBD-C170FF09A706}">
  <ds:schemaRefs>
    <ds:schemaRef ds:uri="http://schemas.openxmlformats.org/officeDocument/2006/bibliography"/>
  </ds:schemaRefs>
</ds:datastoreItem>
</file>

<file path=customXml/itemProps51.xml><?xml version="1.0" encoding="utf-8"?>
<ds:datastoreItem xmlns:ds="http://schemas.openxmlformats.org/officeDocument/2006/customXml" ds:itemID="{17D71BA3-101E-4281-BA54-8BC771C12319}">
  <ds:schemaRefs>
    <ds:schemaRef ds:uri="http://schemas.openxmlformats.org/officeDocument/2006/bibliography"/>
  </ds:schemaRefs>
</ds:datastoreItem>
</file>

<file path=customXml/itemProps52.xml><?xml version="1.0" encoding="utf-8"?>
<ds:datastoreItem xmlns:ds="http://schemas.openxmlformats.org/officeDocument/2006/customXml" ds:itemID="{C7375210-6A99-4E43-BB9E-035030FE9F2E}">
  <ds:schemaRefs>
    <ds:schemaRef ds:uri="http://schemas.openxmlformats.org/officeDocument/2006/bibliography"/>
  </ds:schemaRefs>
</ds:datastoreItem>
</file>

<file path=customXml/itemProps53.xml><?xml version="1.0" encoding="utf-8"?>
<ds:datastoreItem xmlns:ds="http://schemas.openxmlformats.org/officeDocument/2006/customXml" ds:itemID="{3CBA6746-B205-41C5-B5B7-79A12E707580}">
  <ds:schemaRefs>
    <ds:schemaRef ds:uri="http://schemas.openxmlformats.org/officeDocument/2006/bibliography"/>
  </ds:schemaRefs>
</ds:datastoreItem>
</file>

<file path=customXml/itemProps54.xml><?xml version="1.0" encoding="utf-8"?>
<ds:datastoreItem xmlns:ds="http://schemas.openxmlformats.org/officeDocument/2006/customXml" ds:itemID="{4B0C576C-FDF9-4D95-B478-353F83D81E01}">
  <ds:schemaRefs>
    <ds:schemaRef ds:uri="http://schemas.openxmlformats.org/officeDocument/2006/bibliography"/>
  </ds:schemaRefs>
</ds:datastoreItem>
</file>

<file path=customXml/itemProps55.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56.xml><?xml version="1.0" encoding="utf-8"?>
<ds:datastoreItem xmlns:ds="http://schemas.openxmlformats.org/officeDocument/2006/customXml" ds:itemID="{F93072F4-FA97-45E3-AF84-A773000C11E1}">
  <ds:schemaRefs>
    <ds:schemaRef ds:uri="http://schemas.openxmlformats.org/officeDocument/2006/bibliography"/>
  </ds:schemaRefs>
</ds:datastoreItem>
</file>

<file path=customXml/itemProps57.xml><?xml version="1.0" encoding="utf-8"?>
<ds:datastoreItem xmlns:ds="http://schemas.openxmlformats.org/officeDocument/2006/customXml" ds:itemID="{9D313B52-BA89-4A44-A83F-E0BA095933AB}">
  <ds:schemaRefs>
    <ds:schemaRef ds:uri="http://schemas.openxmlformats.org/officeDocument/2006/bibliography"/>
  </ds:schemaRefs>
</ds:datastoreItem>
</file>

<file path=customXml/itemProps58.xml><?xml version="1.0" encoding="utf-8"?>
<ds:datastoreItem xmlns:ds="http://schemas.openxmlformats.org/officeDocument/2006/customXml" ds:itemID="{44475C17-4F12-451C-8DDC-B7482F301B56}">
  <ds:schemaRefs>
    <ds:schemaRef ds:uri="http://schemas.openxmlformats.org/officeDocument/2006/bibliography"/>
  </ds:schemaRefs>
</ds:datastoreItem>
</file>

<file path=customXml/itemProps59.xml><?xml version="1.0" encoding="utf-8"?>
<ds:datastoreItem xmlns:ds="http://schemas.openxmlformats.org/officeDocument/2006/customXml" ds:itemID="{5B518CCD-2C13-4479-90D5-065EC80EDDDC}">
  <ds:schemaRefs>
    <ds:schemaRef ds:uri="http://schemas.openxmlformats.org/officeDocument/2006/bibliography"/>
  </ds:schemaRefs>
</ds:datastoreItem>
</file>

<file path=customXml/itemProps6.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60.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61.xml><?xml version="1.0" encoding="utf-8"?>
<ds:datastoreItem xmlns:ds="http://schemas.openxmlformats.org/officeDocument/2006/customXml" ds:itemID="{D3DE14FB-923C-4DFB-A103-C21D2542E9D7}">
  <ds:schemaRefs>
    <ds:schemaRef ds:uri="http://schemas.openxmlformats.org/officeDocument/2006/bibliography"/>
  </ds:schemaRefs>
</ds:datastoreItem>
</file>

<file path=customXml/itemProps62.xml><?xml version="1.0" encoding="utf-8"?>
<ds:datastoreItem xmlns:ds="http://schemas.openxmlformats.org/officeDocument/2006/customXml" ds:itemID="{7148055B-220E-43BD-9D45-BE5D25AB3147}">
  <ds:schemaRefs>
    <ds:schemaRef ds:uri="http://schemas.openxmlformats.org/officeDocument/2006/bibliography"/>
  </ds:schemaRefs>
</ds:datastoreItem>
</file>

<file path=customXml/itemProps63.xml><?xml version="1.0" encoding="utf-8"?>
<ds:datastoreItem xmlns:ds="http://schemas.openxmlformats.org/officeDocument/2006/customXml" ds:itemID="{CB500402-F6BC-421F-9A12-4F2AC67D88DD}">
  <ds:schemaRefs>
    <ds:schemaRef ds:uri="http://schemas.openxmlformats.org/officeDocument/2006/bibliography"/>
  </ds:schemaRefs>
</ds:datastoreItem>
</file>

<file path=customXml/itemProps64.xml><?xml version="1.0" encoding="utf-8"?>
<ds:datastoreItem xmlns:ds="http://schemas.openxmlformats.org/officeDocument/2006/customXml" ds:itemID="{4182CAF5-34C8-4DC5-864C-B4A559986FDF}">
  <ds:schemaRefs>
    <ds:schemaRef ds:uri="http://schemas.openxmlformats.org/officeDocument/2006/bibliography"/>
  </ds:schemaRefs>
</ds:datastoreItem>
</file>

<file path=customXml/itemProps65.xml><?xml version="1.0" encoding="utf-8"?>
<ds:datastoreItem xmlns:ds="http://schemas.openxmlformats.org/officeDocument/2006/customXml" ds:itemID="{EEF79EF6-C97D-4E9A-AAB8-AEF2545059FE}">
  <ds:schemaRefs>
    <ds:schemaRef ds:uri="http://schemas.openxmlformats.org/officeDocument/2006/bibliography"/>
  </ds:schemaRefs>
</ds:datastoreItem>
</file>

<file path=customXml/itemProps66.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67.xml><?xml version="1.0" encoding="utf-8"?>
<ds:datastoreItem xmlns:ds="http://schemas.openxmlformats.org/officeDocument/2006/customXml" ds:itemID="{54229163-AE45-42C8-80EB-FEAE2D0FD8BB}">
  <ds:schemaRefs>
    <ds:schemaRef ds:uri="http://schemas.openxmlformats.org/officeDocument/2006/bibliography"/>
  </ds:schemaRefs>
</ds:datastoreItem>
</file>

<file path=customXml/itemProps68.xml><?xml version="1.0" encoding="utf-8"?>
<ds:datastoreItem xmlns:ds="http://schemas.openxmlformats.org/officeDocument/2006/customXml" ds:itemID="{E4EE1721-4B6A-4253-8962-51EC44C8CC3F}">
  <ds:schemaRefs>
    <ds:schemaRef ds:uri="http://schemas.openxmlformats.org/officeDocument/2006/bibliography"/>
  </ds:schemaRefs>
</ds:datastoreItem>
</file>

<file path=customXml/itemProps69.xml><?xml version="1.0" encoding="utf-8"?>
<ds:datastoreItem xmlns:ds="http://schemas.openxmlformats.org/officeDocument/2006/customXml" ds:itemID="{54E75ED3-B278-4DFE-B66E-79A4899DA073}">
  <ds:schemaRefs>
    <ds:schemaRef ds:uri="http://schemas.openxmlformats.org/officeDocument/2006/bibliography"/>
  </ds:schemaRefs>
</ds:datastoreItem>
</file>

<file path=customXml/itemProps7.xml><?xml version="1.0" encoding="utf-8"?>
<ds:datastoreItem xmlns:ds="http://schemas.openxmlformats.org/officeDocument/2006/customXml" ds:itemID="{10F2707B-A7A4-4108-8183-797BF46449C9}">
  <ds:schemaRefs>
    <ds:schemaRef ds:uri="http://schemas.openxmlformats.org/officeDocument/2006/bibliography"/>
  </ds:schemaRefs>
</ds:datastoreItem>
</file>

<file path=customXml/itemProps70.xml><?xml version="1.0" encoding="utf-8"?>
<ds:datastoreItem xmlns:ds="http://schemas.openxmlformats.org/officeDocument/2006/customXml" ds:itemID="{23941AA4-F156-4B89-AB53-EB7F25E0337B}">
  <ds:schemaRefs>
    <ds:schemaRef ds:uri="http://schemas.openxmlformats.org/officeDocument/2006/bibliography"/>
  </ds:schemaRefs>
</ds:datastoreItem>
</file>

<file path=customXml/itemProps71.xml><?xml version="1.0" encoding="utf-8"?>
<ds:datastoreItem xmlns:ds="http://schemas.openxmlformats.org/officeDocument/2006/customXml" ds:itemID="{C009F117-7EDF-49AC-9866-235319729F86}">
  <ds:schemaRefs>
    <ds:schemaRef ds:uri="http://schemas.openxmlformats.org/officeDocument/2006/bibliography"/>
  </ds:schemaRefs>
</ds:datastoreItem>
</file>

<file path=customXml/itemProps72.xml><?xml version="1.0" encoding="utf-8"?>
<ds:datastoreItem xmlns:ds="http://schemas.openxmlformats.org/officeDocument/2006/customXml" ds:itemID="{B83582E4-C278-4F63-A12F-B98745F1C870}">
  <ds:schemaRefs>
    <ds:schemaRef ds:uri="http://schemas.openxmlformats.org/officeDocument/2006/bibliography"/>
  </ds:schemaRefs>
</ds:datastoreItem>
</file>

<file path=customXml/itemProps73.xml><?xml version="1.0" encoding="utf-8"?>
<ds:datastoreItem xmlns:ds="http://schemas.openxmlformats.org/officeDocument/2006/customXml" ds:itemID="{50A96D46-43EC-48CF-95B2-73E0EDC844EB}">
  <ds:schemaRefs>
    <ds:schemaRef ds:uri="http://schemas.openxmlformats.org/officeDocument/2006/bibliography"/>
  </ds:schemaRefs>
</ds:datastoreItem>
</file>

<file path=customXml/itemProps74.xml><?xml version="1.0" encoding="utf-8"?>
<ds:datastoreItem xmlns:ds="http://schemas.openxmlformats.org/officeDocument/2006/customXml" ds:itemID="{56DC7193-2B8F-42A3-9B8B-CD6106B9185D}">
  <ds:schemaRefs>
    <ds:schemaRef ds:uri="http://schemas.openxmlformats.org/officeDocument/2006/bibliography"/>
  </ds:schemaRefs>
</ds:datastoreItem>
</file>

<file path=customXml/itemProps75.xml><?xml version="1.0" encoding="utf-8"?>
<ds:datastoreItem xmlns:ds="http://schemas.openxmlformats.org/officeDocument/2006/customXml" ds:itemID="{E6AD8AF7-924B-4AFE-B678-18A62AE96E34}">
  <ds:schemaRefs>
    <ds:schemaRef ds:uri="http://schemas.openxmlformats.org/officeDocument/2006/bibliography"/>
  </ds:schemaRefs>
</ds:datastoreItem>
</file>

<file path=customXml/itemProps76.xml><?xml version="1.0" encoding="utf-8"?>
<ds:datastoreItem xmlns:ds="http://schemas.openxmlformats.org/officeDocument/2006/customXml" ds:itemID="{39A7539E-174D-4E83-BD82-97A514F1C77B}">
  <ds:schemaRefs>
    <ds:schemaRef ds:uri="http://schemas.openxmlformats.org/officeDocument/2006/bibliography"/>
  </ds:schemaRefs>
</ds:datastoreItem>
</file>

<file path=customXml/itemProps77.xml><?xml version="1.0" encoding="utf-8"?>
<ds:datastoreItem xmlns:ds="http://schemas.openxmlformats.org/officeDocument/2006/customXml" ds:itemID="{5D2E1404-BA43-42A6-B5CF-8490BAD06334}">
  <ds:schemaRefs>
    <ds:schemaRef ds:uri="http://schemas.openxmlformats.org/officeDocument/2006/bibliography"/>
  </ds:schemaRefs>
</ds:datastoreItem>
</file>

<file path=customXml/itemProps78.xml><?xml version="1.0" encoding="utf-8"?>
<ds:datastoreItem xmlns:ds="http://schemas.openxmlformats.org/officeDocument/2006/customXml" ds:itemID="{CD6BAB56-0FCF-4B7F-BAE7-F02558913E73}">
  <ds:schemaRefs>
    <ds:schemaRef ds:uri="http://schemas.openxmlformats.org/officeDocument/2006/bibliography"/>
  </ds:schemaRefs>
</ds:datastoreItem>
</file>

<file path=customXml/itemProps79.xml><?xml version="1.0" encoding="utf-8"?>
<ds:datastoreItem xmlns:ds="http://schemas.openxmlformats.org/officeDocument/2006/customXml" ds:itemID="{83E32FAF-DAEB-4112-949B-3F373630A49A}">
  <ds:schemaRefs>
    <ds:schemaRef ds:uri="http://schemas.openxmlformats.org/officeDocument/2006/bibliography"/>
  </ds:schemaRefs>
</ds:datastoreItem>
</file>

<file path=customXml/itemProps8.xml><?xml version="1.0" encoding="utf-8"?>
<ds:datastoreItem xmlns:ds="http://schemas.openxmlformats.org/officeDocument/2006/customXml" ds:itemID="{11E3B5D7-763D-456D-A598-9A652AACF99A}">
  <ds:schemaRefs>
    <ds:schemaRef ds:uri="http://schemas.openxmlformats.org/officeDocument/2006/bibliography"/>
  </ds:schemaRefs>
</ds:datastoreItem>
</file>

<file path=customXml/itemProps80.xml><?xml version="1.0" encoding="utf-8"?>
<ds:datastoreItem xmlns:ds="http://schemas.openxmlformats.org/officeDocument/2006/customXml" ds:itemID="{F3F0094E-E7D7-40FA-A345-62A773A94833}">
  <ds:schemaRefs>
    <ds:schemaRef ds:uri="http://schemas.openxmlformats.org/officeDocument/2006/bibliography"/>
  </ds:schemaRefs>
</ds:datastoreItem>
</file>

<file path=customXml/itemProps81.xml><?xml version="1.0" encoding="utf-8"?>
<ds:datastoreItem xmlns:ds="http://schemas.openxmlformats.org/officeDocument/2006/customXml" ds:itemID="{8D48C848-1C1D-445D-9C8C-03E12C6A631A}">
  <ds:schemaRefs>
    <ds:schemaRef ds:uri="http://schemas.openxmlformats.org/officeDocument/2006/bibliography"/>
  </ds:schemaRefs>
</ds:datastoreItem>
</file>

<file path=customXml/itemProps82.xml><?xml version="1.0" encoding="utf-8"?>
<ds:datastoreItem xmlns:ds="http://schemas.openxmlformats.org/officeDocument/2006/customXml" ds:itemID="{EF7003E4-A63F-4DE1-91DB-CC6E1EEAEA62}">
  <ds:schemaRefs>
    <ds:schemaRef ds:uri="http://schemas.openxmlformats.org/officeDocument/2006/bibliography"/>
  </ds:schemaRefs>
</ds:datastoreItem>
</file>

<file path=customXml/itemProps83.xml><?xml version="1.0" encoding="utf-8"?>
<ds:datastoreItem xmlns:ds="http://schemas.openxmlformats.org/officeDocument/2006/customXml" ds:itemID="{58B80102-A545-4E54-AE42-611DF9A63C40}">
  <ds:schemaRefs>
    <ds:schemaRef ds:uri="http://schemas.openxmlformats.org/officeDocument/2006/bibliography"/>
  </ds:schemaRefs>
</ds:datastoreItem>
</file>

<file path=customXml/itemProps84.xml><?xml version="1.0" encoding="utf-8"?>
<ds:datastoreItem xmlns:ds="http://schemas.openxmlformats.org/officeDocument/2006/customXml" ds:itemID="{D766ACFA-9AE7-4F1A-9E82-8A9D735F2ACC}">
  <ds:schemaRefs>
    <ds:schemaRef ds:uri="http://schemas.openxmlformats.org/officeDocument/2006/bibliography"/>
  </ds:schemaRefs>
</ds:datastoreItem>
</file>

<file path=customXml/itemProps85.xml><?xml version="1.0" encoding="utf-8"?>
<ds:datastoreItem xmlns:ds="http://schemas.openxmlformats.org/officeDocument/2006/customXml" ds:itemID="{E77B6583-4A69-478F-9748-38D165774195}">
  <ds:schemaRefs>
    <ds:schemaRef ds:uri="http://schemas.openxmlformats.org/officeDocument/2006/bibliography"/>
  </ds:schemaRefs>
</ds:datastoreItem>
</file>

<file path=customXml/itemProps86.xml><?xml version="1.0" encoding="utf-8"?>
<ds:datastoreItem xmlns:ds="http://schemas.openxmlformats.org/officeDocument/2006/customXml" ds:itemID="{807D44BF-B395-4F21-B0FA-A3FE5EE6BB44}">
  <ds:schemaRefs>
    <ds:schemaRef ds:uri="http://schemas.openxmlformats.org/officeDocument/2006/bibliography"/>
  </ds:schemaRefs>
</ds:datastoreItem>
</file>

<file path=customXml/itemProps87.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88.xml><?xml version="1.0" encoding="utf-8"?>
<ds:datastoreItem xmlns:ds="http://schemas.openxmlformats.org/officeDocument/2006/customXml" ds:itemID="{ED585784-381E-4830-815D-20372B2D2F2A}">
  <ds:schemaRefs>
    <ds:schemaRef ds:uri="http://schemas.openxmlformats.org/officeDocument/2006/bibliography"/>
  </ds:schemaRefs>
</ds:datastoreItem>
</file>

<file path=customXml/itemProps89.xml><?xml version="1.0" encoding="utf-8"?>
<ds:datastoreItem xmlns:ds="http://schemas.openxmlformats.org/officeDocument/2006/customXml" ds:itemID="{73C8214D-2280-4789-8AC1-8B5F4C46885D}">
  <ds:schemaRefs>
    <ds:schemaRef ds:uri="http://schemas.openxmlformats.org/officeDocument/2006/bibliography"/>
  </ds:schemaRefs>
</ds:datastoreItem>
</file>

<file path=customXml/itemProps9.xml><?xml version="1.0" encoding="utf-8"?>
<ds:datastoreItem xmlns:ds="http://schemas.openxmlformats.org/officeDocument/2006/customXml" ds:itemID="{758C6012-63EC-4666-A05B-9AE13065960A}">
  <ds:schemaRefs>
    <ds:schemaRef ds:uri="http://schemas.openxmlformats.org/officeDocument/2006/bibliography"/>
  </ds:schemaRefs>
</ds:datastoreItem>
</file>

<file path=customXml/itemProps90.xml><?xml version="1.0" encoding="utf-8"?>
<ds:datastoreItem xmlns:ds="http://schemas.openxmlformats.org/officeDocument/2006/customXml" ds:itemID="{F346F8AA-701F-48EA-BA27-EA180092C024}">
  <ds:schemaRefs>
    <ds:schemaRef ds:uri="http://schemas.openxmlformats.org/officeDocument/2006/bibliography"/>
  </ds:schemaRefs>
</ds:datastoreItem>
</file>

<file path=customXml/itemProps91.xml><?xml version="1.0" encoding="utf-8"?>
<ds:datastoreItem xmlns:ds="http://schemas.openxmlformats.org/officeDocument/2006/customXml" ds:itemID="{282A5504-5A94-4BD4-88A3-DE5B6A8E9034}">
  <ds:schemaRefs>
    <ds:schemaRef ds:uri="http://schemas.openxmlformats.org/officeDocument/2006/bibliography"/>
  </ds:schemaRefs>
</ds:datastoreItem>
</file>

<file path=customXml/itemProps92.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93.xml><?xml version="1.0" encoding="utf-8"?>
<ds:datastoreItem xmlns:ds="http://schemas.openxmlformats.org/officeDocument/2006/customXml" ds:itemID="{9BE80D3C-36D3-421F-82FA-259A7927B866}">
  <ds:schemaRefs>
    <ds:schemaRef ds:uri="http://schemas.openxmlformats.org/officeDocument/2006/bibliography"/>
  </ds:schemaRefs>
</ds:datastoreItem>
</file>

<file path=customXml/itemProps94.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95.xml><?xml version="1.0" encoding="utf-8"?>
<ds:datastoreItem xmlns:ds="http://schemas.openxmlformats.org/officeDocument/2006/customXml" ds:itemID="{6AD2A0BA-DDEB-44BD-B301-E1A728AECA11}">
  <ds:schemaRefs>
    <ds:schemaRef ds:uri="http://schemas.openxmlformats.org/officeDocument/2006/bibliography"/>
  </ds:schemaRefs>
</ds:datastoreItem>
</file>

<file path=customXml/itemProps96.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97.xml><?xml version="1.0" encoding="utf-8"?>
<ds:datastoreItem xmlns:ds="http://schemas.openxmlformats.org/officeDocument/2006/customXml" ds:itemID="{F157684A-3CCC-4E3D-ACD8-4A52C6C1313E}">
  <ds:schemaRefs>
    <ds:schemaRef ds:uri="http://schemas.openxmlformats.org/officeDocument/2006/bibliography"/>
  </ds:schemaRefs>
</ds:datastoreItem>
</file>

<file path=customXml/itemProps98.xml><?xml version="1.0" encoding="utf-8"?>
<ds:datastoreItem xmlns:ds="http://schemas.openxmlformats.org/officeDocument/2006/customXml" ds:itemID="{62BA9761-0B87-4236-8071-A724025EB817}">
  <ds:schemaRefs>
    <ds:schemaRef ds:uri="http://schemas.openxmlformats.org/officeDocument/2006/bibliography"/>
  </ds:schemaRefs>
</ds:datastoreItem>
</file>

<file path=customXml/itemProps99.xml><?xml version="1.0" encoding="utf-8"?>
<ds:datastoreItem xmlns:ds="http://schemas.openxmlformats.org/officeDocument/2006/customXml" ds:itemID="{60B05C05-8A9C-4F7F-BAF3-A9205989B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72697</TotalTime>
  <Pages>109</Pages>
  <Words>33010</Words>
  <Characters>188160</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2</cp:revision>
  <cp:lastPrinted>2016-06-24T05:45:00Z</cp:lastPrinted>
  <dcterms:created xsi:type="dcterms:W3CDTF">2016-06-09T03:14:00Z</dcterms:created>
  <dcterms:modified xsi:type="dcterms:W3CDTF">2016-10-20T16:26:00Z</dcterms:modified>
</cp:coreProperties>
</file>